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235"/>
        <w:gridCol w:w="679"/>
        <w:gridCol w:w="5850"/>
        <w:gridCol w:w="1453"/>
        <w:gridCol w:w="1771"/>
        <w:tblGridChange w:id="0">
          <w:tblGrid>
            <w:gridCol w:w="1235"/>
            <w:gridCol w:w="679"/>
            <w:gridCol w:w="5850"/>
            <w:gridCol w:w="1453"/>
            <w:gridCol w:w="1771"/>
          </w:tblGrid>
        </w:tblGridChange>
      </w:tblGrid>
      <w:tr w:rsidR="00E0712D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jc w:val="center"/>
              <w:rPr>
                <w:rFonts w:ascii="新細明體" w:hAnsi="新細明體"/>
                <w:bCs/>
              </w:rPr>
            </w:pPr>
            <w:bookmarkStart w:id="1" w:name="_GoBack"/>
            <w:bookmarkEnd w:id="1"/>
            <w:r w:rsidRPr="00074647">
              <w:rPr>
                <w:rFonts w:ascii="新細明體" w:hAnsi="新細明體" w:cs="Courier New" w:hint="eastAsia"/>
              </w:rPr>
              <w:t>修改日期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jc w:val="center"/>
              <w:rPr>
                <w:rFonts w:ascii="新細明體" w:hAnsi="新細明體" w:cs="Courier New" w:hint="eastAsia"/>
              </w:rPr>
            </w:pPr>
            <w:r w:rsidRPr="00074647">
              <w:rPr>
                <w:rFonts w:ascii="新細明體" w:hAnsi="新細明體" w:cs="Courier New" w:hint="eastAsia"/>
              </w:rPr>
              <w:t>版本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jc w:val="center"/>
              <w:rPr>
                <w:rFonts w:ascii="新細明體" w:hAnsi="新細明體"/>
                <w:bCs/>
              </w:rPr>
            </w:pPr>
            <w:r w:rsidRPr="00074647">
              <w:rPr>
                <w:rFonts w:ascii="新細明體" w:hAnsi="新細明體" w:cs="Courier New" w:hint="eastAsia"/>
              </w:rPr>
              <w:t>修改原因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jc w:val="center"/>
              <w:rPr>
                <w:rFonts w:ascii="新細明體" w:hAnsi="新細明體"/>
                <w:bCs/>
                <w:lang w:eastAsia="zh-TW"/>
              </w:rPr>
            </w:pPr>
            <w:r w:rsidRPr="00074647">
              <w:rPr>
                <w:rFonts w:ascii="新細明體" w:hAnsi="新細明體" w:cs="Courier New" w:hint="eastAsia"/>
              </w:rPr>
              <w:t>修改人姓名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jc w:val="center"/>
              <w:rPr>
                <w:rFonts w:ascii="新細明體" w:hAnsi="新細明體"/>
                <w:bCs/>
                <w:lang w:eastAsia="zh-TW"/>
              </w:rPr>
            </w:pPr>
            <w:r w:rsidRPr="00074647">
              <w:rPr>
                <w:rFonts w:ascii="新細明體" w:hAnsi="新細明體" w:cs="Courier New" w:hint="eastAsia"/>
              </w:rPr>
              <w:t>立案單號</w:t>
            </w:r>
          </w:p>
        </w:tc>
      </w:tr>
      <w:tr w:rsidR="00E0712D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/>
                <w:bCs/>
                <w:lang w:eastAsia="zh-TW"/>
              </w:rPr>
              <w:t>200</w:t>
            </w:r>
            <w:r w:rsidRPr="00074647">
              <w:rPr>
                <w:rFonts w:ascii="新細明體" w:hAnsi="新細明體" w:hint="eastAsia"/>
                <w:bCs/>
                <w:lang w:eastAsia="zh-TW"/>
              </w:rPr>
              <w:t>7</w:t>
            </w:r>
            <w:r w:rsidRPr="00074647">
              <w:rPr>
                <w:rFonts w:ascii="新細明體" w:hAnsi="新細明體"/>
                <w:bCs/>
                <w:lang w:eastAsia="zh-TW"/>
              </w:rPr>
              <w:t>/</w:t>
            </w:r>
            <w:r w:rsidRPr="00074647">
              <w:rPr>
                <w:rFonts w:ascii="新細明體" w:hAnsi="新細明體" w:hint="eastAsia"/>
                <w:bCs/>
                <w:lang w:eastAsia="zh-TW"/>
              </w:rPr>
              <w:t>12</w:t>
            </w:r>
            <w:r w:rsidRPr="00074647">
              <w:rPr>
                <w:rFonts w:ascii="新細明體" w:hAnsi="新細明體"/>
                <w:bCs/>
                <w:lang w:eastAsia="zh-TW"/>
              </w:rPr>
              <w:t>/</w:t>
            </w:r>
            <w:r w:rsidRPr="00074647">
              <w:rPr>
                <w:rFonts w:ascii="新細明體" w:hAnsi="新細明體" w:hint="eastAsia"/>
                <w:bCs/>
                <w:lang w:eastAsia="zh-TW"/>
              </w:rPr>
              <w:t>25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1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CREATE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Sanyi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</w:p>
        </w:tc>
      </w:tr>
      <w:tr w:rsidR="00E0712D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2011/03/10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2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補全輸入發送簡訊to保戶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慈蓮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7D6D1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</w:p>
        </w:tc>
      </w:tr>
      <w:tr w:rsidR="00E0712D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2012/9/18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3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導入自調病歷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BC0FE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龎伯珊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6D1A" w:rsidRPr="00074647" w:rsidRDefault="00DA0BCA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/>
                <w:bCs/>
              </w:rPr>
              <w:t>120911000399</w:t>
            </w:r>
          </w:p>
        </w:tc>
      </w:tr>
      <w:tr w:rsidR="00C9694D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694D" w:rsidRPr="00074647" w:rsidRDefault="00C9694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2012/10/26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694D" w:rsidRPr="00074647" w:rsidRDefault="00C9694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4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694D" w:rsidRPr="00074647" w:rsidRDefault="00C9694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申請書</w:t>
            </w:r>
            <w:r w:rsidRPr="00074647">
              <w:rPr>
                <w:rFonts w:ascii="新細明體" w:hAnsi="新細明體"/>
                <w:bCs/>
                <w:lang w:eastAsia="zh-TW"/>
              </w:rPr>
              <w:t>121017000200</w:t>
            </w:r>
            <w:r w:rsidRPr="00074647">
              <w:rPr>
                <w:rFonts w:ascii="新細明體" w:hAnsi="新細明體" w:hint="eastAsia"/>
                <w:bCs/>
                <w:lang w:eastAsia="zh-TW"/>
              </w:rPr>
              <w:t>：</w:t>
            </w:r>
            <w:r w:rsidRPr="00074647">
              <w:rPr>
                <w:rFonts w:ascii="新細明體" w:hAnsi="新細明體"/>
                <w:lang w:eastAsia="zh-TW"/>
              </w:rPr>
              <w:t>增加補全輸入文字字數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694D" w:rsidRPr="00074647" w:rsidRDefault="00C9694D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龐伯珊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694D" w:rsidRPr="00074647" w:rsidRDefault="00C9694D">
            <w:pPr>
              <w:pStyle w:val="Tabletext"/>
              <w:rPr>
                <w:rFonts w:ascii="新細明體" w:hAnsi="新細明體"/>
                <w:bCs/>
                <w:lang w:eastAsia="zh-TW"/>
              </w:rPr>
            </w:pPr>
            <w:r w:rsidRPr="00074647">
              <w:rPr>
                <w:rFonts w:ascii="新細明體" w:hAnsi="新細明體"/>
              </w:rPr>
              <w:t>121026000233</w:t>
            </w:r>
          </w:p>
        </w:tc>
      </w:tr>
      <w:tr w:rsidR="00C01FD6" w:rsidRPr="00074647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1FD6" w:rsidRPr="00074647" w:rsidRDefault="00C01FD6" w:rsidP="00654860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2012/04/02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1FD6" w:rsidRPr="00074647" w:rsidRDefault="00C01FD6" w:rsidP="00654860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5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1FD6" w:rsidRPr="00074647" w:rsidRDefault="00C01FD6" w:rsidP="00654860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導入團險客戶版補全通知書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1FD6" w:rsidRPr="00074647" w:rsidRDefault="00C01FD6" w:rsidP="00654860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074647">
              <w:rPr>
                <w:rFonts w:ascii="新細明體" w:hAnsi="新細明體" w:hint="eastAsia"/>
                <w:bCs/>
                <w:lang w:eastAsia="zh-TW"/>
              </w:rPr>
              <w:t>林金生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1FD6" w:rsidRPr="00074647" w:rsidRDefault="00C01FD6" w:rsidP="00654860">
            <w:pPr>
              <w:pStyle w:val="Tabletext"/>
              <w:rPr>
                <w:rFonts w:ascii="新細明體" w:hAnsi="新細明體"/>
              </w:rPr>
            </w:pPr>
            <w:r w:rsidRPr="00074647">
              <w:rPr>
                <w:rFonts w:ascii="新細明體" w:hAnsi="新細明體"/>
              </w:rPr>
              <w:t>130227000321</w:t>
            </w:r>
          </w:p>
        </w:tc>
      </w:tr>
      <w:tr w:rsidR="00655034" w:rsidRPr="00684C5E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034" w:rsidRPr="00684C5E" w:rsidRDefault="00655034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2013/09/25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034" w:rsidRPr="00684C5E" w:rsidRDefault="00655034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6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034" w:rsidRPr="00684C5E" w:rsidRDefault="00655034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取消補全文件註解輸入限制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034" w:rsidRPr="00684C5E" w:rsidRDefault="00655034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陳鐵元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5034" w:rsidRPr="00684C5E" w:rsidRDefault="00655034" w:rsidP="00654860">
            <w:pPr>
              <w:pStyle w:val="Tabletext"/>
              <w:rPr>
                <w:rFonts w:ascii="新細明體" w:hAnsi="新細明體"/>
                <w:color w:val="000000"/>
                <w:lang w:eastAsia="zh-TW"/>
              </w:rPr>
            </w:pPr>
            <w:r w:rsidRPr="00684C5E">
              <w:rPr>
                <w:rFonts w:ascii="新細明體" w:hAnsi="新細明體"/>
                <w:color w:val="000000"/>
                <w:lang w:eastAsia="zh-TW"/>
              </w:rPr>
              <w:t>130918000248</w:t>
            </w:r>
          </w:p>
        </w:tc>
      </w:tr>
      <w:tr w:rsidR="00EA3DD2" w:rsidRPr="00684C5E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3DD2" w:rsidRPr="00684C5E" w:rsidRDefault="00EA3DD2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2013/09/27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3DD2" w:rsidRPr="00684C5E" w:rsidRDefault="00EA3DD2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7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189D" w:rsidRPr="00684C5E" w:rsidRDefault="0095189D" w:rsidP="0095189D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  <w:t>1.針對選擇" 醫院專用同意查詢聲明書", dtatac080.REP_DOC_CODE="310045"時，畫面跳至"自調病歷"(與點選自調病歷頁籤的效果一樣)</w:t>
            </w:r>
          </w:p>
          <w:p w:rsidR="0095189D" w:rsidRPr="00684C5E" w:rsidRDefault="0095189D" w:rsidP="0095189D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  <w:t>2.針對選擇"健康險除外"、"機能障礙除外"時，均跳出 除外輸入(AAJ0_0102)的畫面，輸入完資料後再將剛剛輸入的資料顯示於該選項下方，並提供刪除或修改的功能鍵</w:t>
            </w:r>
          </w:p>
          <w:p w:rsidR="00EA3DD2" w:rsidRPr="00684C5E" w:rsidRDefault="0095189D" w:rsidP="0095189D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  <w:t>3.確認補全時，也要將目前畫面有的除外資料進行狀態更新(由"N"變成"Y")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3DD2" w:rsidRPr="00684C5E" w:rsidRDefault="0095189D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陳鐵元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3DD2" w:rsidRPr="00684C5E" w:rsidRDefault="0095189D" w:rsidP="00654860">
            <w:pPr>
              <w:pStyle w:val="Tabletext"/>
              <w:rPr>
                <w:rFonts w:ascii="新細明體" w:hAnsi="新細明體"/>
                <w:color w:val="000000"/>
                <w:lang w:eastAsia="zh-TW"/>
              </w:rPr>
            </w:pPr>
            <w:r w:rsidRPr="00684C5E">
              <w:rPr>
                <w:rFonts w:ascii="新細明體" w:hAnsi="新細明體"/>
                <w:color w:val="000000"/>
                <w:lang w:eastAsia="zh-TW"/>
              </w:rPr>
              <w:t>130726000126</w:t>
            </w:r>
          </w:p>
        </w:tc>
      </w:tr>
      <w:tr w:rsidR="008A69A2" w:rsidRPr="00684C5E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69A2" w:rsidRPr="00684C5E" w:rsidRDefault="008A69A2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2013/10/25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69A2" w:rsidRPr="00684C5E" w:rsidRDefault="006F1756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8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69A2" w:rsidRPr="00684C5E" w:rsidRDefault="008A69A2" w:rsidP="0095189D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  <w:t>新增除外時要寫一筆資料到服務中心報表清單檔DTZZI001，如此一來，服務中心人員可以從以下路徑去查看  核心系統&gt;&gt;系統管理&gt;&gt;每日報表作業&gt;&gt;服務中心報表查詢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69A2" w:rsidRPr="00684C5E" w:rsidRDefault="008A69A2" w:rsidP="00E67101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陳鐵元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69A2" w:rsidRPr="00684C5E" w:rsidRDefault="008A69A2" w:rsidP="00E67101">
            <w:pPr>
              <w:pStyle w:val="Tabletext"/>
              <w:rPr>
                <w:rFonts w:ascii="新細明體" w:hAnsi="新細明體"/>
                <w:color w:val="000000"/>
                <w:lang w:eastAsia="zh-TW"/>
              </w:rPr>
            </w:pPr>
            <w:r w:rsidRPr="00684C5E">
              <w:rPr>
                <w:rFonts w:ascii="新細明體" w:hAnsi="新細明體"/>
                <w:color w:val="000000"/>
                <w:lang w:eastAsia="zh-TW"/>
              </w:rPr>
              <w:t>130726000126</w:t>
            </w:r>
          </w:p>
        </w:tc>
      </w:tr>
      <w:tr w:rsidR="006F1756" w:rsidRPr="00684C5E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1756" w:rsidRPr="00684C5E" w:rsidRDefault="006F1756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2013/11/18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1756" w:rsidRPr="00684C5E" w:rsidRDefault="006F1756" w:rsidP="00654860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9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1756" w:rsidRPr="00684C5E" w:rsidRDefault="006F1756" w:rsidP="0095189D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</w:pPr>
            <w:r w:rsidRPr="00684C5E">
              <w:rPr>
                <w:rFonts w:ascii="標楷體" w:eastAsia="標楷體" w:hAnsi="標楷體" w:cs="Courier New" w:hint="eastAsia"/>
                <w:b/>
                <w:color w:val="000000"/>
                <w:lang w:eastAsia="zh-TW"/>
              </w:rPr>
              <w:t>只有當天第一次補全文件時，會發一封簡訊給經手人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1756" w:rsidRPr="00684C5E" w:rsidRDefault="006F1756" w:rsidP="00E67101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陳鐵元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1756" w:rsidRPr="00684C5E" w:rsidRDefault="006F1756" w:rsidP="00E67101">
            <w:pPr>
              <w:pStyle w:val="Tabletext"/>
              <w:rPr>
                <w:rFonts w:ascii="新細明體" w:hAnsi="新細明體"/>
                <w:color w:val="000000"/>
                <w:lang w:eastAsia="zh-TW"/>
              </w:rPr>
            </w:pPr>
            <w:r w:rsidRPr="00684C5E">
              <w:rPr>
                <w:rFonts w:ascii="sөũ" w:hAnsi="sөũ"/>
                <w:color w:val="000000"/>
              </w:rPr>
              <w:t>131028000257</w:t>
            </w:r>
          </w:p>
        </w:tc>
      </w:tr>
      <w:tr w:rsidR="00051759" w:rsidRPr="00684C5E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1759" w:rsidRPr="00684C5E" w:rsidRDefault="00051759" w:rsidP="00215F46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2013/11/26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1759" w:rsidRPr="00684C5E" w:rsidRDefault="00281DFC" w:rsidP="00215F46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10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1759" w:rsidRPr="00684C5E" w:rsidRDefault="00051759" w:rsidP="00215F46">
            <w:pPr>
              <w:pStyle w:val="Tabletext"/>
              <w:ind w:left="720"/>
              <w:rPr>
                <w:rFonts w:ascii="新細明體" w:hAnsi="新細明體" w:hint="eastAsia"/>
                <w:bCs/>
                <w:color w:val="000000"/>
                <w:sz w:val="24"/>
                <w:szCs w:val="24"/>
                <w:lang w:eastAsia="zh-TW"/>
              </w:rPr>
            </w:pPr>
            <w:r w:rsidRPr="00684C5E">
              <w:rPr>
                <w:rFonts w:ascii="標楷體" w:eastAsia="標楷體" w:hAnsi="標楷體" w:hint="eastAsia"/>
                <w:b/>
                <w:color w:val="000000"/>
                <w:lang w:eastAsia="zh-TW"/>
              </w:rPr>
              <w:t>新增補件紀錄前，再針對必填的欄位再加以判斷，才不會造成下游作業有誤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1759" w:rsidRPr="00684C5E" w:rsidRDefault="00051759" w:rsidP="00215F46">
            <w:pPr>
              <w:pStyle w:val="Tabletext"/>
              <w:rPr>
                <w:rFonts w:ascii="新細明體" w:hAnsi="新細明體" w:hint="eastAsia"/>
                <w:bCs/>
                <w:color w:val="000000"/>
                <w:lang w:eastAsia="zh-TW"/>
              </w:rPr>
            </w:pPr>
            <w:r w:rsidRPr="00684C5E">
              <w:rPr>
                <w:rFonts w:ascii="新細明體" w:hAnsi="新細明體" w:hint="eastAsia"/>
                <w:bCs/>
                <w:color w:val="000000"/>
                <w:lang w:eastAsia="zh-TW"/>
              </w:rPr>
              <w:t>陳鐵元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1759" w:rsidRPr="00684C5E" w:rsidRDefault="00051759" w:rsidP="00215F46">
            <w:pPr>
              <w:pStyle w:val="Tabletext"/>
              <w:rPr>
                <w:rFonts w:ascii="新細明體" w:hAnsi="新細明體"/>
                <w:color w:val="000000"/>
                <w:lang w:eastAsia="zh-TW"/>
              </w:rPr>
            </w:pPr>
            <w:r w:rsidRPr="00684C5E">
              <w:rPr>
                <w:rFonts w:ascii="sөũ" w:hAnsi="sөũ"/>
                <w:color w:val="000000"/>
              </w:rPr>
              <w:t>131028000257</w:t>
            </w:r>
          </w:p>
        </w:tc>
      </w:tr>
      <w:tr w:rsidR="00417025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6755" w:rsidRPr="00417025" w:rsidRDefault="00F8675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417025">
              <w:rPr>
                <w:rFonts w:ascii="新細明體" w:hAnsi="新細明體" w:hint="eastAsia"/>
                <w:bCs/>
                <w:lang w:eastAsia="zh-TW"/>
              </w:rPr>
              <w:t>2014/4/8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6755" w:rsidRPr="00417025" w:rsidRDefault="00F8675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417025">
              <w:rPr>
                <w:rFonts w:ascii="新細明體" w:hAnsi="新細明體" w:hint="eastAsia"/>
                <w:bCs/>
                <w:lang w:eastAsia="zh-TW"/>
              </w:rPr>
              <w:t>11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6755" w:rsidRPr="00417025" w:rsidRDefault="00F86755" w:rsidP="00F86755">
            <w:pPr>
              <w:pStyle w:val="Tabletext"/>
              <w:rPr>
                <w:rFonts w:ascii="標楷體" w:eastAsia="標楷體" w:hAnsi="標楷體" w:hint="eastAsia"/>
                <w:b/>
                <w:lang w:eastAsia="zh-TW"/>
              </w:rPr>
            </w:pPr>
            <w:r w:rsidRPr="00417025">
              <w:rPr>
                <w:rFonts w:ascii="標楷體" w:eastAsia="標楷體" w:hAnsi="標楷體" w:hint="eastAsia"/>
                <w:b/>
                <w:lang w:eastAsia="zh-TW"/>
              </w:rPr>
              <w:t>申請書</w:t>
            </w:r>
            <w:r w:rsidRPr="00417025">
              <w:rPr>
                <w:rFonts w:ascii="標楷體" w:eastAsia="標楷體" w:hAnsi="標楷體"/>
                <w:b/>
                <w:lang w:eastAsia="zh-TW"/>
              </w:rPr>
              <w:t>140307000397</w:t>
            </w:r>
            <w:r w:rsidRPr="00417025">
              <w:rPr>
                <w:rFonts w:ascii="標楷體" w:eastAsia="標楷體" w:hAnsi="標楷體" w:hint="eastAsia"/>
                <w:b/>
                <w:lang w:eastAsia="zh-TW"/>
              </w:rPr>
              <w:t>：理賠簡訊服務優化作業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6755" w:rsidRPr="00417025" w:rsidRDefault="00F8675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 w:rsidRPr="00417025">
              <w:rPr>
                <w:rFonts w:ascii="新細明體" w:hAnsi="新細明體" w:hint="eastAsia"/>
                <w:bCs/>
                <w:lang w:eastAsia="zh-TW"/>
              </w:rPr>
              <w:t>龎伯珊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6755" w:rsidRPr="00417025" w:rsidRDefault="00F86755" w:rsidP="00215F46">
            <w:pPr>
              <w:pStyle w:val="Tabletext"/>
              <w:rPr>
                <w:rFonts w:ascii="sөũ" w:hAnsi="sөũ"/>
              </w:rPr>
            </w:pPr>
            <w:r w:rsidRPr="00417025">
              <w:rPr>
                <w:rFonts w:ascii="sөũ" w:hAnsi="sөũ"/>
              </w:rPr>
              <w:t>140324000314</w:t>
            </w:r>
          </w:p>
        </w:tc>
      </w:tr>
      <w:tr w:rsidR="00417025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17025" w:rsidRPr="00417025" w:rsidRDefault="0041702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2015/02/11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17025" w:rsidRPr="00417025" w:rsidRDefault="0041702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12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17025" w:rsidRPr="00417025" w:rsidRDefault="00417025" w:rsidP="00F86755">
            <w:pPr>
              <w:pStyle w:val="Tabletext"/>
              <w:rPr>
                <w:rFonts w:ascii="標楷體" w:eastAsia="標楷體" w:hAnsi="標楷體" w:hint="eastAsia"/>
                <w:b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申請書</w:t>
            </w:r>
            <w:r w:rsidRPr="004C5340">
              <w:rPr>
                <w:rFonts w:ascii="細明體" w:eastAsia="細明體" w:hAnsi="細明體"/>
                <w:kern w:val="2"/>
                <w:lang w:eastAsia="zh-TW"/>
              </w:rPr>
              <w:t>141202000376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 xml:space="preserve">: </w:t>
            </w:r>
            <w:r w:rsidRPr="004C5340">
              <w:rPr>
                <w:rFonts w:ascii="細明體" w:eastAsia="細明體" w:hAnsi="細明體" w:hint="eastAsia"/>
                <w:kern w:val="2"/>
                <w:lang w:eastAsia="zh-TW"/>
              </w:rPr>
              <w:t>開放服務中心補全權限作業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17025" w:rsidRPr="00417025" w:rsidRDefault="00417025" w:rsidP="00215F46">
            <w:pPr>
              <w:pStyle w:val="Tabletext"/>
              <w:rPr>
                <w:rFonts w:ascii="新細明體" w:hAnsi="新細明體" w:hint="eastAsia"/>
                <w:bCs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龎伯珊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17025" w:rsidRPr="00417025" w:rsidRDefault="00417025" w:rsidP="00215F46">
            <w:pPr>
              <w:pStyle w:val="Tabletext"/>
              <w:rPr>
                <w:rFonts w:ascii="sөũ" w:hAnsi="sөũ"/>
              </w:rPr>
            </w:pPr>
            <w:r w:rsidRPr="004C5340">
              <w:rPr>
                <w:bCs/>
                <w:lang w:eastAsia="zh-TW"/>
              </w:rPr>
              <w:t>150123000377</w:t>
            </w:r>
          </w:p>
        </w:tc>
      </w:tr>
      <w:tr w:rsidR="002B09C1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9C1" w:rsidRDefault="002B09C1" w:rsidP="00215F46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2015/05/14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9C1" w:rsidRDefault="002B09C1" w:rsidP="00215F46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13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9C1" w:rsidRDefault="002B09C1" w:rsidP="00F86755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申請書</w:t>
            </w:r>
            <w:r w:rsidRPr="002B09C1">
              <w:rPr>
                <w:rFonts w:ascii="細明體" w:eastAsia="細明體" w:hAnsi="細明體"/>
                <w:kern w:val="2"/>
                <w:lang w:eastAsia="zh-TW"/>
              </w:rPr>
              <w:t>150511000274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 xml:space="preserve">: </w:t>
            </w:r>
            <w:r w:rsidRPr="002B09C1">
              <w:rPr>
                <w:rFonts w:ascii="細明體" w:eastAsia="細明體" w:hAnsi="細明體" w:hint="eastAsia"/>
                <w:kern w:val="2"/>
                <w:lang w:eastAsia="zh-TW"/>
              </w:rPr>
              <w:t>開放服務中心補全-新增設控調整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9C1" w:rsidRDefault="002B09C1" w:rsidP="00215F46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 w:rsidRPr="002B09C1">
              <w:rPr>
                <w:rFonts w:ascii="細明體" w:eastAsia="細明體" w:hAnsi="細明體" w:hint="eastAsia"/>
                <w:kern w:val="2"/>
                <w:lang w:eastAsia="zh-TW"/>
              </w:rPr>
              <w:t>龎伯珊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9C1" w:rsidRPr="004C5340" w:rsidRDefault="002B09C1" w:rsidP="00215F46">
            <w:pPr>
              <w:pStyle w:val="Tabletext"/>
              <w:rPr>
                <w:bCs/>
                <w:lang w:eastAsia="zh-TW"/>
              </w:rPr>
            </w:pPr>
            <w:r w:rsidRPr="002B09C1">
              <w:rPr>
                <w:bCs/>
                <w:lang w:eastAsia="zh-TW"/>
              </w:rPr>
              <w:t>150514000046</w:t>
            </w:r>
          </w:p>
        </w:tc>
      </w:tr>
      <w:tr w:rsidR="008C54BE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4BE" w:rsidRDefault="008C54BE" w:rsidP="008C54BE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201</w:t>
            </w:r>
            <w:r>
              <w:rPr>
                <w:rFonts w:ascii="細明體" w:eastAsia="細明體" w:hAnsi="細明體"/>
                <w:kern w:val="2"/>
                <w:lang w:eastAsia="zh-TW"/>
              </w:rPr>
              <w:t>6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>/0</w:t>
            </w:r>
            <w:r>
              <w:rPr>
                <w:rFonts w:ascii="細明體" w:eastAsia="細明體" w:hAnsi="細明體"/>
                <w:kern w:val="2"/>
                <w:lang w:eastAsia="zh-TW"/>
              </w:rPr>
              <w:t>3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>/</w:t>
            </w:r>
            <w:r>
              <w:rPr>
                <w:rFonts w:ascii="細明體" w:eastAsia="細明體" w:hAnsi="細明體"/>
                <w:kern w:val="2"/>
                <w:lang w:eastAsia="zh-TW"/>
              </w:rPr>
              <w:t>01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4BE" w:rsidRDefault="008C54BE" w:rsidP="008C54BE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14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4BE" w:rsidRDefault="008C54BE" w:rsidP="008C54BE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kern w:val="2"/>
                <w:lang w:eastAsia="zh-TW"/>
              </w:rPr>
              <w:t>申請書</w:t>
            </w:r>
            <w:r w:rsidRPr="002B09C1">
              <w:rPr>
                <w:rFonts w:ascii="細明體" w:eastAsia="細明體" w:hAnsi="細明體"/>
                <w:kern w:val="2"/>
                <w:lang w:eastAsia="zh-TW"/>
              </w:rPr>
              <w:t>150511000274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 xml:space="preserve">: </w:t>
            </w:r>
            <w:r w:rsidRPr="002B09C1">
              <w:rPr>
                <w:rFonts w:ascii="細明體" w:eastAsia="細明體" w:hAnsi="細明體" w:hint="eastAsia"/>
                <w:kern w:val="2"/>
                <w:lang w:eastAsia="zh-TW"/>
              </w:rPr>
              <w:t>開放服務中心補全-新增設控調整</w:t>
            </w:r>
            <w:r>
              <w:rPr>
                <w:rFonts w:ascii="細明體" w:eastAsia="細明體" w:hAnsi="細明體" w:hint="eastAsia"/>
                <w:kern w:val="2"/>
                <w:lang w:eastAsia="zh-TW"/>
              </w:rPr>
              <w:t xml:space="preserve"> DEBUG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4BE" w:rsidRPr="002B09C1" w:rsidRDefault="008C54BE" w:rsidP="008C54BE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 w:rsidRPr="002B09C1">
              <w:rPr>
                <w:rFonts w:ascii="細明體" w:eastAsia="細明體" w:hAnsi="細明體" w:hint="eastAsia"/>
                <w:kern w:val="2"/>
                <w:lang w:eastAsia="zh-TW"/>
              </w:rPr>
              <w:t>龎伯珊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4BE" w:rsidRPr="002B09C1" w:rsidRDefault="008C54BE" w:rsidP="008C54BE">
            <w:pPr>
              <w:pStyle w:val="Tabletext"/>
              <w:rPr>
                <w:bCs/>
                <w:lang w:eastAsia="zh-TW"/>
              </w:rPr>
            </w:pPr>
            <w:r w:rsidRPr="002B09C1">
              <w:rPr>
                <w:bCs/>
                <w:lang w:eastAsia="zh-TW"/>
              </w:rPr>
              <w:t>150514000046</w:t>
            </w:r>
          </w:p>
        </w:tc>
      </w:tr>
      <w:tr w:rsidR="00E42565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2565" w:rsidRDefault="00E42565" w:rsidP="00E42565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 w:hint="eastAsia"/>
                <w:color w:val="7030A0"/>
              </w:rPr>
              <w:t>2017/12/30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2565" w:rsidRDefault="00E42565" w:rsidP="00E42565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>
              <w:rPr>
                <w:rFonts w:ascii="細明體" w:eastAsia="細明體" w:hAnsi="細明體"/>
                <w:color w:val="7030A0"/>
              </w:rPr>
              <w:t>15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2565" w:rsidRDefault="00E42565" w:rsidP="00E42565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 w:rsidRPr="00BE6D14">
              <w:rPr>
                <w:rFonts w:ascii="細明體" w:eastAsia="細明體" w:hAnsi="細明體" w:hint="eastAsia"/>
                <w:color w:val="7030A0"/>
              </w:rPr>
              <w:t>行政中心編制調整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2565" w:rsidRPr="002B09C1" w:rsidRDefault="00E42565" w:rsidP="00E42565">
            <w:pPr>
              <w:pStyle w:val="Tabletext"/>
              <w:rPr>
                <w:rFonts w:ascii="細明體" w:eastAsia="細明體" w:hAnsi="細明體" w:hint="eastAsia"/>
                <w:kern w:val="2"/>
                <w:lang w:eastAsia="zh-TW"/>
              </w:rPr>
            </w:pPr>
            <w:r w:rsidRPr="00BE6D14">
              <w:rPr>
                <w:rFonts w:ascii="細明體" w:eastAsia="細明體" w:hAnsi="細明體"/>
                <w:color w:val="7030A0"/>
              </w:rPr>
              <w:t>伯珊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2565" w:rsidRPr="002B09C1" w:rsidRDefault="00E42565" w:rsidP="00E42565">
            <w:pPr>
              <w:pStyle w:val="Tabletext"/>
              <w:rPr>
                <w:bCs/>
                <w:lang w:eastAsia="zh-TW"/>
              </w:rPr>
            </w:pPr>
            <w:r w:rsidRPr="00BE6D14">
              <w:rPr>
                <w:b/>
                <w:bCs/>
              </w:rPr>
              <w:t>171218000847</w:t>
            </w:r>
          </w:p>
        </w:tc>
      </w:tr>
      <w:tr w:rsidR="00B85BB3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5BB3" w:rsidRDefault="00B85BB3" w:rsidP="00B85BB3">
            <w:pPr>
              <w:pStyle w:val="Tabletext"/>
              <w:rPr>
                <w:rFonts w:ascii="細明體" w:eastAsia="細明體" w:hAnsi="細明體" w:hint="eastAsia"/>
                <w:color w:val="7030A0"/>
              </w:rPr>
            </w:pPr>
            <w:r>
              <w:rPr>
                <w:rFonts w:eastAsia="標楷體" w:hint="eastAsia"/>
                <w:lang w:eastAsia="zh-TW"/>
              </w:rPr>
              <w:t>2018/4/24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5BB3" w:rsidRDefault="00B85BB3" w:rsidP="00B85BB3">
            <w:pPr>
              <w:pStyle w:val="Tabletext"/>
              <w:rPr>
                <w:rFonts w:ascii="細明體" w:eastAsia="細明體" w:hAnsi="細明體"/>
                <w:color w:val="7030A0"/>
              </w:rPr>
            </w:pPr>
            <w:r>
              <w:rPr>
                <w:rFonts w:eastAsia="標楷體" w:hint="eastAsia"/>
                <w:lang w:eastAsia="zh-TW"/>
              </w:rPr>
              <w:t>16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5BB3" w:rsidRDefault="00B85BB3" w:rsidP="00B85BB3">
            <w:pPr>
              <w:pStyle w:val="Tabletext"/>
              <w:rPr>
                <w:rFonts w:ascii="新細明體" w:hAnsi="新細明體"/>
                <w:lang w:eastAsia="zh-TW"/>
              </w:rPr>
            </w:pPr>
            <w:r>
              <w:rPr>
                <w:rFonts w:ascii="新細明體" w:hAnsi="新細明體" w:hint="eastAsia"/>
                <w:lang w:eastAsia="zh-TW"/>
              </w:rPr>
              <w:t>新增</w:t>
            </w:r>
            <w:r w:rsidRPr="00857FA6">
              <w:rPr>
                <w:rFonts w:ascii="新細明體" w:hAnsi="新細明體" w:hint="eastAsia"/>
                <w:lang w:eastAsia="zh-TW"/>
              </w:rPr>
              <w:t>「</w:t>
            </w:r>
            <w:r w:rsidRPr="00B85BB3">
              <w:rPr>
                <w:rFonts w:ascii="新細明體" w:hAnsi="新細明體" w:hint="eastAsia"/>
                <w:lang w:eastAsia="zh-TW"/>
              </w:rPr>
              <w:t>補全種類</w:t>
            </w:r>
            <w:r w:rsidRPr="00857FA6">
              <w:rPr>
                <w:rFonts w:ascii="新細明體" w:hAnsi="新細明體" w:hint="eastAsia"/>
                <w:lang w:eastAsia="zh-TW"/>
              </w:rPr>
              <w:t>」欄位</w:t>
            </w:r>
            <w:r>
              <w:rPr>
                <w:rFonts w:ascii="新細明體" w:hAnsi="新細明體" w:hint="eastAsia"/>
                <w:lang w:eastAsia="zh-TW"/>
              </w:rPr>
              <w:t xml:space="preserve"> 及</w:t>
            </w:r>
          </w:p>
          <w:p w:rsidR="00B85BB3" w:rsidRPr="00BE6D14" w:rsidRDefault="00B85BB3" w:rsidP="00B85BB3">
            <w:pPr>
              <w:pStyle w:val="Tabletext"/>
              <w:rPr>
                <w:rFonts w:ascii="細明體" w:eastAsia="細明體" w:hAnsi="細明體" w:hint="eastAsia"/>
                <w:color w:val="7030A0"/>
                <w:lang w:eastAsia="zh-TW"/>
              </w:rPr>
            </w:pPr>
            <w:r w:rsidRPr="00857FA6">
              <w:rPr>
                <w:rFonts w:ascii="新細明體" w:hAnsi="新細明體" w:hint="eastAsia"/>
                <w:lang w:eastAsia="zh-TW"/>
              </w:rPr>
              <w:t>「</w:t>
            </w:r>
            <w:r w:rsidRPr="00B85BB3">
              <w:rPr>
                <w:rFonts w:ascii="新細明體" w:hAnsi="新細明體"/>
                <w:lang w:eastAsia="zh-TW"/>
              </w:rPr>
              <w:t>補全到期日</w:t>
            </w:r>
            <w:r w:rsidRPr="00857FA6">
              <w:rPr>
                <w:rFonts w:ascii="新細明體" w:hAnsi="新細明體" w:hint="eastAsia"/>
                <w:lang w:eastAsia="zh-TW"/>
              </w:rPr>
              <w:t>」欄位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5BB3" w:rsidRPr="00BE6D14" w:rsidRDefault="00B85BB3" w:rsidP="00B85BB3">
            <w:pPr>
              <w:pStyle w:val="Tabletext"/>
              <w:rPr>
                <w:rFonts w:ascii="細明體" w:eastAsia="細明體" w:hAnsi="細明體"/>
                <w:color w:val="7030A0"/>
              </w:rPr>
            </w:pPr>
            <w:r>
              <w:rPr>
                <w:rFonts w:ascii="新細明體" w:hAnsi="新細明體" w:hint="eastAsia"/>
                <w:lang w:eastAsia="zh-TW"/>
              </w:rPr>
              <w:t>李明諭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5BB3" w:rsidRPr="00BE6D14" w:rsidRDefault="00B85BB3" w:rsidP="00B85BB3">
            <w:pPr>
              <w:pStyle w:val="Tabletext"/>
              <w:rPr>
                <w:b/>
                <w:bCs/>
              </w:rPr>
            </w:pPr>
            <w:r w:rsidRPr="00100AF8">
              <w:rPr>
                <w:b/>
                <w:bCs/>
                <w:lang w:eastAsia="zh-TW"/>
              </w:rPr>
              <w:t>180423001589</w:t>
            </w:r>
          </w:p>
        </w:tc>
      </w:tr>
      <w:tr w:rsidR="005D30F1" w:rsidRPr="00417025" w:rsidTr="009B1F4E"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30F1" w:rsidRDefault="005D30F1" w:rsidP="005D30F1">
            <w:pPr>
              <w:pStyle w:val="Tabletext"/>
              <w:rPr>
                <w:rFonts w:eastAsia="標楷體" w:hint="eastAsia"/>
                <w:lang w:eastAsia="zh-TW"/>
              </w:rPr>
            </w:pPr>
            <w:r w:rsidRPr="00587CB4">
              <w:rPr>
                <w:rFonts w:hint="eastAsia"/>
              </w:rPr>
              <w:t>2018/</w:t>
            </w:r>
            <w:r>
              <w:rPr>
                <w:rFonts w:hint="eastAsia"/>
                <w:lang w:eastAsia="zh-TW"/>
              </w:rPr>
              <w:t>10</w:t>
            </w:r>
            <w:r w:rsidRPr="00587CB4">
              <w:rPr>
                <w:rFonts w:hint="eastAsia"/>
              </w:rPr>
              <w:t>/</w:t>
            </w:r>
            <w:r>
              <w:rPr>
                <w:rFonts w:hint="eastAsia"/>
                <w:lang w:eastAsia="zh-TW"/>
              </w:rPr>
              <w:t>04</w:t>
            </w:r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30F1" w:rsidRDefault="005D30F1" w:rsidP="005D30F1">
            <w:pPr>
              <w:pStyle w:val="Tabletext"/>
              <w:rPr>
                <w:rFonts w:eastAsia="標楷體"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17</w:t>
            </w:r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30F1" w:rsidRDefault="005D30F1" w:rsidP="005D30F1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 w:rsidRPr="00587CB4">
              <w:rPr>
                <w:rFonts w:hint="eastAsia"/>
                <w:lang w:eastAsia="zh-TW"/>
              </w:rPr>
              <w:t>跨區派件</w:t>
            </w:r>
            <w:r w:rsidRPr="00587CB4">
              <w:rPr>
                <w:rFonts w:hint="eastAsia"/>
                <w:lang w:eastAsia="zh-TW"/>
              </w:rPr>
              <w:t>-</w:t>
            </w:r>
            <w:r w:rsidRPr="00587CB4">
              <w:rPr>
                <w:rFonts w:hint="eastAsia"/>
                <w:lang w:eastAsia="zh-TW"/>
              </w:rPr>
              <w:t>紙本文件寄送系統規劃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30F1" w:rsidRDefault="005D30F1" w:rsidP="005D30F1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 w:rsidRPr="00587CB4">
              <w:rPr>
                <w:rFonts w:hint="eastAsia"/>
              </w:rPr>
              <w:t>李明諭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30F1" w:rsidRPr="00100AF8" w:rsidRDefault="005D30F1" w:rsidP="005D30F1">
            <w:pPr>
              <w:pStyle w:val="Tabletext"/>
              <w:rPr>
                <w:b/>
                <w:bCs/>
                <w:lang w:eastAsia="zh-TW"/>
              </w:rPr>
            </w:pPr>
            <w:r w:rsidRPr="00587CB4">
              <w:rPr>
                <w:rFonts w:hint="eastAsia"/>
              </w:rPr>
              <w:t>180710000767</w:t>
            </w:r>
          </w:p>
        </w:tc>
      </w:tr>
      <w:tr w:rsidR="009B1F4E" w:rsidTr="009B1F4E">
        <w:trPr>
          <w:ins w:id="2" w:author="伯珊" w:date="2020-05-21T10:58:00Z"/>
        </w:trPr>
        <w:tc>
          <w:tcPr>
            <w:tcW w:w="5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1F4E" w:rsidRDefault="009B1F4E" w:rsidP="00281BE2">
            <w:pPr>
              <w:pStyle w:val="Tabletext"/>
              <w:rPr>
                <w:ins w:id="3" w:author="伯珊" w:date="2020-05-21T10:58:00Z"/>
                <w:rFonts w:eastAsia="標楷體" w:hint="eastAsia"/>
                <w:lang w:eastAsia="zh-TW"/>
              </w:rPr>
            </w:pPr>
            <w:ins w:id="4" w:author="伯珊" w:date="2020-05-21T10:58:00Z">
              <w:r>
                <w:rPr>
                  <w:rFonts w:eastAsia="標楷體" w:hint="eastAsia"/>
                  <w:lang w:eastAsia="zh-TW"/>
                </w:rPr>
                <w:t>2020/5/19</w:t>
              </w:r>
            </w:ins>
          </w:p>
        </w:tc>
        <w:tc>
          <w:tcPr>
            <w:tcW w:w="3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1F4E" w:rsidRDefault="009B1F4E" w:rsidP="00281BE2">
            <w:pPr>
              <w:pStyle w:val="Tabletext"/>
              <w:rPr>
                <w:ins w:id="5" w:author="伯珊" w:date="2020-05-21T10:58:00Z"/>
                <w:rFonts w:eastAsia="標楷體" w:hint="eastAsia"/>
                <w:lang w:eastAsia="zh-TW"/>
              </w:rPr>
            </w:pPr>
            <w:ins w:id="6" w:author="伯珊" w:date="2020-05-21T10:58:00Z">
              <w:r>
                <w:rPr>
                  <w:rFonts w:eastAsia="標楷體" w:hint="eastAsia"/>
                  <w:lang w:eastAsia="zh-TW"/>
                </w:rPr>
                <w:t>18</w:t>
              </w:r>
            </w:ins>
          </w:p>
        </w:tc>
        <w:tc>
          <w:tcPr>
            <w:tcW w:w="2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1F4E" w:rsidRPr="00A17DAE" w:rsidRDefault="009B1F4E" w:rsidP="009B1F4E">
            <w:pPr>
              <w:pStyle w:val="Tabletext"/>
              <w:rPr>
                <w:ins w:id="7" w:author="伯珊" w:date="2020-05-21T10:58:00Z"/>
                <w:rFonts w:ascii="新細明體" w:hAnsi="新細明體" w:hint="eastAsia"/>
                <w:lang w:eastAsia="zh-TW"/>
              </w:rPr>
            </w:pPr>
            <w:ins w:id="8" w:author="伯珊" w:date="2020-05-21T10:58:00Z">
              <w:r>
                <w:rPr>
                  <w:rFonts w:hint="eastAsia"/>
                  <w:lang w:eastAsia="zh-TW"/>
                </w:rPr>
                <w:t>SW-</w:t>
              </w:r>
              <w:r>
                <w:rPr>
                  <w:rFonts w:hint="eastAsia"/>
                  <w:lang w:eastAsia="zh-TW"/>
                </w:rPr>
                <w:t>業務員補全短網址優化</w:t>
              </w:r>
            </w:ins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1F4E" w:rsidRDefault="009B1F4E" w:rsidP="009B1F4E">
            <w:pPr>
              <w:pStyle w:val="Tabletext"/>
              <w:rPr>
                <w:ins w:id="9" w:author="伯珊" w:date="2020-05-21T10:58:00Z"/>
                <w:rFonts w:ascii="新細明體" w:hAnsi="新細明體" w:hint="eastAsia"/>
                <w:lang w:eastAsia="zh-TW"/>
              </w:rPr>
            </w:pPr>
            <w:ins w:id="10" w:author="伯珊" w:date="2020-05-21T10:58:00Z">
              <w:r w:rsidRPr="00DC05FF">
                <w:rPr>
                  <w:rFonts w:ascii="新細明體" w:hAnsi="新細明體" w:hint="eastAsia"/>
                  <w:lang w:eastAsia="zh-TW"/>
                </w:rPr>
                <w:t>龎伯珊</w:t>
              </w:r>
            </w:ins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1F4E" w:rsidRPr="00762933" w:rsidRDefault="009B1F4E" w:rsidP="009B1F4E">
            <w:pPr>
              <w:pStyle w:val="Tabletext"/>
              <w:rPr>
                <w:ins w:id="11" w:author="伯珊" w:date="2020-05-21T10:58:00Z"/>
                <w:rFonts w:ascii="標楷體" w:eastAsia="標楷體" w:hAnsi="標楷體"/>
                <w:b/>
                <w:lang w:eastAsia="zh-TW"/>
              </w:rPr>
            </w:pPr>
            <w:ins w:id="12" w:author="伯珊" w:date="2020-05-21T10:58:00Z">
              <w:r>
                <w:rPr>
                  <w:rFonts w:ascii="標楷體" w:eastAsia="標楷體" w:hAnsi="標楷體" w:hint="eastAsia"/>
                  <w:b/>
                  <w:lang w:eastAsia="zh-TW"/>
                </w:rPr>
                <w:t>200515001713</w:t>
              </w:r>
            </w:ins>
          </w:p>
        </w:tc>
      </w:tr>
    </w:tbl>
    <w:p w:rsidR="00F70CDD" w:rsidRPr="00074647" w:rsidRDefault="00F70CDD">
      <w:pPr>
        <w:rPr>
          <w:rFonts w:ascii="新細明體" w:hAnsi="新細明體" w:hint="eastAsia"/>
        </w:rPr>
      </w:pPr>
    </w:p>
    <w:p w:rsidR="00F70CDD" w:rsidRPr="00074647" w:rsidRDefault="00F70CDD">
      <w:pPr>
        <w:pStyle w:val="Tabletext"/>
        <w:keepLines w:val="0"/>
        <w:spacing w:after="0" w:line="240" w:lineRule="auto"/>
        <w:rPr>
          <w:rFonts w:ascii="新細明體" w:hAnsi="新細明體" w:hint="eastAsia"/>
          <w:bCs/>
          <w:kern w:val="2"/>
          <w:szCs w:val="24"/>
          <w:lang w:eastAsia="zh-TW"/>
        </w:rPr>
      </w:pPr>
    </w:p>
    <w:p w:rsidR="00761926" w:rsidRPr="00074647" w:rsidRDefault="00761926" w:rsidP="00761926">
      <w:pPr>
        <w:widowControl w:val="0"/>
        <w:numPr>
          <w:ilvl w:val="0"/>
          <w:numId w:val="15"/>
        </w:numPr>
        <w:spacing w:line="240" w:lineRule="atLeast"/>
        <w:rPr>
          <w:rFonts w:ascii="新細明體" w:hAnsi="新細明體" w:cs="Courier New"/>
          <w:sz w:val="20"/>
          <w:szCs w:val="20"/>
        </w:rPr>
      </w:pPr>
      <w:r w:rsidRPr="00074647">
        <w:rPr>
          <w:rFonts w:ascii="新細明體" w:hAnsi="新細明體" w:hint="eastAsia"/>
          <w:sz w:val="20"/>
          <w:szCs w:val="20"/>
        </w:rPr>
        <w:t>程式功能概述</w:t>
      </w:r>
    </w:p>
    <w:tbl>
      <w:tblPr>
        <w:tblW w:w="1034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1136"/>
        <w:gridCol w:w="1132"/>
        <w:gridCol w:w="1701"/>
        <w:gridCol w:w="6379"/>
        <w:tblGridChange w:id="13">
          <w:tblGrid>
            <w:gridCol w:w="1136"/>
            <w:gridCol w:w="1132"/>
            <w:gridCol w:w="1701"/>
            <w:gridCol w:w="6379"/>
          </w:tblGrid>
        </w:tblGridChange>
      </w:tblGrid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程式功能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理賠補全輸入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程式名稱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AA</w:t>
            </w:r>
            <w:r w:rsidR="002A6376" w:rsidRPr="00074647">
              <w:rPr>
                <w:rFonts w:ascii="新細明體" w:hAnsi="新細明體" w:hint="eastAsia"/>
                <w:sz w:val="20"/>
                <w:szCs w:val="20"/>
              </w:rPr>
              <w:t>J0_0100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作業方式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ONLINE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概要說明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理賠補全輸入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需求單位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理賠企劃相關單位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作業單位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各服務中心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cs="Courier New" w:hint="eastAsia"/>
                <w:sz w:val="20"/>
                <w:szCs w:val="20"/>
              </w:rPr>
              <w:t>作業平台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■一般  □平板電腦  □手機</w:t>
            </w:r>
          </w:p>
        </w:tc>
      </w:tr>
      <w:tr w:rsidR="00C01FD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cs="Courier New" w:hint="eastAsia"/>
                <w:sz w:val="20"/>
                <w:szCs w:val="20"/>
              </w:rPr>
            </w:pPr>
            <w:r w:rsidRPr="00074647">
              <w:rPr>
                <w:rFonts w:ascii="新細明體" w:hAnsi="新細明體" w:cs="Courier New" w:hint="eastAsia"/>
                <w:sz w:val="20"/>
                <w:szCs w:val="20"/>
              </w:rPr>
              <w:t>使用對象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■員工(UCBean)  □客戶(CustomerBean)</w:t>
            </w:r>
          </w:p>
        </w:tc>
      </w:tr>
      <w:tr w:rsidR="00761926" w:rsidRPr="00074647" w:rsidTr="00B85BB3">
        <w:tc>
          <w:tcPr>
            <w:tcW w:w="2268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cs="Courier New" w:hint="eastAsia"/>
                <w:sz w:val="20"/>
                <w:szCs w:val="20"/>
              </w:rPr>
              <w:t>個資遮蔽方式</w:t>
            </w:r>
          </w:p>
        </w:tc>
        <w:tc>
          <w:tcPr>
            <w:tcW w:w="8080" w:type="dxa"/>
            <w:gridSpan w:val="2"/>
          </w:tcPr>
          <w:p w:rsidR="00761926" w:rsidRPr="00074647" w:rsidRDefault="00761926" w:rsidP="004577F6">
            <w:pPr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cs="Courier New" w:hint="eastAsia"/>
                <w:sz w:val="20"/>
                <w:szCs w:val="20"/>
              </w:rPr>
              <w:t>■無 □遮蔽 □securitylog</w:t>
            </w:r>
          </w:p>
        </w:tc>
      </w:tr>
      <w:tr w:rsidR="00417025" w:rsidRPr="00417025" w:rsidTr="00B85BB3">
        <w:tc>
          <w:tcPr>
            <w:tcW w:w="2268" w:type="dxa"/>
            <w:gridSpan w:val="2"/>
            <w:vMerge w:val="restart"/>
            <w:vAlign w:val="center"/>
          </w:tcPr>
          <w:p w:rsidR="00417025" w:rsidRPr="00417025" w:rsidRDefault="00417025" w:rsidP="006B476F">
            <w:pPr>
              <w:rPr>
                <w:rFonts w:ascii="細明體" w:eastAsia="細明體" w:hAnsi="細明體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個資遮蔽方式</w:t>
            </w:r>
          </w:p>
        </w:tc>
        <w:tc>
          <w:tcPr>
            <w:tcW w:w="1701" w:type="dxa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畫面</w:t>
            </w:r>
          </w:p>
        </w:tc>
        <w:tc>
          <w:tcPr>
            <w:tcW w:w="6379" w:type="dxa"/>
            <w:vAlign w:val="center"/>
          </w:tcPr>
          <w:p w:rsidR="00417025" w:rsidRPr="00417025" w:rsidRDefault="00417025" w:rsidP="006B476F">
            <w:pPr>
              <w:rPr>
                <w:rFonts w:ascii="細明體" w:eastAsia="細明體" w:hAnsi="細明體" w:cs="Calibri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■無 □遮蔽 □</w:t>
            </w:r>
            <w:r w:rsidRPr="00417025">
              <w:rPr>
                <w:rFonts w:ascii="標楷體" w:eastAsia="標楷體" w:hAnsi="標楷體" w:hint="eastAsia"/>
              </w:rPr>
              <w:t xml:space="preserve">securitylog   </w:t>
            </w:r>
          </w:p>
        </w:tc>
      </w:tr>
      <w:tr w:rsidR="00417025" w:rsidRPr="00417025" w:rsidTr="00B85BB3">
        <w:tc>
          <w:tcPr>
            <w:tcW w:w="2268" w:type="dxa"/>
            <w:gridSpan w:val="2"/>
            <w:vMerge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1701" w:type="dxa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報表列印</w:t>
            </w:r>
          </w:p>
        </w:tc>
        <w:tc>
          <w:tcPr>
            <w:tcW w:w="6379" w:type="dxa"/>
            <w:vAlign w:val="center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■無 □遮蔽 □</w:t>
            </w:r>
            <w:r w:rsidRPr="00417025">
              <w:rPr>
                <w:rFonts w:ascii="標楷體" w:eastAsia="標楷體" w:hAnsi="標楷體" w:hint="eastAsia"/>
              </w:rPr>
              <w:t>securitylog</w:t>
            </w:r>
          </w:p>
        </w:tc>
      </w:tr>
      <w:tr w:rsidR="00417025" w:rsidRPr="00417025" w:rsidTr="00B85BB3">
        <w:tc>
          <w:tcPr>
            <w:tcW w:w="2268" w:type="dxa"/>
            <w:gridSpan w:val="2"/>
            <w:vMerge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1701" w:type="dxa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檔案下載</w:t>
            </w:r>
          </w:p>
        </w:tc>
        <w:tc>
          <w:tcPr>
            <w:tcW w:w="6379" w:type="dxa"/>
            <w:vAlign w:val="center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■無 □遮蔽 □</w:t>
            </w:r>
            <w:r w:rsidRPr="00417025">
              <w:rPr>
                <w:rFonts w:ascii="標楷體" w:eastAsia="標楷體" w:hAnsi="標楷體" w:hint="eastAsia"/>
              </w:rPr>
              <w:t>securitylog</w:t>
            </w:r>
          </w:p>
        </w:tc>
      </w:tr>
      <w:tr w:rsidR="00417025" w:rsidRPr="00417025" w:rsidTr="00B85BB3">
        <w:tc>
          <w:tcPr>
            <w:tcW w:w="2268" w:type="dxa"/>
            <w:gridSpan w:val="2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分頁處理方式</w:t>
            </w:r>
          </w:p>
        </w:tc>
        <w:tc>
          <w:tcPr>
            <w:tcW w:w="8080" w:type="dxa"/>
            <w:gridSpan w:val="2"/>
          </w:tcPr>
          <w:p w:rsidR="00417025" w:rsidRPr="00417025" w:rsidRDefault="00417025" w:rsidP="006B476F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417025">
              <w:rPr>
                <w:rFonts w:ascii="細明體" w:eastAsia="細明體" w:hAnsi="細明體" w:hint="eastAsia"/>
                <w:sz w:val="20"/>
                <w:szCs w:val="20"/>
              </w:rPr>
              <w:t>■無 □真分頁 □假分頁，分頁每頁___筆【Default　20】</w:t>
            </w:r>
          </w:p>
        </w:tc>
      </w:tr>
      <w:tr w:rsidR="00B85BB3" w:rsidTr="00B85BB3">
        <w:tc>
          <w:tcPr>
            <w:tcW w:w="1136" w:type="dxa"/>
            <w:vMerge w:val="restart"/>
            <w:vAlign w:val="center"/>
          </w:tcPr>
          <w:p w:rsidR="00B85BB3" w:rsidRPr="00B259AD" w:rsidRDefault="00B85BB3" w:rsidP="00070F15">
            <w:pPr>
              <w:rPr>
                <w:rFonts w:ascii="細明體" w:eastAsia="細明體" w:hAnsi="細明體" w:hint="eastAsia"/>
                <w:b/>
                <w:sz w:val="20"/>
                <w:szCs w:val="20"/>
              </w:rPr>
            </w:pPr>
            <w:r w:rsidRPr="00B259AD">
              <w:rPr>
                <w:rFonts w:ascii="細明體" w:eastAsia="細明體" w:hAnsi="細明體" w:hint="eastAsia"/>
                <w:b/>
                <w:sz w:val="20"/>
                <w:szCs w:val="20"/>
              </w:rPr>
              <w:t>寄信處理</w:t>
            </w:r>
          </w:p>
        </w:tc>
        <w:tc>
          <w:tcPr>
            <w:tcW w:w="1132" w:type="dxa"/>
          </w:tcPr>
          <w:p w:rsidR="00B85BB3" w:rsidRPr="00B259AD" w:rsidRDefault="00B85BB3" w:rsidP="00070F1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B259AD">
              <w:rPr>
                <w:rFonts w:ascii="細明體" w:eastAsia="細明體" w:hAnsi="細明體" w:hint="eastAsia"/>
                <w:sz w:val="20"/>
                <w:szCs w:val="20"/>
              </w:rPr>
              <w:t>寄信對象</w:t>
            </w:r>
          </w:p>
        </w:tc>
        <w:tc>
          <w:tcPr>
            <w:tcW w:w="8080" w:type="dxa"/>
            <w:gridSpan w:val="2"/>
          </w:tcPr>
          <w:p w:rsidR="00B85BB3" w:rsidRDefault="00B85BB3" w:rsidP="00070F15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 w:rsidRPr="00B259AD">
              <w:rPr>
                <w:rFonts w:ascii="細明體" w:eastAsia="細明體" w:hAnsi="細明體" w:hint="eastAsia"/>
                <w:sz w:val="20"/>
                <w:szCs w:val="20"/>
              </w:rPr>
              <w:t>■無 □客戶</w:t>
            </w:r>
            <w: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 xml:space="preserve">　□壽險員工　□關係企業員工　□合作廠商</w:t>
            </w:r>
          </w:p>
        </w:tc>
      </w:tr>
      <w:tr w:rsidR="00B85BB3" w:rsidRPr="00B259AD" w:rsidTr="00B85BB3">
        <w:tc>
          <w:tcPr>
            <w:tcW w:w="1136" w:type="dxa"/>
            <w:vMerge/>
          </w:tcPr>
          <w:p w:rsidR="00B85BB3" w:rsidRDefault="00B85BB3" w:rsidP="00070F15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</w:p>
        </w:tc>
        <w:tc>
          <w:tcPr>
            <w:tcW w:w="1132" w:type="dxa"/>
          </w:tcPr>
          <w:p w:rsidR="00B85BB3" w:rsidRPr="00B259AD" w:rsidRDefault="00B85BB3" w:rsidP="00070F1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B259AD">
              <w:rPr>
                <w:rFonts w:ascii="細明體" w:eastAsia="細明體" w:hAnsi="細明體" w:hint="eastAsia"/>
                <w:sz w:val="20"/>
                <w:szCs w:val="20"/>
              </w:rPr>
              <w:t>寄信方式</w:t>
            </w:r>
          </w:p>
        </w:tc>
        <w:tc>
          <w:tcPr>
            <w:tcW w:w="8080" w:type="dxa"/>
            <w:gridSpan w:val="2"/>
          </w:tcPr>
          <w:p w:rsidR="00B85BB3" w:rsidRPr="00B259AD" w:rsidRDefault="00B85BB3" w:rsidP="00070F1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B259AD">
              <w:rPr>
                <w:rFonts w:ascii="細明體" w:eastAsia="細明體" w:hAnsi="細明體" w:hint="eastAsia"/>
                <w:sz w:val="20"/>
                <w:szCs w:val="20"/>
              </w:rPr>
              <w:t>■無 □Billhunter　□MailSender</w:t>
            </w:r>
          </w:p>
        </w:tc>
      </w:tr>
    </w:tbl>
    <w:p w:rsidR="00417025" w:rsidRPr="00417025" w:rsidRDefault="00417025" w:rsidP="00417025">
      <w:pPr>
        <w:pStyle w:val="Tabletext"/>
        <w:keepLines w:val="0"/>
        <w:spacing w:after="0" w:line="240" w:lineRule="auto"/>
        <w:ind w:left="425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761926">
      <w:pPr>
        <w:pStyle w:val="Tabletext"/>
        <w:keepLines w:val="0"/>
        <w:numPr>
          <w:ilvl w:val="0"/>
          <w:numId w:val="15"/>
        </w:numPr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 w:rsidRPr="00074647">
        <w:rPr>
          <w:rFonts w:ascii="新細明體" w:hAnsi="新細明體" w:cs="Courier New" w:hint="eastAsia"/>
        </w:rPr>
        <w:t>程式流程圖</w:t>
      </w:r>
      <w:r w:rsidRPr="00074647">
        <w:rPr>
          <w:rFonts w:ascii="新細明體" w:hAnsi="新細明體" w:hint="eastAsia"/>
          <w:kern w:val="2"/>
          <w:szCs w:val="24"/>
          <w:lang w:eastAsia="zh-TW"/>
        </w:rPr>
        <w:t>：</w:t>
      </w:r>
    </w:p>
    <w:p w:rsidR="00761926" w:rsidRPr="00074647" w:rsidRDefault="00761926" w:rsidP="00761926">
      <w:pPr>
        <w:pStyle w:val="Tabletext"/>
        <w:keepLines w:val="0"/>
        <w:spacing w:after="0" w:line="240" w:lineRule="auto"/>
        <w:ind w:left="425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761926">
      <w:pPr>
        <w:pStyle w:val="Tabletext"/>
        <w:keepLines w:val="0"/>
        <w:numPr>
          <w:ilvl w:val="0"/>
          <w:numId w:val="15"/>
        </w:numPr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 w:rsidRPr="00074647">
        <w:rPr>
          <w:rFonts w:ascii="新細明體" w:hAnsi="新細明體" w:hint="eastAsia"/>
        </w:rPr>
        <w:t>相關檔案</w:t>
      </w:r>
      <w:r w:rsidRPr="00074647">
        <w:rPr>
          <w:rFonts w:ascii="新細明體" w:hAnsi="新細明體" w:hint="eastAsia"/>
          <w:kern w:val="2"/>
          <w:szCs w:val="24"/>
          <w:lang w:eastAsia="zh-TW"/>
        </w:rPr>
        <w:t>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873"/>
        <w:gridCol w:w="3638"/>
        <w:gridCol w:w="2617"/>
        <w:gridCol w:w="965"/>
        <w:gridCol w:w="965"/>
        <w:gridCol w:w="965"/>
        <w:gridCol w:w="965"/>
      </w:tblGrid>
      <w:tr w:rsidR="00761926" w:rsidRPr="00074647" w:rsidTr="004577F6">
        <w:tc>
          <w:tcPr>
            <w:tcW w:w="397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項次</w:t>
            </w:r>
          </w:p>
        </w:tc>
        <w:tc>
          <w:tcPr>
            <w:tcW w:w="1655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中文說明</w:t>
            </w:r>
          </w:p>
        </w:tc>
        <w:tc>
          <w:tcPr>
            <w:tcW w:w="1191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檔案名稱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查詢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新增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修改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刪除</w:t>
            </w:r>
          </w:p>
        </w:tc>
      </w:tr>
      <w:tr w:rsidR="00761926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761926" w:rsidRPr="00074647" w:rsidRDefault="00761926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761926" w:rsidRPr="00074647" w:rsidRDefault="00761926" w:rsidP="004577F6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 w:rsidRPr="00074647">
              <w:rPr>
                <w:rFonts w:ascii="新細明體" w:hAnsi="新細明體" w:hint="eastAsia"/>
                <w:kern w:val="2"/>
                <w:szCs w:val="24"/>
                <w:lang w:eastAsia="zh-TW"/>
              </w:rPr>
              <w:t>補件紀錄檔</w:t>
            </w:r>
          </w:p>
        </w:tc>
        <w:tc>
          <w:tcPr>
            <w:tcW w:w="1191" w:type="pct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</w:rPr>
              <w:t>DTAAJ010</w:t>
            </w:r>
          </w:p>
        </w:tc>
        <w:tc>
          <w:tcPr>
            <w:tcW w:w="439" w:type="pct"/>
          </w:tcPr>
          <w:p w:rsidR="00761926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cs="Courier New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761926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761926" w:rsidRPr="00074647" w:rsidRDefault="00761926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761926" w:rsidRPr="00074647" w:rsidRDefault="00761926" w:rsidP="004577F6">
            <w:pPr>
              <w:pStyle w:val="Tabletext"/>
              <w:rPr>
                <w:rFonts w:ascii="新細明體" w:hAnsi="新細明體" w:hint="eastAsia"/>
                <w:kern w:val="2"/>
                <w:szCs w:val="24"/>
                <w:lang w:eastAsia="zh-TW"/>
              </w:rPr>
            </w:pPr>
            <w:r w:rsidRPr="00074647">
              <w:rPr>
                <w:rFonts w:ascii="新細明體" w:hAnsi="新細明體" w:hint="eastAsia"/>
                <w:lang w:eastAsia="zh-TW"/>
              </w:rPr>
              <w:t>補全文件維護檔</w:t>
            </w:r>
          </w:p>
        </w:tc>
        <w:tc>
          <w:tcPr>
            <w:tcW w:w="1191" w:type="pct"/>
          </w:tcPr>
          <w:p w:rsidR="00761926" w:rsidRPr="00074647" w:rsidRDefault="00761926" w:rsidP="004577F6">
            <w:pPr>
              <w:rPr>
                <w:rFonts w:ascii="新細明體" w:hAnsi="新細明體" w:hint="eastAsia"/>
                <w:sz w:val="20"/>
              </w:rPr>
            </w:pPr>
            <w:r w:rsidRPr="00074647">
              <w:rPr>
                <w:rFonts w:ascii="新細明體" w:hAnsi="新細明體"/>
                <w:sz w:val="20"/>
                <w:szCs w:val="20"/>
              </w:rPr>
              <w:t>DT</w:t>
            </w:r>
            <w:r w:rsidRPr="00074647">
              <w:rPr>
                <w:rFonts w:ascii="新細明體" w:hAnsi="新細明體" w:hint="eastAsia"/>
                <w:sz w:val="20"/>
                <w:szCs w:val="20"/>
              </w:rPr>
              <w:t>AAC080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61926" w:rsidRPr="00074647" w:rsidRDefault="00761926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1621BC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1621BC" w:rsidRPr="00074647" w:rsidRDefault="001621BC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1621BC" w:rsidRPr="00074647" w:rsidRDefault="001621BC" w:rsidP="004577F6">
            <w:pPr>
              <w:pStyle w:val="Tabletext"/>
              <w:rPr>
                <w:rFonts w:ascii="新細明體" w:hAnsi="新細明體" w:hint="eastAsia"/>
                <w:kern w:val="2"/>
                <w:szCs w:val="24"/>
                <w:lang w:eastAsia="zh-TW"/>
              </w:rPr>
            </w:pPr>
            <w:r w:rsidRPr="00074647">
              <w:rPr>
                <w:rFonts w:ascii="新細明體" w:hAnsi="新細明體" w:hint="eastAsia"/>
                <w:lang w:eastAsia="zh-TW"/>
              </w:rPr>
              <w:t>理賠申請書檔</w:t>
            </w:r>
          </w:p>
        </w:tc>
        <w:tc>
          <w:tcPr>
            <w:tcW w:w="1191" w:type="pct"/>
          </w:tcPr>
          <w:p w:rsidR="001621BC" w:rsidRPr="00074647" w:rsidRDefault="001621BC" w:rsidP="004577F6">
            <w:pPr>
              <w:rPr>
                <w:rFonts w:ascii="新細明體" w:hAnsi="新細明體" w:hint="eastAsia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DTAAA010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1621BC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1621BC" w:rsidRPr="00074647" w:rsidRDefault="001621BC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1621BC" w:rsidRPr="00074647" w:rsidRDefault="001621BC" w:rsidP="004577F6">
            <w:pPr>
              <w:pStyle w:val="Tabletext"/>
              <w:rPr>
                <w:rFonts w:ascii="新細明體" w:hAnsi="新細明體" w:hint="eastAsia"/>
                <w:kern w:val="2"/>
                <w:szCs w:val="24"/>
                <w:lang w:eastAsia="zh-TW"/>
              </w:rPr>
            </w:pPr>
            <w:r w:rsidRPr="00074647">
              <w:rPr>
                <w:rFonts w:ascii="新細明體" w:hAnsi="新細明體" w:hint="eastAsia"/>
                <w:lang w:eastAsia="zh-TW"/>
              </w:rPr>
              <w:t>理賠簡易申請書檔</w:t>
            </w:r>
          </w:p>
        </w:tc>
        <w:tc>
          <w:tcPr>
            <w:tcW w:w="1191" w:type="pct"/>
          </w:tcPr>
          <w:p w:rsidR="001621BC" w:rsidRPr="00074647" w:rsidRDefault="001621BC" w:rsidP="004577F6">
            <w:pPr>
              <w:rPr>
                <w:rFonts w:ascii="新細明體" w:hAnsi="新細明體" w:hint="eastAsia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DTAAAT10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1621BC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1621BC" w:rsidRPr="00074647" w:rsidRDefault="001621BC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1621BC" w:rsidRPr="00074647" w:rsidRDefault="001621BC" w:rsidP="004577F6">
            <w:pPr>
              <w:pStyle w:val="Tabletext"/>
              <w:rPr>
                <w:rFonts w:ascii="新細明體" w:hAnsi="新細明體" w:hint="eastAsia"/>
                <w:kern w:val="2"/>
                <w:szCs w:val="24"/>
                <w:lang w:eastAsia="zh-TW"/>
              </w:rPr>
            </w:pPr>
            <w:r w:rsidRPr="00074647">
              <w:rPr>
                <w:rFonts w:ascii="新細明體" w:hAnsi="新細明體" w:hint="eastAsia"/>
                <w:lang w:eastAsia="zh-TW"/>
              </w:rPr>
              <w:t>理賠受理檔</w:t>
            </w:r>
          </w:p>
        </w:tc>
        <w:tc>
          <w:tcPr>
            <w:tcW w:w="1191" w:type="pct"/>
          </w:tcPr>
          <w:p w:rsidR="001621BC" w:rsidRPr="00074647" w:rsidRDefault="001621BC" w:rsidP="004577F6">
            <w:pPr>
              <w:rPr>
                <w:rFonts w:ascii="新細明體" w:hAnsi="新細明體" w:hint="eastAsia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DTAAA001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1621BC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1621BC" w:rsidRPr="00074647" w:rsidRDefault="001621BC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1621BC" w:rsidRPr="00074647" w:rsidRDefault="001621BC" w:rsidP="004577F6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 w:rsidRPr="00074647">
              <w:rPr>
                <w:rFonts w:ascii="新細明體" w:hAnsi="新細明體" w:hint="eastAsia"/>
                <w:lang w:eastAsia="zh-TW"/>
              </w:rPr>
              <w:t>管大理賠補全訊息檔</w:t>
            </w:r>
          </w:p>
        </w:tc>
        <w:tc>
          <w:tcPr>
            <w:tcW w:w="1191" w:type="pct"/>
          </w:tcPr>
          <w:p w:rsidR="001621BC" w:rsidRPr="00074647" w:rsidRDefault="001621BC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DTAMF007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1621BC" w:rsidRPr="00074647" w:rsidRDefault="001621BC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875613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875613" w:rsidRPr="00074647" w:rsidRDefault="00875613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875613" w:rsidRPr="00074647" w:rsidRDefault="00875613" w:rsidP="004577F6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 w:rsidRPr="00875613">
              <w:rPr>
                <w:rFonts w:ascii="新細明體" w:hAnsi="新細明體" w:hint="eastAsia"/>
                <w:lang w:eastAsia="zh-TW"/>
              </w:rPr>
              <w:t>理賠索賠類別檔</w:t>
            </w:r>
          </w:p>
        </w:tc>
        <w:tc>
          <w:tcPr>
            <w:tcW w:w="1191" w:type="pct"/>
          </w:tcPr>
          <w:p w:rsidR="00875613" w:rsidRPr="00074647" w:rsidRDefault="00875613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DTAAA011</w:t>
            </w:r>
          </w:p>
        </w:tc>
        <w:tc>
          <w:tcPr>
            <w:tcW w:w="439" w:type="pct"/>
          </w:tcPr>
          <w:p w:rsidR="00875613" w:rsidRPr="00074647" w:rsidRDefault="00875613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875613" w:rsidRPr="00074647" w:rsidRDefault="00875613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875613" w:rsidRPr="00074647" w:rsidRDefault="00875613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875613" w:rsidRPr="00074647" w:rsidRDefault="00875613" w:rsidP="004577F6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  <w:tr w:rsidR="00096DC4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096DC4" w:rsidRPr="00074647" w:rsidRDefault="00096DC4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096DC4" w:rsidRPr="00875613" w:rsidRDefault="00096DC4" w:rsidP="004577F6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>
              <w:rPr>
                <w:rFonts w:ascii="新細明體" w:hAnsi="新細明體" w:hint="eastAsia"/>
                <w:lang w:eastAsia="zh-TW"/>
              </w:rPr>
              <w:t>補件除外同意書資料檔</w:t>
            </w:r>
          </w:p>
        </w:tc>
        <w:tc>
          <w:tcPr>
            <w:tcW w:w="1191" w:type="pct"/>
          </w:tcPr>
          <w:p w:rsidR="00096DC4" w:rsidRPr="00074647" w:rsidRDefault="00096DC4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DTAA</w:t>
            </w:r>
            <w:r>
              <w:rPr>
                <w:rFonts w:ascii="新細明體" w:hAnsi="新細明體" w:hint="eastAsia"/>
                <w:sz w:val="20"/>
                <w:szCs w:val="20"/>
              </w:rPr>
              <w:t>J</w:t>
            </w:r>
            <w:r w:rsidRPr="00074647">
              <w:rPr>
                <w:rFonts w:ascii="新細明體" w:hAnsi="新細明體" w:hint="eastAsia"/>
                <w:sz w:val="20"/>
                <w:szCs w:val="20"/>
              </w:rPr>
              <w:t>011</w:t>
            </w:r>
          </w:p>
        </w:tc>
        <w:tc>
          <w:tcPr>
            <w:tcW w:w="439" w:type="pct"/>
          </w:tcPr>
          <w:p w:rsidR="00096DC4" w:rsidRPr="00074647" w:rsidRDefault="00096DC4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096DC4" w:rsidRPr="00074647" w:rsidRDefault="00096DC4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096DC4" w:rsidRPr="00074647" w:rsidRDefault="00096DC4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096DC4" w:rsidRPr="00074647" w:rsidRDefault="00096DC4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</w:tr>
      <w:tr w:rsidR="00722912" w:rsidRPr="00074647" w:rsidTr="004577F6">
        <w:tblPrEx>
          <w:tblLook w:val="01E0" w:firstRow="1" w:lastRow="1" w:firstColumn="1" w:lastColumn="1" w:noHBand="0" w:noVBand="0"/>
        </w:tblPrEx>
        <w:tc>
          <w:tcPr>
            <w:tcW w:w="397" w:type="pct"/>
          </w:tcPr>
          <w:p w:rsidR="00722912" w:rsidRPr="00074647" w:rsidRDefault="00722912" w:rsidP="00761926">
            <w:pPr>
              <w:numPr>
                <w:ilvl w:val="0"/>
                <w:numId w:val="5"/>
              </w:num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1655" w:type="pct"/>
          </w:tcPr>
          <w:p w:rsidR="00722912" w:rsidRDefault="00722912" w:rsidP="004577F6">
            <w:pPr>
              <w:pStyle w:val="Tabletext"/>
              <w:rPr>
                <w:rFonts w:ascii="新細明體" w:hAnsi="新細明體" w:hint="eastAsia"/>
                <w:lang w:eastAsia="zh-TW"/>
              </w:rPr>
            </w:pPr>
            <w:r>
              <w:rPr>
                <w:rFonts w:ascii="新細明體" w:hAnsi="新細明體" w:hint="eastAsia"/>
                <w:lang w:eastAsia="zh-TW"/>
              </w:rPr>
              <w:t>理賠受理檔</w:t>
            </w:r>
          </w:p>
        </w:tc>
        <w:tc>
          <w:tcPr>
            <w:tcW w:w="1191" w:type="pct"/>
          </w:tcPr>
          <w:p w:rsidR="00722912" w:rsidRPr="00074647" w:rsidRDefault="00722912" w:rsidP="004577F6">
            <w:pPr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DTAAA001</w:t>
            </w:r>
          </w:p>
        </w:tc>
        <w:tc>
          <w:tcPr>
            <w:tcW w:w="439" w:type="pct"/>
          </w:tcPr>
          <w:p w:rsidR="00722912" w:rsidRPr="00074647" w:rsidRDefault="00722912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■</w:t>
            </w:r>
          </w:p>
        </w:tc>
        <w:tc>
          <w:tcPr>
            <w:tcW w:w="439" w:type="pct"/>
          </w:tcPr>
          <w:p w:rsidR="00722912" w:rsidRPr="00074647" w:rsidRDefault="00722912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22912" w:rsidRDefault="00722912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  <w:tc>
          <w:tcPr>
            <w:tcW w:w="439" w:type="pct"/>
          </w:tcPr>
          <w:p w:rsidR="00722912" w:rsidRDefault="00722912" w:rsidP="007D4207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□</w:t>
            </w:r>
          </w:p>
        </w:tc>
      </w:tr>
    </w:tbl>
    <w:p w:rsidR="00761926" w:rsidRPr="00074647" w:rsidRDefault="00761926" w:rsidP="00761926">
      <w:pPr>
        <w:pStyle w:val="Tabletext"/>
        <w:keepLines w:val="0"/>
        <w:spacing w:after="0" w:line="240" w:lineRule="auto"/>
        <w:ind w:left="425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761926">
      <w:pPr>
        <w:pStyle w:val="Tabletext"/>
        <w:keepLines w:val="0"/>
        <w:numPr>
          <w:ilvl w:val="0"/>
          <w:numId w:val="15"/>
        </w:numPr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 w:rsidRPr="00074647">
        <w:rPr>
          <w:rFonts w:ascii="新細明體" w:hAnsi="新細明體" w:hint="eastAsia"/>
        </w:rPr>
        <w:t>相關模組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1000"/>
        <w:gridCol w:w="5243"/>
        <w:gridCol w:w="4745"/>
      </w:tblGrid>
      <w:tr w:rsidR="00761926" w:rsidRPr="00074647" w:rsidTr="004577F6">
        <w:tc>
          <w:tcPr>
            <w:tcW w:w="455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項次</w:t>
            </w:r>
          </w:p>
        </w:tc>
        <w:tc>
          <w:tcPr>
            <w:tcW w:w="2386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中文說明</w:t>
            </w:r>
          </w:p>
        </w:tc>
        <w:tc>
          <w:tcPr>
            <w:tcW w:w="2159" w:type="pct"/>
          </w:tcPr>
          <w:p w:rsidR="00761926" w:rsidRPr="00074647" w:rsidRDefault="00761926" w:rsidP="004577F6">
            <w:pPr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程式名稱</w:t>
            </w:r>
          </w:p>
        </w:tc>
      </w:tr>
      <w:tr w:rsidR="00761926" w:rsidRPr="00074647" w:rsidTr="004577F6">
        <w:tblPrEx>
          <w:tblLook w:val="01E0" w:firstRow="1" w:lastRow="1" w:firstColumn="1" w:lastColumn="1" w:noHBand="0" w:noVBand="0"/>
        </w:tblPrEx>
        <w:tc>
          <w:tcPr>
            <w:tcW w:w="455" w:type="pct"/>
          </w:tcPr>
          <w:p w:rsidR="00761926" w:rsidRPr="00074647" w:rsidRDefault="00761926" w:rsidP="00761926">
            <w:pPr>
              <w:numPr>
                <w:ilvl w:val="0"/>
                <w:numId w:val="4"/>
              </w:numPr>
              <w:tabs>
                <w:tab w:val="clear" w:pos="960"/>
              </w:tabs>
              <w:ind w:left="425" w:hanging="425"/>
              <w:rPr>
                <w:rFonts w:ascii="新細明體" w:hAnsi="新細明體" w:hint="eastAsia"/>
                <w:sz w:val="20"/>
                <w:szCs w:val="20"/>
              </w:rPr>
            </w:pPr>
          </w:p>
        </w:tc>
        <w:tc>
          <w:tcPr>
            <w:tcW w:w="2386" w:type="pct"/>
          </w:tcPr>
          <w:p w:rsidR="00761926" w:rsidRPr="00074647" w:rsidRDefault="00E2773B" w:rsidP="004577F6">
            <w:pPr>
              <w:pStyle w:val="Tabletext"/>
              <w:keepLines w:val="0"/>
              <w:spacing w:after="0" w:line="240" w:lineRule="auto"/>
              <w:rPr>
                <w:rFonts w:ascii="新細明體" w:hAnsi="新細明體" w:cs="Arial" w:hint="eastAsia"/>
                <w:lang w:eastAsia="zh-TW"/>
              </w:rPr>
            </w:pPr>
            <w:bookmarkStart w:id="14" w:name="_Toc526523014"/>
            <w:r w:rsidRPr="00E2773B">
              <w:rPr>
                <w:rFonts w:ascii="新細明體" w:hAnsi="新細明體" w:cs="Arial" w:hint="eastAsia"/>
                <w:lang w:eastAsia="zh-TW"/>
              </w:rPr>
              <w:t>列印同意查詢</w:t>
            </w:r>
            <w:r>
              <w:rPr>
                <w:rFonts w:ascii="新細明體" w:hAnsi="新細明體" w:cs="Arial" w:hint="eastAsia"/>
                <w:lang w:eastAsia="zh-TW"/>
              </w:rPr>
              <w:t>聲明</w:t>
            </w:r>
            <w:r w:rsidRPr="00E2773B">
              <w:rPr>
                <w:rFonts w:ascii="新細明體" w:hAnsi="新細明體" w:cs="Arial" w:hint="eastAsia"/>
                <w:lang w:eastAsia="zh-TW"/>
              </w:rPr>
              <w:t>書</w:t>
            </w:r>
            <w:bookmarkEnd w:id="14"/>
          </w:p>
        </w:tc>
        <w:tc>
          <w:tcPr>
            <w:tcW w:w="2159" w:type="pct"/>
          </w:tcPr>
          <w:p w:rsidR="00761926" w:rsidRPr="00074647" w:rsidRDefault="00E2773B" w:rsidP="004577F6">
            <w:pPr>
              <w:pStyle w:val="Tabletext"/>
              <w:keepLines w:val="0"/>
              <w:spacing w:after="0" w:line="240" w:lineRule="auto"/>
              <w:rPr>
                <w:rFonts w:ascii="新細明體" w:hAnsi="新細明體" w:cs="Arial" w:hint="eastAsia"/>
                <w:kern w:val="2"/>
                <w:lang w:eastAsia="zh-TW"/>
              </w:rPr>
            </w:pPr>
            <w:r w:rsidRPr="00E2773B">
              <w:rPr>
                <w:rFonts w:ascii="新細明體" w:hAnsi="新細明體" w:cs="Arial"/>
                <w:kern w:val="2"/>
                <w:lang w:eastAsia="zh-TW"/>
              </w:rPr>
              <w:t>AA_J0Z001.</w:t>
            </w:r>
            <w:r w:rsidRPr="00E2773B">
              <w:rPr>
                <w:rFonts w:ascii="新細明體" w:hAnsi="新細明體" w:cs="Arial"/>
                <w:b/>
                <w:kern w:val="2"/>
                <w:lang w:eastAsia="zh-TW"/>
              </w:rPr>
              <w:t>getAgreeInvsCont</w:t>
            </w:r>
          </w:p>
        </w:tc>
      </w:tr>
    </w:tbl>
    <w:p w:rsidR="00761926" w:rsidRPr="00074647" w:rsidRDefault="00761926" w:rsidP="00761926">
      <w:pPr>
        <w:pStyle w:val="Tabletext"/>
        <w:keepLines w:val="0"/>
        <w:spacing w:after="0" w:line="240" w:lineRule="auto"/>
        <w:ind w:left="425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761926">
      <w:pPr>
        <w:pStyle w:val="Tabletext"/>
        <w:keepLines w:val="0"/>
        <w:numPr>
          <w:ilvl w:val="0"/>
          <w:numId w:val="15"/>
        </w:numPr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 w:rsidRPr="00074647">
        <w:rPr>
          <w:rFonts w:ascii="新細明體" w:hAnsi="新細明體" w:hint="eastAsia"/>
          <w:kern w:val="2"/>
          <w:szCs w:val="24"/>
          <w:lang w:eastAsia="zh-TW"/>
        </w:rPr>
        <w:t>畫面：</w:t>
      </w:r>
    </w:p>
    <w:p w:rsidR="0081297D" w:rsidRPr="00074647" w:rsidRDefault="00EA008A" w:rsidP="00C9694D">
      <w:pPr>
        <w:pStyle w:val="Tabletext"/>
        <w:keepLines w:val="0"/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>
        <w:rPr>
          <w:rFonts w:ascii="新細明體" w:hAnsi="新細明體" w:hint="eastAsia"/>
          <w:kern w:val="2"/>
          <w:szCs w:val="24"/>
          <w:lang w:eastAsia="zh-TW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75pt;height:412.5pt">
            <v:imagedata r:id="rId8" o:title="114"/>
          </v:shape>
        </w:pict>
      </w:r>
    </w:p>
    <w:p w:rsidR="0081297D" w:rsidRPr="00074647" w:rsidRDefault="0081297D" w:rsidP="00C01FD6">
      <w:pPr>
        <w:pStyle w:val="Tabletext"/>
        <w:keepLines w:val="0"/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C01FD6">
      <w:pPr>
        <w:pStyle w:val="Tabletext"/>
        <w:keepLines w:val="0"/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</w:p>
    <w:p w:rsidR="00761926" w:rsidRPr="00074647" w:rsidRDefault="00761926" w:rsidP="00761926">
      <w:pPr>
        <w:pStyle w:val="Tabletext"/>
        <w:keepLines w:val="0"/>
        <w:numPr>
          <w:ilvl w:val="0"/>
          <w:numId w:val="15"/>
        </w:numPr>
        <w:spacing w:after="0" w:line="240" w:lineRule="auto"/>
        <w:rPr>
          <w:rFonts w:ascii="新細明體" w:hAnsi="新細明體" w:hint="eastAsia"/>
          <w:kern w:val="2"/>
          <w:szCs w:val="24"/>
          <w:lang w:eastAsia="zh-TW"/>
        </w:rPr>
      </w:pPr>
      <w:r w:rsidRPr="00074647">
        <w:rPr>
          <w:rFonts w:ascii="新細明體" w:hAnsi="新細明體" w:hint="eastAsia"/>
          <w:kern w:val="2"/>
          <w:szCs w:val="24"/>
          <w:lang w:eastAsia="zh-TW"/>
        </w:rPr>
        <w:t>程式內容：</w:t>
      </w:r>
    </w:p>
    <w:p w:rsidR="00F70CDD" w:rsidRPr="00074647" w:rsidRDefault="00F70CDD">
      <w:pPr>
        <w:rPr>
          <w:rFonts w:ascii="新細明體" w:hAnsi="新細明體"/>
          <w:sz w:val="20"/>
          <w:szCs w:val="20"/>
        </w:rPr>
      </w:pPr>
    </w:p>
    <w:p w:rsidR="00B43B61" w:rsidRPr="00074647" w:rsidRDefault="00F70CDD" w:rsidP="00B43B61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初始畫面</w:t>
      </w:r>
    </w:p>
    <w:p w:rsidR="00417025" w:rsidRDefault="00417025" w:rsidP="00B43B61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判斷登入者角色：</w:t>
      </w:r>
    </w:p>
    <w:p w:rsidR="00417025" w:rsidRDefault="00417025" w:rsidP="0041702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設定 $服務中心角色= N</w:t>
      </w:r>
    </w:p>
    <w:p w:rsidR="00417025" w:rsidRDefault="00417025" w:rsidP="0041702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若含有角色</w:t>
      </w:r>
      <w:r w:rsidRPr="00417025">
        <w:rPr>
          <w:rFonts w:ascii="新細明體" w:hAnsi="新細明體"/>
          <w:bCs/>
          <w:lang w:eastAsia="zh-TW"/>
        </w:rPr>
        <w:t>ROZZ306</w:t>
      </w:r>
      <w:r>
        <w:rPr>
          <w:rFonts w:ascii="新細明體" w:hAnsi="新細明體" w:hint="eastAsia"/>
          <w:bCs/>
          <w:lang w:eastAsia="zh-TW"/>
        </w:rPr>
        <w:t xml:space="preserve"> (</w:t>
      </w:r>
      <w:r w:rsidRPr="00417025">
        <w:rPr>
          <w:rFonts w:ascii="新細明體" w:hAnsi="新細明體" w:hint="eastAsia"/>
          <w:bCs/>
          <w:lang w:eastAsia="zh-TW"/>
        </w:rPr>
        <w:t>服務中心人員(業)(非主管)</w:t>
      </w:r>
      <w:r>
        <w:rPr>
          <w:rFonts w:ascii="新細明體" w:hAnsi="新細明體" w:hint="eastAsia"/>
          <w:bCs/>
          <w:lang w:eastAsia="zh-TW"/>
        </w:rPr>
        <w:t xml:space="preserve">) 或 </w:t>
      </w:r>
      <w:r w:rsidRPr="00417025">
        <w:rPr>
          <w:rFonts w:ascii="新細明體" w:hAnsi="新細明體"/>
          <w:bCs/>
          <w:lang w:eastAsia="zh-TW"/>
        </w:rPr>
        <w:t>ROZZ303</w:t>
      </w:r>
      <w:r>
        <w:rPr>
          <w:rFonts w:ascii="新細明體" w:hAnsi="新細明體" w:hint="eastAsia"/>
          <w:bCs/>
          <w:lang w:eastAsia="zh-TW"/>
        </w:rPr>
        <w:t xml:space="preserve"> (</w:t>
      </w:r>
      <w:r>
        <w:rPr>
          <w:rFonts w:ascii="sөũ" w:hAnsi="sөũ"/>
          <w:lang w:eastAsia="zh-TW"/>
        </w:rPr>
        <w:t>服務中心主管</w:t>
      </w:r>
      <w:r>
        <w:rPr>
          <w:rFonts w:ascii="sөũ" w:hAnsi="sөũ"/>
          <w:lang w:eastAsia="zh-TW"/>
        </w:rPr>
        <w:t>(</w:t>
      </w:r>
      <w:r>
        <w:rPr>
          <w:rFonts w:ascii="sөũ" w:hAnsi="sөũ"/>
          <w:lang w:eastAsia="zh-TW"/>
        </w:rPr>
        <w:t>業</w:t>
      </w:r>
      <w:r>
        <w:rPr>
          <w:rFonts w:ascii="sөũ" w:hAnsi="sөũ"/>
          <w:lang w:eastAsia="zh-TW"/>
        </w:rPr>
        <w:t>)</w:t>
      </w:r>
      <w:r>
        <w:rPr>
          <w:rFonts w:ascii="新細明體" w:hAnsi="新細明體" w:hint="eastAsia"/>
          <w:bCs/>
          <w:lang w:eastAsia="zh-TW"/>
        </w:rPr>
        <w:t xml:space="preserve">) </w:t>
      </w:r>
      <w:r w:rsidRPr="00417025">
        <w:rPr>
          <w:rFonts w:ascii="新細明體" w:hAnsi="新細明體"/>
          <w:bCs/>
          <w:lang w:eastAsia="zh-TW"/>
        </w:rPr>
        <w:sym w:font="Wingdings" w:char="F0E8"/>
      </w:r>
      <w:r>
        <w:rPr>
          <w:rFonts w:ascii="新細明體" w:hAnsi="新細明體" w:hint="eastAsia"/>
          <w:bCs/>
          <w:lang w:eastAsia="zh-TW"/>
        </w:rPr>
        <w:t xml:space="preserve"> $服務中心角色= Y</w:t>
      </w:r>
    </w:p>
    <w:p w:rsidR="00417025" w:rsidRDefault="00417025" w:rsidP="0041702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 xml:space="preserve">若含有角色RLAA002, RLAA003, RLAA004 </w:t>
      </w:r>
      <w:r w:rsidRPr="00417025">
        <w:rPr>
          <w:rFonts w:ascii="新細明體" w:hAnsi="新細明體"/>
          <w:bCs/>
          <w:lang w:eastAsia="zh-TW"/>
        </w:rPr>
        <w:sym w:font="Wingdings" w:char="F0E8"/>
      </w:r>
      <w:r>
        <w:rPr>
          <w:rFonts w:ascii="新細明體" w:hAnsi="新細明體" w:hint="eastAsia"/>
          <w:bCs/>
          <w:lang w:eastAsia="zh-TW"/>
        </w:rPr>
        <w:t xml:space="preserve"> $服務中心角色= N</w:t>
      </w:r>
    </w:p>
    <w:p w:rsidR="00722912" w:rsidRDefault="00722912" w:rsidP="00722912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查詢</w:t>
      </w:r>
    </w:p>
    <w:p w:rsidR="00F70CDD" w:rsidRPr="00074647" w:rsidRDefault="00F70CDD" w:rsidP="00B43B61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檢核是否有輸入受理編號，若否顯示</w:t>
      </w:r>
      <w:r w:rsidRPr="00074647">
        <w:rPr>
          <w:rFonts w:ascii="新細明體" w:hAnsi="新細明體"/>
          <w:bCs/>
          <w:lang w:eastAsia="zh-TW"/>
        </w:rPr>
        <w:t>”</w:t>
      </w:r>
      <w:r w:rsidRPr="00074647">
        <w:rPr>
          <w:rFonts w:ascii="新細明體" w:hAnsi="新細明體" w:hint="eastAsia"/>
          <w:bCs/>
          <w:lang w:eastAsia="zh-TW"/>
        </w:rPr>
        <w:t>請輸入受理編號</w:t>
      </w:r>
      <w:r w:rsidRPr="00074647">
        <w:rPr>
          <w:rFonts w:ascii="新細明體" w:hAnsi="新細明體"/>
          <w:bCs/>
          <w:lang w:eastAsia="zh-TW"/>
        </w:rPr>
        <w:t>”</w:t>
      </w:r>
    </w:p>
    <w:p w:rsidR="00F70CDD" w:rsidRPr="00074647" w:rsidRDefault="00F70CD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IF  受理編號第</w:t>
      </w:r>
      <w:smartTag w:uri="urn:schemas-microsoft-com:office:smarttags" w:element="chmetcnv">
        <w:smartTagPr>
          <w:attr w:name="UnitName" w:val="碼"/>
          <w:attr w:name="SourceValue" w:val="11"/>
          <w:attr w:name="HasSpace" w:val="False"/>
          <w:attr w:name="Negative" w:val="False"/>
          <w:attr w:name="NumberType" w:val="1"/>
          <w:attr w:name="TCSC" w:val="0"/>
        </w:smartTagPr>
        <w:r w:rsidRPr="00074647">
          <w:rPr>
            <w:rFonts w:ascii="新細明體" w:hAnsi="新細明體" w:hint="eastAsia"/>
            <w:lang w:eastAsia="zh-TW"/>
          </w:rPr>
          <w:t>11碼</w:t>
        </w:r>
      </w:smartTag>
      <w:r w:rsidRPr="00074647">
        <w:rPr>
          <w:rFonts w:ascii="新細明體" w:hAnsi="新細明體" w:hint="eastAsia"/>
          <w:lang w:eastAsia="zh-TW"/>
        </w:rPr>
        <w:t xml:space="preserve"> = </w:t>
      </w:r>
      <w:r w:rsidRPr="00074647">
        <w:rPr>
          <w:rFonts w:ascii="新細明體" w:hAnsi="新細明體"/>
          <w:lang w:eastAsia="zh-TW"/>
        </w:rPr>
        <w:t>‘</w:t>
      </w:r>
      <w:r w:rsidRPr="00074647">
        <w:rPr>
          <w:rFonts w:ascii="新細明體" w:hAnsi="新細明體" w:hint="eastAsia"/>
          <w:lang w:eastAsia="zh-TW"/>
        </w:rPr>
        <w:t>T</w:t>
      </w:r>
      <w:r w:rsidRPr="00074647">
        <w:rPr>
          <w:rFonts w:ascii="新細明體" w:hAnsi="新細明體"/>
          <w:lang w:eastAsia="zh-TW"/>
        </w:rPr>
        <w:t>’</w:t>
      </w:r>
      <w:r w:rsidRPr="00074647">
        <w:rPr>
          <w:rFonts w:ascii="新細明體" w:hAnsi="新細明體" w:hint="eastAsia"/>
          <w:lang w:eastAsia="zh-TW"/>
        </w:rPr>
        <w:t>：</w:t>
      </w:r>
    </w:p>
    <w:p w:rsidR="00F70CDD" w:rsidRPr="00074647" w:rsidRDefault="00F70CD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READ DTAAAT10 BY 受理編號。</w:t>
      </w:r>
    </w:p>
    <w:p w:rsidR="00F70CDD" w:rsidRPr="00074647" w:rsidRDefault="00F70CD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ELSE</w:t>
      </w:r>
    </w:p>
    <w:p w:rsidR="00F70CDD" w:rsidRPr="00074647" w:rsidRDefault="00F70CD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READ DTAAA010 BY 受理編號。</w:t>
      </w:r>
    </w:p>
    <w:p w:rsidR="00D47F91" w:rsidRPr="00074647" w:rsidRDefault="00F70CDD" w:rsidP="00D47F91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END IF。</w:t>
      </w:r>
    </w:p>
    <w:p w:rsidR="00D47F91" w:rsidRPr="00074647" w:rsidRDefault="00D47F91" w:rsidP="00D47F91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IF</w:t>
      </w:r>
      <w:r w:rsidRPr="00D47F91">
        <w:rPr>
          <w:rFonts w:ascii="新細明體" w:hAnsi="新細明體" w:hint="eastAsia"/>
          <w:lang w:eastAsia="zh-TW"/>
        </w:rPr>
        <w:t xml:space="preserve">受理編號第12碼 = </w:t>
      </w:r>
      <w:r w:rsidRPr="00D47F91">
        <w:rPr>
          <w:rFonts w:ascii="新細明體" w:hAnsi="新細明體"/>
          <w:lang w:eastAsia="zh-TW"/>
        </w:rPr>
        <w:t>“</w:t>
      </w:r>
      <w:r w:rsidRPr="00D47F91">
        <w:rPr>
          <w:rFonts w:ascii="新細明體" w:hAnsi="新細明體" w:hint="eastAsia"/>
          <w:lang w:eastAsia="zh-TW"/>
        </w:rPr>
        <w:t>G</w:t>
      </w:r>
      <w:r w:rsidRPr="00D47F91">
        <w:rPr>
          <w:rFonts w:ascii="新細明體" w:hAnsi="新細明體"/>
          <w:lang w:eastAsia="zh-TW"/>
        </w:rPr>
        <w:t>”</w:t>
      </w:r>
      <w:r w:rsidRPr="00D47F91">
        <w:rPr>
          <w:rFonts w:ascii="新細明體" w:hAnsi="新細明體" w:hint="eastAsia"/>
          <w:lang w:eastAsia="zh-TW"/>
        </w:rPr>
        <w:t>：</w:t>
      </w:r>
    </w:p>
    <w:p w:rsidR="00D47F91" w:rsidRPr="00074647" w:rsidRDefault="00642003" w:rsidP="00D47F91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除了第一行外</w:t>
      </w:r>
      <w:r w:rsidRPr="00D47F91">
        <w:rPr>
          <w:rFonts w:ascii="新細明體" w:hAnsi="新細明體" w:hint="eastAsia"/>
          <w:bCs/>
          <w:lang w:eastAsia="zh-TW"/>
        </w:rPr>
        <w:t>，</w:t>
      </w:r>
      <w:r w:rsidR="00D47F91" w:rsidRPr="00D47F91">
        <w:rPr>
          <w:rFonts w:ascii="新細明體" w:hAnsi="新細明體" w:hint="eastAsia"/>
          <w:bCs/>
          <w:lang w:eastAsia="zh-TW"/>
        </w:rPr>
        <w:t>在每個文字輸入方塊後面多出一個下拉選單，選項是“顯示”與“不顯示”，</w:t>
      </w:r>
      <w:r w:rsidR="00D47F91">
        <w:rPr>
          <w:rFonts w:ascii="新細明體" w:hAnsi="新細明體" w:hint="eastAsia"/>
          <w:bCs/>
          <w:lang w:eastAsia="zh-TW"/>
        </w:rPr>
        <w:t>預設為</w:t>
      </w:r>
      <w:r w:rsidR="00D47F91" w:rsidRPr="00D47F91">
        <w:rPr>
          <w:rFonts w:ascii="新細明體" w:hAnsi="新細明體" w:hint="eastAsia"/>
          <w:bCs/>
          <w:lang w:eastAsia="zh-TW"/>
        </w:rPr>
        <w:t>“顯示”。</w:t>
      </w:r>
    </w:p>
    <w:p w:rsidR="00D47F91" w:rsidRPr="00074647" w:rsidRDefault="00D47F91" w:rsidP="00D47F91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END IF</w:t>
      </w:r>
    </w:p>
    <w:p w:rsidR="00F70CDD" w:rsidRDefault="00F70CDD" w:rsidP="00892A17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若無資料，顯示</w:t>
      </w:r>
      <w:r w:rsidRPr="00074647">
        <w:rPr>
          <w:rFonts w:ascii="新細明體" w:hAnsi="新細明體"/>
          <w:bCs/>
          <w:lang w:eastAsia="zh-TW"/>
        </w:rPr>
        <w:t>”</w:t>
      </w:r>
      <w:r w:rsidRPr="00074647">
        <w:rPr>
          <w:rFonts w:ascii="新細明體" w:hAnsi="新細明體" w:hint="eastAsia"/>
          <w:bCs/>
          <w:lang w:eastAsia="zh-TW"/>
        </w:rPr>
        <w:t>無該受理編號</w:t>
      </w:r>
      <w:r w:rsidRPr="00074647">
        <w:rPr>
          <w:rFonts w:ascii="新細明體" w:hAnsi="新細明體"/>
          <w:bCs/>
          <w:lang w:eastAsia="zh-TW"/>
        </w:rPr>
        <w:t>”</w:t>
      </w:r>
      <w:r w:rsidR="00892A17">
        <w:rPr>
          <w:rFonts w:ascii="新細明體" w:hAnsi="新細明體" w:hint="eastAsia"/>
          <w:bCs/>
          <w:lang w:eastAsia="zh-TW"/>
        </w:rPr>
        <w:t>。若$服務中心角色 = Y，則改顯示訊息「</w:t>
      </w:r>
      <w:r w:rsidR="00892A17" w:rsidRPr="00892A17">
        <w:rPr>
          <w:rFonts w:ascii="新細明體" w:hAnsi="新細明體" w:hint="eastAsia"/>
          <w:bCs/>
          <w:lang w:eastAsia="zh-TW"/>
        </w:rPr>
        <w:t>案件尚未登打完成，無法進行補全。請待登打完成後再輸入補全。</w:t>
      </w:r>
      <w:r w:rsidR="00892A17">
        <w:rPr>
          <w:rFonts w:ascii="新細明體" w:hAnsi="新細明體" w:hint="eastAsia"/>
          <w:bCs/>
          <w:lang w:eastAsia="zh-TW"/>
        </w:rPr>
        <w:t>」</w:t>
      </w:r>
    </w:p>
    <w:p w:rsidR="00722912" w:rsidRDefault="00722912" w:rsidP="00722912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722912">
        <w:rPr>
          <w:rFonts w:ascii="新細明體" w:hAnsi="新細明體" w:hint="eastAsia"/>
          <w:bCs/>
          <w:lang w:eastAsia="zh-TW"/>
        </w:rPr>
        <w:t>若$服務中心角色 = Y，</w:t>
      </w:r>
    </w:p>
    <w:p w:rsidR="00425BD2" w:rsidRDefault="00722912" w:rsidP="00425BD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>讀取</w:t>
      </w:r>
      <w:r w:rsidR="00E566B2">
        <w:rPr>
          <w:rFonts w:ascii="新細明體" w:hAnsi="新細明體" w:hint="eastAsia"/>
          <w:bCs/>
          <w:lang w:eastAsia="zh-TW"/>
        </w:rPr>
        <w:t>理賠受理檔</w:t>
      </w:r>
      <w:r>
        <w:rPr>
          <w:rFonts w:ascii="新細明體" w:hAnsi="新細明體" w:hint="eastAsia"/>
          <w:bCs/>
          <w:lang w:eastAsia="zh-TW"/>
        </w:rPr>
        <w:t>DTAAA001</w:t>
      </w:r>
    </w:p>
    <w:p w:rsidR="00722912" w:rsidRDefault="00425BD2" w:rsidP="00425BD2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 xml:space="preserve">若DTAAA001.受理進度 &gt;= 80 </w:t>
      </w:r>
      <w:r w:rsidRPr="00425BD2">
        <w:rPr>
          <w:rFonts w:ascii="新細明體" w:hAnsi="新細明體"/>
          <w:bCs/>
          <w:lang w:eastAsia="zh-TW"/>
        </w:rPr>
        <w:sym w:font="Wingdings" w:char="F0E8"/>
      </w:r>
      <w:r>
        <w:rPr>
          <w:rFonts w:ascii="新細明體" w:hAnsi="新細明體" w:hint="eastAsia"/>
          <w:bCs/>
          <w:lang w:eastAsia="zh-TW"/>
        </w:rPr>
        <w:t xml:space="preserve"> 畫面顯示錯誤訊息「</w:t>
      </w:r>
      <w:r w:rsidRPr="00425BD2">
        <w:rPr>
          <w:rFonts w:ascii="新細明體" w:hAnsi="新細明體" w:hint="eastAsia"/>
          <w:bCs/>
          <w:lang w:eastAsia="zh-TW"/>
        </w:rPr>
        <w:t>本案件已結案，不得再進行補全。請聯繫本案理賠承辦人員。</w:t>
      </w:r>
      <w:r>
        <w:rPr>
          <w:rFonts w:ascii="新細明體" w:hAnsi="新細明體" w:hint="eastAsia"/>
          <w:bCs/>
          <w:lang w:eastAsia="zh-TW"/>
        </w:rPr>
        <w:t>」</w:t>
      </w:r>
    </w:p>
    <w:p w:rsidR="00425BD2" w:rsidRPr="00074647" w:rsidRDefault="00425BD2" w:rsidP="00F905B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>
        <w:rPr>
          <w:rFonts w:ascii="新細明體" w:hAnsi="新細明體" w:hint="eastAsia"/>
          <w:bCs/>
          <w:lang w:eastAsia="zh-TW"/>
        </w:rPr>
        <w:t xml:space="preserve">若DTAAA001.受理進度 &lt;  80 </w:t>
      </w:r>
      <w:r w:rsidRPr="00425BD2">
        <w:rPr>
          <w:rFonts w:ascii="新細明體" w:hAnsi="新細明體"/>
          <w:bCs/>
          <w:lang w:eastAsia="zh-TW"/>
        </w:rPr>
        <w:sym w:font="Wingdings" w:char="F0E8"/>
      </w:r>
      <w:r>
        <w:rPr>
          <w:rFonts w:ascii="新細明體" w:hAnsi="新細明體" w:hint="eastAsia"/>
          <w:bCs/>
          <w:lang w:eastAsia="zh-TW"/>
        </w:rPr>
        <w:t xml:space="preserve"> 畫面顯示提示訊息(後續可</w:t>
      </w:r>
      <w:r w:rsidR="00F905B5">
        <w:rPr>
          <w:rFonts w:ascii="新細明體" w:hAnsi="新細明體" w:hint="eastAsia"/>
          <w:bCs/>
          <w:lang w:eastAsia="zh-TW"/>
        </w:rPr>
        <w:t>繼續作業</w:t>
      </w:r>
      <w:r>
        <w:rPr>
          <w:rFonts w:ascii="新細明體" w:hAnsi="新細明體" w:hint="eastAsia"/>
          <w:bCs/>
          <w:lang w:eastAsia="zh-TW"/>
        </w:rPr>
        <w:t>)「</w:t>
      </w:r>
      <w:r w:rsidR="00F905B5" w:rsidRPr="00F905B5">
        <w:rPr>
          <w:rFonts w:ascii="新細明體" w:hAnsi="新細明體" w:hint="eastAsia"/>
          <w:bCs/>
          <w:lang w:eastAsia="zh-TW"/>
        </w:rPr>
        <w:t>請注意：請先聯繫本案服務科理賠承辦人員，才可進行補全。未與服務科確認者不得逕行補全。</w:t>
      </w:r>
      <w:r>
        <w:rPr>
          <w:rFonts w:ascii="新細明體" w:hAnsi="新細明體" w:hint="eastAsia"/>
          <w:bCs/>
          <w:lang w:eastAsia="zh-TW"/>
        </w:rPr>
        <w:t>」</w:t>
      </w:r>
    </w:p>
    <w:p w:rsidR="00B9255A" w:rsidRPr="00074647" w:rsidRDefault="000E6375" w:rsidP="00B9255A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第一行新增受益人姓名輸入欄位</w:t>
      </w:r>
      <w:r w:rsidRPr="000E6375">
        <w:rPr>
          <w:rFonts w:ascii="新細明體" w:hAnsi="新細明體" w:hint="eastAsia"/>
          <w:bCs/>
          <w:lang w:eastAsia="zh-TW"/>
        </w:rPr>
        <w:t>。</w:t>
      </w:r>
    </w:p>
    <w:p w:rsidR="00F70CDD" w:rsidRPr="00074647" w:rsidRDefault="00F70CDD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 xml:space="preserve">READ    DTAAC080 </w:t>
      </w:r>
      <w:r w:rsidRPr="00074647">
        <w:rPr>
          <w:rFonts w:ascii="新細明體" w:hAnsi="新細明體" w:hint="eastAsia"/>
          <w:bCs/>
          <w:lang w:eastAsia="zh-TW"/>
        </w:rPr>
        <w:tab/>
        <w:t xml:space="preserve">WHERE 受理文件分類 IN ( </w:t>
      </w:r>
      <w:r w:rsidRPr="00074647">
        <w:rPr>
          <w:rFonts w:ascii="新細明體" w:hAnsi="新細明體"/>
          <w:bCs/>
          <w:lang w:eastAsia="zh-TW"/>
        </w:rPr>
        <w:t>‘</w:t>
      </w:r>
      <w:smartTag w:uri="urn:schemas-microsoft-com:office:smarttags" w:element="chmetcnv">
        <w:smartTagPr>
          <w:attr w:name="UnitName" w:val="’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074647">
          <w:rPr>
            <w:rFonts w:ascii="新細明體" w:hAnsi="新細明體" w:hint="eastAsia"/>
            <w:bCs/>
            <w:lang w:eastAsia="zh-TW"/>
          </w:rPr>
          <w:t>1</w:t>
        </w:r>
        <w:r w:rsidRPr="00074647">
          <w:rPr>
            <w:rFonts w:ascii="新細明體" w:hAnsi="新細明體"/>
            <w:bCs/>
            <w:lang w:eastAsia="zh-TW"/>
          </w:rPr>
          <w:t>’</w:t>
        </w:r>
      </w:smartTag>
      <w:r w:rsidRPr="00074647">
        <w:rPr>
          <w:rFonts w:ascii="新細明體" w:hAnsi="新細明體" w:hint="eastAsia"/>
          <w:bCs/>
          <w:lang w:eastAsia="zh-TW"/>
        </w:rPr>
        <w:t>,</w:t>
      </w:r>
      <w:r w:rsidRPr="00074647">
        <w:rPr>
          <w:rFonts w:ascii="新細明體" w:hAnsi="新細明體"/>
          <w:bCs/>
          <w:lang w:eastAsia="zh-TW"/>
        </w:rPr>
        <w:t>’</w:t>
      </w:r>
      <w:smartTag w:uri="urn:schemas-microsoft-com:office:smarttags" w:element="chmetcnv">
        <w:smartTagPr>
          <w:attr w:name="UnitName" w:val="’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074647">
          <w:rPr>
            <w:rFonts w:ascii="新細明體" w:hAnsi="新細明體" w:hint="eastAsia"/>
            <w:bCs/>
            <w:lang w:eastAsia="zh-TW"/>
          </w:rPr>
          <w:t>2</w:t>
        </w:r>
        <w:r w:rsidRPr="00074647">
          <w:rPr>
            <w:rFonts w:ascii="新細明體" w:hAnsi="新細明體"/>
            <w:bCs/>
            <w:lang w:eastAsia="zh-TW"/>
          </w:rPr>
          <w:t>’</w:t>
        </w:r>
      </w:smartTag>
      <w:r w:rsidRPr="00074647">
        <w:rPr>
          <w:rFonts w:ascii="新細明體" w:hAnsi="新細明體" w:hint="eastAsia"/>
          <w:bCs/>
          <w:lang w:eastAsia="zh-TW"/>
        </w:rPr>
        <w:t>,</w:t>
      </w:r>
      <w:r w:rsidRPr="00074647">
        <w:rPr>
          <w:rFonts w:ascii="新細明體" w:hAnsi="新細明體"/>
          <w:bCs/>
          <w:lang w:eastAsia="zh-TW"/>
        </w:rPr>
        <w:t>’</w:t>
      </w:r>
      <w:smartTag w:uri="urn:schemas-microsoft-com:office:smarttags" w:element="chmetcnv">
        <w:smartTagPr>
          <w:attr w:name="UnitName" w:val="’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074647">
          <w:rPr>
            <w:rFonts w:ascii="新細明體" w:hAnsi="新細明體" w:hint="eastAsia"/>
            <w:bCs/>
            <w:lang w:eastAsia="zh-TW"/>
          </w:rPr>
          <w:t>3</w:t>
        </w:r>
        <w:r w:rsidRPr="00074647">
          <w:rPr>
            <w:rFonts w:ascii="新細明體" w:hAnsi="新細明體"/>
            <w:bCs/>
            <w:lang w:eastAsia="zh-TW"/>
          </w:rPr>
          <w:t>’</w:t>
        </w:r>
      </w:smartTag>
      <w:r w:rsidRPr="00074647">
        <w:rPr>
          <w:rFonts w:ascii="新細明體" w:hAnsi="新細明體" w:hint="eastAsia"/>
          <w:bCs/>
          <w:lang w:eastAsia="zh-TW"/>
        </w:rPr>
        <w:t>) 顯示畫面文件。</w:t>
      </w:r>
    </w:p>
    <w:p w:rsidR="00F70CDD" w:rsidRPr="00074647" w:rsidRDefault="00F70CDD">
      <w:pPr>
        <w:pStyle w:val="Tabletext"/>
        <w:keepLines w:val="0"/>
        <w:spacing w:after="0" w:line="240" w:lineRule="auto"/>
        <w:ind w:left="425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 xml:space="preserve">  </w:t>
      </w:r>
    </w:p>
    <w:p w:rsidR="00F70CDD" w:rsidRPr="00074647" w:rsidRDefault="00F70CDD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bCs/>
          <w:lang w:eastAsia="zh-TW"/>
        </w:rPr>
      </w:pPr>
      <w:r w:rsidRPr="00074647">
        <w:rPr>
          <w:rFonts w:ascii="新細明體" w:hAnsi="新細明體" w:hint="eastAsia"/>
          <w:bCs/>
          <w:lang w:eastAsia="zh-TW"/>
        </w:rPr>
        <w:t>補全輸入</w:t>
      </w:r>
    </w:p>
    <w:p w:rsidR="00F70CDD" w:rsidRPr="00074647" w:rsidRDefault="00F70CDD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輸入檢核：</w:t>
      </w:r>
    </w:p>
    <w:p w:rsidR="00F70CDD" w:rsidRDefault="00F70CD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至少勾選一個補全項目；若否，請顯示</w:t>
      </w:r>
      <w:r w:rsidRPr="00074647">
        <w:rPr>
          <w:rFonts w:ascii="新細明體" w:hAnsi="新細明體"/>
          <w:lang w:eastAsia="zh-TW"/>
        </w:rPr>
        <w:t>”</w:t>
      </w:r>
      <w:r w:rsidRPr="00074647">
        <w:rPr>
          <w:rFonts w:ascii="新細明體" w:hAnsi="新細明體" w:hint="eastAsia"/>
          <w:lang w:eastAsia="zh-TW"/>
        </w:rPr>
        <w:t>請至少勾選一個補全項目</w:t>
      </w:r>
      <w:r w:rsidRPr="00074647">
        <w:rPr>
          <w:rFonts w:ascii="新細明體" w:hAnsi="新細明體"/>
          <w:lang w:eastAsia="zh-TW"/>
        </w:rPr>
        <w:t>”</w:t>
      </w:r>
      <w:r w:rsidRPr="00074647">
        <w:rPr>
          <w:rFonts w:ascii="新細明體" w:hAnsi="新細明體" w:hint="eastAsia"/>
          <w:lang w:eastAsia="zh-TW"/>
        </w:rPr>
        <w:t>。</w:t>
      </w:r>
    </w:p>
    <w:p w:rsidR="00F905B5" w:rsidRPr="00074647" w:rsidRDefault="00F905B5" w:rsidP="0095407B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>
        <w:rPr>
          <w:rFonts w:ascii="新細明體" w:hAnsi="新細明體" w:hint="eastAsia"/>
          <w:lang w:eastAsia="zh-TW"/>
        </w:rPr>
        <w:t>若</w:t>
      </w:r>
      <w:r>
        <w:rPr>
          <w:rFonts w:ascii="新細明體" w:hAnsi="新細明體" w:hint="eastAsia"/>
          <w:bCs/>
          <w:lang w:eastAsia="zh-TW"/>
        </w:rPr>
        <w:t>$服務中心角色 = Y，且勾選的補全項目含有</w:t>
      </w:r>
      <w:r w:rsidRPr="00F905B5">
        <w:rPr>
          <w:rFonts w:ascii="新細明體" w:hAnsi="新細明體" w:hint="eastAsia"/>
          <w:bCs/>
          <w:lang w:eastAsia="zh-TW"/>
        </w:rPr>
        <w:t>正本診斷書</w:t>
      </w:r>
      <w:r>
        <w:rPr>
          <w:rFonts w:ascii="新細明體" w:hAnsi="新細明體" w:hint="eastAsia"/>
          <w:bCs/>
          <w:lang w:eastAsia="zh-TW"/>
        </w:rPr>
        <w:t xml:space="preserve">(文件代碼: </w:t>
      </w:r>
      <w:r w:rsidRPr="00F905B5">
        <w:rPr>
          <w:rFonts w:ascii="新細明體" w:hAnsi="新細明體"/>
          <w:bCs/>
          <w:lang w:eastAsia="zh-TW"/>
        </w:rPr>
        <w:t>310001</w:t>
      </w:r>
      <w:r>
        <w:rPr>
          <w:rFonts w:ascii="新細明體" w:hAnsi="新細明體" w:hint="eastAsia"/>
          <w:bCs/>
          <w:lang w:eastAsia="zh-TW"/>
        </w:rPr>
        <w:t xml:space="preserve"> )</w:t>
      </w:r>
      <w:r w:rsidR="0095407B">
        <w:rPr>
          <w:rFonts w:ascii="新細明體" w:hAnsi="新細明體" w:hint="eastAsia"/>
          <w:bCs/>
          <w:lang w:eastAsia="zh-TW"/>
        </w:rPr>
        <w:t xml:space="preserve"> </w:t>
      </w:r>
      <w:r w:rsidR="0095407B" w:rsidRPr="0095407B">
        <w:rPr>
          <w:rFonts w:ascii="新細明體" w:hAnsi="新細明體"/>
          <w:bCs/>
          <w:lang w:eastAsia="zh-TW"/>
        </w:rPr>
        <w:sym w:font="Wingdings" w:char="F0E8"/>
      </w:r>
      <w:r w:rsidR="0095407B">
        <w:rPr>
          <w:rFonts w:ascii="新細明體" w:hAnsi="新細明體" w:hint="eastAsia"/>
          <w:bCs/>
          <w:lang w:eastAsia="zh-TW"/>
        </w:rPr>
        <w:t xml:space="preserve"> 畫面顯示錯誤訊息「</w:t>
      </w:r>
      <w:r w:rsidR="0095407B" w:rsidRPr="0095407B">
        <w:rPr>
          <w:rFonts w:ascii="新細明體" w:hAnsi="新細明體" w:hint="eastAsia"/>
          <w:bCs/>
          <w:lang w:eastAsia="zh-TW"/>
        </w:rPr>
        <w:t>診斷書須於受理時即作為必備文件受理，不得作為補全文件。請聯繫本案理賠承辦人員，確認是否須重新受理。</w:t>
      </w:r>
      <w:r w:rsidR="0095407B">
        <w:rPr>
          <w:rFonts w:ascii="新細明體" w:hAnsi="新細明體" w:hint="eastAsia"/>
          <w:bCs/>
          <w:lang w:eastAsia="zh-TW"/>
        </w:rPr>
        <w:t>」</w:t>
      </w:r>
    </w:p>
    <w:p w:rsidR="00C9694D" w:rsidRPr="00074647" w:rsidRDefault="00EC79D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檢核</w:t>
      </w:r>
      <w:r w:rsidR="00C9694D" w:rsidRPr="00074647">
        <w:rPr>
          <w:rFonts w:ascii="新細明體" w:hAnsi="新細明體" w:hint="eastAsia"/>
          <w:lang w:eastAsia="zh-TW"/>
        </w:rPr>
        <w:t>註解中文</w:t>
      </w:r>
      <w:r w:rsidR="009865A6" w:rsidRPr="00074647">
        <w:rPr>
          <w:rFonts w:ascii="新細明體" w:hAnsi="新細明體" w:hint="eastAsia"/>
          <w:lang w:eastAsia="zh-TW"/>
        </w:rPr>
        <w:t>：</w:t>
      </w:r>
      <w:r w:rsidR="00C9694D" w:rsidRPr="00074647">
        <w:rPr>
          <w:rFonts w:ascii="新細明體" w:hAnsi="新細明體" w:hint="eastAsia"/>
          <w:lang w:eastAsia="zh-TW"/>
        </w:rPr>
        <w:t>最長100個中文字</w:t>
      </w:r>
      <w:r w:rsidRPr="00074647">
        <w:rPr>
          <w:rFonts w:ascii="新細明體" w:hAnsi="新細明體" w:hint="eastAsia"/>
          <w:lang w:eastAsia="zh-TW"/>
        </w:rPr>
        <w:t xml:space="preserve"> </w:t>
      </w:r>
      <w:r w:rsidR="00C9694D" w:rsidRPr="00074647">
        <w:rPr>
          <w:rFonts w:ascii="新細明體" w:hAnsi="新細明體" w:hint="eastAsia"/>
          <w:lang w:eastAsia="zh-TW"/>
        </w:rPr>
        <w:t>(</w:t>
      </w:r>
      <w:r w:rsidRPr="00074647">
        <w:rPr>
          <w:rFonts w:ascii="新細明體" w:hAnsi="新細明體" w:hint="eastAsia"/>
          <w:lang w:eastAsia="zh-TW"/>
        </w:rPr>
        <w:t>含</w:t>
      </w:r>
      <w:r w:rsidR="00C9694D" w:rsidRPr="00074647">
        <w:rPr>
          <w:rFonts w:ascii="新細明體" w:hAnsi="新細明體" w:hint="eastAsia"/>
          <w:lang w:eastAsia="zh-TW"/>
        </w:rPr>
        <w:t>補全文件</w:t>
      </w:r>
      <w:r w:rsidRPr="00074647">
        <w:rPr>
          <w:rFonts w:ascii="新細明體" w:hAnsi="新細明體" w:hint="eastAsia"/>
          <w:lang w:eastAsia="zh-TW"/>
        </w:rPr>
        <w:t>中文(</w:t>
      </w:r>
      <w:r w:rsidR="00C9694D" w:rsidRPr="00074647">
        <w:rPr>
          <w:rFonts w:ascii="新細明體" w:hAnsi="新細明體" w:hint="eastAsia"/>
          <w:lang w:eastAsia="zh-TW"/>
        </w:rPr>
        <w:t>varchar</w:t>
      </w:r>
      <w:r w:rsidRPr="00074647">
        <w:rPr>
          <w:rFonts w:ascii="新細明體" w:hAnsi="新細明體" w:hint="eastAsia"/>
          <w:lang w:eastAsia="zh-TW"/>
        </w:rPr>
        <w:t xml:space="preserve"> </w:t>
      </w:r>
      <w:r w:rsidR="00C9694D" w:rsidRPr="00074647">
        <w:rPr>
          <w:rFonts w:ascii="新細明體" w:hAnsi="新細明體" w:hint="eastAsia"/>
          <w:lang w:eastAsia="zh-TW"/>
        </w:rPr>
        <w:t>50)</w:t>
      </w:r>
      <w:r w:rsidRPr="00074647">
        <w:rPr>
          <w:rFonts w:ascii="新細明體" w:hAnsi="新細明體" w:hint="eastAsia"/>
          <w:lang w:eastAsia="zh-TW"/>
        </w:rPr>
        <w:t xml:space="preserve"> )</w:t>
      </w:r>
    </w:p>
    <w:p w:rsidR="00F70CDD" w:rsidRPr="00074647" w:rsidRDefault="00F70CD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 xml:space="preserve">READ   </w:t>
      </w:r>
      <w:r w:rsidRPr="00074647">
        <w:rPr>
          <w:rStyle w:val="SoDAField"/>
          <w:rFonts w:ascii="新細明體" w:hAnsi="新細明體" w:hint="eastAsia"/>
          <w:caps/>
          <w:color w:val="auto"/>
        </w:rPr>
        <w:t>REP_DOC_PS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‧</w:t>
      </w:r>
      <w:r w:rsidRPr="00074647">
        <w:rPr>
          <w:rFonts w:ascii="新細明體" w:hAnsi="新細明體" w:hint="eastAsia"/>
          <w:lang w:eastAsia="zh-TW"/>
        </w:rPr>
        <w:t xml:space="preserve">DTAAC080  BY  </w:t>
      </w:r>
      <w:r w:rsidRPr="00074647">
        <w:rPr>
          <w:rStyle w:val="SoDAField"/>
          <w:rFonts w:ascii="新細明體" w:hAnsi="新細明體" w:hint="eastAsia"/>
          <w:caps/>
          <w:color w:val="auto"/>
        </w:rPr>
        <w:t>REP_DOC_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CODE</w:t>
      </w:r>
      <w:r w:rsidRPr="00074647">
        <w:rPr>
          <w:rFonts w:ascii="新細明體" w:hAnsi="新細明體" w:hint="eastAsia"/>
          <w:lang w:eastAsia="zh-TW"/>
        </w:rPr>
        <w:t xml:space="preserve"> </w:t>
      </w:r>
    </w:p>
    <w:p w:rsidR="00F70CDD" w:rsidRPr="00074647" w:rsidRDefault="00F70CD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若勾選之補全文件，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 xml:space="preserve">REP_DOC_PS = </w:t>
      </w:r>
      <w:r w:rsidRPr="00074647">
        <w:rPr>
          <w:rStyle w:val="SoDAField"/>
          <w:rFonts w:ascii="新細明體" w:hAnsi="新細明體"/>
          <w:caps/>
          <w:color w:val="auto"/>
          <w:lang w:eastAsia="zh-TW"/>
        </w:rPr>
        <w:t>‘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y</w:t>
      </w:r>
      <w:r w:rsidRPr="00074647">
        <w:rPr>
          <w:rStyle w:val="SoDAField"/>
          <w:rFonts w:ascii="新細明體" w:hAnsi="新細明體"/>
          <w:caps/>
          <w:color w:val="auto"/>
          <w:lang w:eastAsia="zh-TW"/>
        </w:rPr>
        <w:t>’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，則註解不可為空白，若否，請顯示</w:t>
      </w:r>
      <w:r w:rsidRPr="00074647">
        <w:rPr>
          <w:rStyle w:val="SoDAField"/>
          <w:rFonts w:ascii="新細明體" w:hAnsi="新細明體"/>
          <w:caps/>
          <w:color w:val="auto"/>
          <w:lang w:eastAsia="zh-TW"/>
        </w:rPr>
        <w:t>”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請輸入註解文字</w:t>
      </w:r>
      <w:r w:rsidRPr="00074647">
        <w:rPr>
          <w:rStyle w:val="SoDAField"/>
          <w:rFonts w:ascii="新細明體" w:hAnsi="新細明體"/>
          <w:caps/>
          <w:color w:val="auto"/>
          <w:lang w:eastAsia="zh-TW"/>
        </w:rPr>
        <w:t>”</w:t>
      </w:r>
      <w:r w:rsidRPr="00074647">
        <w:rPr>
          <w:rStyle w:val="SoDAField"/>
          <w:rFonts w:ascii="新細明體" w:hAnsi="新細明體" w:hint="eastAsia"/>
          <w:caps/>
          <w:color w:val="auto"/>
          <w:lang w:eastAsia="zh-TW"/>
        </w:rPr>
        <w:t>。</w:t>
      </w:r>
    </w:p>
    <w:p w:rsidR="000E6375" w:rsidRPr="00074647" w:rsidRDefault="000E6375" w:rsidP="000E637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 xml:space="preserve">IF </w:t>
      </w:r>
      <w:r w:rsidRPr="00D47F91">
        <w:rPr>
          <w:rFonts w:ascii="新細明體" w:hAnsi="新細明體" w:hint="eastAsia"/>
          <w:lang w:eastAsia="zh-TW"/>
        </w:rPr>
        <w:t xml:space="preserve">受理編號第12碼 = </w:t>
      </w:r>
      <w:r w:rsidRPr="00D47F91">
        <w:rPr>
          <w:rFonts w:ascii="新細明體" w:hAnsi="新細明體"/>
          <w:lang w:eastAsia="zh-TW"/>
        </w:rPr>
        <w:t>“</w:t>
      </w:r>
      <w:r w:rsidRPr="00D47F91">
        <w:rPr>
          <w:rFonts w:ascii="新細明體" w:hAnsi="新細明體" w:hint="eastAsia"/>
          <w:lang w:eastAsia="zh-TW"/>
        </w:rPr>
        <w:t>G</w:t>
      </w:r>
      <w:r w:rsidRPr="00D47F91">
        <w:rPr>
          <w:rFonts w:ascii="新細明體" w:hAnsi="新細明體"/>
          <w:lang w:eastAsia="zh-TW"/>
        </w:rPr>
        <w:t>”</w:t>
      </w:r>
      <w:r w:rsidRPr="00D47F91">
        <w:rPr>
          <w:rFonts w:ascii="新細明體" w:hAnsi="新細明體" w:hint="eastAsia"/>
          <w:lang w:eastAsia="zh-TW"/>
        </w:rPr>
        <w:t>：</w:t>
      </w:r>
    </w:p>
    <w:p w:rsidR="000E6375" w:rsidRPr="00074647" w:rsidRDefault="000E6375" w:rsidP="000E6375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檢核該受編是否有申請身故理賠</w:t>
      </w:r>
      <w:r w:rsidRPr="00D47F91">
        <w:rPr>
          <w:rFonts w:ascii="新細明體" w:hAnsi="新細明體" w:hint="eastAsia"/>
          <w:lang w:eastAsia="zh-TW"/>
        </w:rPr>
        <w:t>：</w:t>
      </w:r>
    </w:p>
    <w:p w:rsidR="000E6375" w:rsidRPr="00074647" w:rsidRDefault="000E6375" w:rsidP="00875613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讀理賠索賠類別檔DTAAA011</w:t>
      </w:r>
      <w:r w:rsidRPr="000E6375">
        <w:rPr>
          <w:rStyle w:val="SoDAField"/>
          <w:rFonts w:ascii="新細明體" w:hAnsi="新細明體" w:hint="eastAsia"/>
          <w:caps/>
          <w:color w:val="auto"/>
          <w:lang w:eastAsia="zh-TW"/>
        </w:rPr>
        <w:t>，</w:t>
      </w:r>
      <w:r w:rsidRPr="00074647">
        <w:rPr>
          <w:rFonts w:ascii="新細明體" w:hAnsi="新細明體" w:hint="eastAsia"/>
          <w:lang w:eastAsia="zh-TW"/>
        </w:rPr>
        <w:t>條件如下</w:t>
      </w:r>
      <w:r w:rsidRPr="00D47F91">
        <w:rPr>
          <w:rFonts w:ascii="新細明體" w:hAnsi="新細明體" w:hint="eastAsia"/>
          <w:lang w:eastAsia="zh-TW"/>
        </w:rPr>
        <w:t>：</w:t>
      </w:r>
    </w:p>
    <w:p w:rsidR="000E6375" w:rsidRPr="00074647" w:rsidRDefault="00875613" w:rsidP="00875613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DTAAA011.</w:t>
      </w:r>
      <w:r w:rsidRPr="00875613">
        <w:rPr>
          <w:rFonts w:ascii="新細明體" w:hAnsi="新細明體" w:hint="eastAsia"/>
          <w:lang w:eastAsia="zh-TW"/>
        </w:rPr>
        <w:t>受理編號</w:t>
      </w:r>
      <w:r>
        <w:rPr>
          <w:rFonts w:ascii="新細明體" w:hAnsi="新細明體" w:hint="eastAsia"/>
          <w:lang w:eastAsia="zh-TW"/>
        </w:rPr>
        <w:t>(</w:t>
      </w:r>
      <w:r w:rsidRPr="00875613">
        <w:rPr>
          <w:rFonts w:ascii="新細明體" w:hAnsi="新細明體"/>
          <w:lang w:eastAsia="zh-TW"/>
        </w:rPr>
        <w:t>APLY_NO</w:t>
      </w:r>
      <w:r>
        <w:rPr>
          <w:rFonts w:ascii="新細明體" w:hAnsi="新細明體" w:hint="eastAsia"/>
          <w:lang w:eastAsia="zh-TW"/>
        </w:rPr>
        <w:t>) = 畫面上輸入的受編</w:t>
      </w:r>
    </w:p>
    <w:p w:rsidR="00875613" w:rsidRPr="00074647" w:rsidRDefault="00875613" w:rsidP="00875613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DTAAA011.</w:t>
      </w:r>
      <w:r w:rsidRPr="00875613">
        <w:rPr>
          <w:rFonts w:ascii="新細明體" w:hAnsi="新細明體" w:hint="eastAsia"/>
          <w:lang w:eastAsia="zh-TW"/>
        </w:rPr>
        <w:t>索賠類別</w:t>
      </w:r>
      <w:r>
        <w:rPr>
          <w:rFonts w:ascii="新細明體" w:hAnsi="新細明體" w:hint="eastAsia"/>
          <w:lang w:eastAsia="zh-TW"/>
        </w:rPr>
        <w:t xml:space="preserve">(CLAM_CAT) = </w:t>
      </w:r>
      <w:r>
        <w:rPr>
          <w:rFonts w:ascii="新細明體" w:hAnsi="新細明體"/>
          <w:lang w:eastAsia="zh-TW"/>
        </w:rPr>
        <w:t>“</w:t>
      </w:r>
      <w:r>
        <w:rPr>
          <w:rFonts w:ascii="新細明體" w:hAnsi="新細明體" w:hint="eastAsia"/>
          <w:lang w:eastAsia="zh-TW"/>
        </w:rPr>
        <w:t>A</w:t>
      </w:r>
      <w:r>
        <w:rPr>
          <w:rFonts w:ascii="新細明體" w:hAnsi="新細明體"/>
          <w:lang w:eastAsia="zh-TW"/>
        </w:rPr>
        <w:t>”</w:t>
      </w:r>
    </w:p>
    <w:p w:rsidR="00875613" w:rsidRPr="00074647" w:rsidRDefault="00875613" w:rsidP="00875613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DTAAA011.</w:t>
      </w:r>
      <w:r w:rsidRPr="00875613">
        <w:rPr>
          <w:rFonts w:ascii="新細明體" w:hAnsi="新細明體" w:hint="eastAsia"/>
          <w:lang w:eastAsia="zh-TW"/>
        </w:rPr>
        <w:t>核定</w:t>
      </w:r>
      <w:r>
        <w:rPr>
          <w:rFonts w:ascii="新細明體" w:hAnsi="新細明體" w:hint="eastAsia"/>
          <w:lang w:eastAsia="zh-TW"/>
        </w:rPr>
        <w:t>(</w:t>
      </w:r>
      <w:r w:rsidRPr="00875613">
        <w:rPr>
          <w:rFonts w:ascii="新細明體" w:hAnsi="新細明體"/>
          <w:lang w:eastAsia="zh-TW"/>
        </w:rPr>
        <w:t>IS_DECD</w:t>
      </w:r>
      <w:r>
        <w:rPr>
          <w:rFonts w:ascii="新細明體" w:hAnsi="新細明體" w:hint="eastAsia"/>
          <w:lang w:eastAsia="zh-TW"/>
        </w:rPr>
        <w:t>)</w:t>
      </w:r>
      <w:r w:rsidRPr="00074647">
        <w:rPr>
          <w:rFonts w:ascii="新細明體" w:hAnsi="新細明體" w:hint="eastAsia"/>
          <w:lang w:eastAsia="zh-TW"/>
        </w:rPr>
        <w:t xml:space="preserve"> = </w:t>
      </w:r>
      <w:r w:rsidRPr="00074647">
        <w:rPr>
          <w:rFonts w:ascii="新細明體" w:hAnsi="新細明體"/>
          <w:lang w:eastAsia="zh-TW"/>
        </w:rPr>
        <w:t>“</w:t>
      </w:r>
      <w:r w:rsidRPr="00074647">
        <w:rPr>
          <w:rFonts w:ascii="新細明體" w:hAnsi="新細明體" w:hint="eastAsia"/>
          <w:lang w:eastAsia="zh-TW"/>
        </w:rPr>
        <w:t>Y</w:t>
      </w:r>
      <w:r w:rsidRPr="00074647">
        <w:rPr>
          <w:rFonts w:ascii="新細明體" w:hAnsi="新細明體"/>
          <w:lang w:eastAsia="zh-TW"/>
        </w:rPr>
        <w:t>”</w:t>
      </w:r>
    </w:p>
    <w:p w:rsidR="00875613" w:rsidRPr="00074647" w:rsidRDefault="00F46BF4" w:rsidP="00F46BF4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若有讀到資料</w:t>
      </w:r>
    </w:p>
    <w:p w:rsidR="00F46BF4" w:rsidRPr="00074647" w:rsidRDefault="00F46BF4" w:rsidP="00F46BF4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必須輸入受益人姓名</w:t>
      </w:r>
    </w:p>
    <w:p w:rsidR="00642003" w:rsidRPr="00074647" w:rsidRDefault="00642003" w:rsidP="00642003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若沒有讀到資料</w:t>
      </w:r>
    </w:p>
    <w:p w:rsidR="00642003" w:rsidRPr="00074647" w:rsidRDefault="00642003" w:rsidP="00642003">
      <w:pPr>
        <w:pStyle w:val="Tabletext"/>
        <w:keepLines w:val="0"/>
        <w:numPr>
          <w:ilvl w:val="5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不能輸入</w:t>
      </w:r>
      <w:r w:rsidRPr="00642003">
        <w:rPr>
          <w:rFonts w:ascii="新細明體" w:hAnsi="新細明體" w:hint="eastAsia"/>
          <w:lang w:eastAsia="zh-TW"/>
        </w:rPr>
        <w:t>受益人姓名</w:t>
      </w:r>
    </w:p>
    <w:p w:rsidR="001268B7" w:rsidRPr="00074647" w:rsidRDefault="001268B7" w:rsidP="00F46BF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ELSE</w:t>
      </w:r>
    </w:p>
    <w:p w:rsidR="001268B7" w:rsidRPr="00074647" w:rsidRDefault="001268B7" w:rsidP="001268B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1268B7">
        <w:rPr>
          <w:rFonts w:ascii="新細明體" w:hAnsi="新細明體" w:hint="eastAsia"/>
          <w:lang w:eastAsia="zh-TW"/>
        </w:rPr>
        <w:t>不能輸入</w:t>
      </w:r>
      <w:r w:rsidRPr="00642003">
        <w:rPr>
          <w:rFonts w:ascii="新細明體" w:hAnsi="新細明體" w:hint="eastAsia"/>
          <w:lang w:eastAsia="zh-TW"/>
        </w:rPr>
        <w:t>受益人姓名</w:t>
      </w:r>
    </w:p>
    <w:p w:rsidR="00F46BF4" w:rsidRDefault="00F46BF4" w:rsidP="00F46BF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15" w:author="伯珊" w:date="2020-05-22T20:03:00Z"/>
          <w:rFonts w:ascii="新細明體" w:hAnsi="新細明體"/>
          <w:lang w:eastAsia="zh-TW"/>
        </w:rPr>
      </w:pPr>
      <w:r w:rsidRPr="00074647">
        <w:rPr>
          <w:rFonts w:ascii="新細明體" w:hAnsi="新細明體" w:hint="eastAsia"/>
          <w:lang w:eastAsia="zh-TW"/>
        </w:rPr>
        <w:t>END IF</w:t>
      </w:r>
    </w:p>
    <w:p w:rsidR="00DE402D" w:rsidRPr="00074647" w:rsidRDefault="00DE402D" w:rsidP="00F46BF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ins w:id="16" w:author="伯珊" w:date="2020-05-22T20:03:00Z">
        <w:r>
          <w:rPr>
            <w:rFonts w:ascii="新細明體" w:hAnsi="新細明體" w:hint="eastAsia"/>
            <w:color w:val="000000"/>
            <w:szCs w:val="24"/>
            <w:lang w:eastAsia="zh-TW"/>
          </w:rPr>
          <w:t>若DTAAC080.</w:t>
        </w:r>
        <w:r w:rsidRPr="001E5CDE">
          <w:t xml:space="preserve"> </w:t>
        </w:r>
        <w:r w:rsidRPr="001E5CDE">
          <w:rPr>
            <w:rFonts w:ascii="新細明體" w:hAnsi="新細明體"/>
            <w:color w:val="000000"/>
            <w:szCs w:val="24"/>
            <w:lang w:eastAsia="zh-TW"/>
          </w:rPr>
          <w:t>FORCE_FU_IND</w:t>
        </w:r>
        <w:r>
          <w:rPr>
            <w:rFonts w:ascii="新細明體" w:hAnsi="新細明體" w:hint="eastAsia"/>
            <w:color w:val="000000"/>
            <w:szCs w:val="24"/>
            <w:lang w:eastAsia="zh-TW"/>
          </w:rPr>
          <w:t xml:space="preserve"> = 1 </w:t>
        </w:r>
        <w:r w:rsidRPr="00DE402D">
          <w:rPr>
            <w:rFonts w:ascii="新細明體" w:hAnsi="新細明體"/>
            <w:color w:val="000000"/>
            <w:szCs w:val="24"/>
            <w:lang w:eastAsia="zh-TW"/>
          </w:rPr>
          <w:sym w:font="Wingdings" w:char="F0E8"/>
        </w:r>
        <w:r>
          <w:rPr>
            <w:rFonts w:ascii="新細明體" w:hAnsi="新細明體" w:hint="eastAsia"/>
            <w:color w:val="000000"/>
            <w:szCs w:val="24"/>
            <w:lang w:eastAsia="zh-TW"/>
          </w:rPr>
          <w:t>該筆資料需有上傳的附件，且須為</w:t>
        </w:r>
      </w:ins>
      <w:ins w:id="17" w:author="伯珊" w:date="2020-05-22T20:04:00Z">
        <w:r>
          <w:rPr>
            <w:rFonts w:ascii="新細明體" w:hAnsi="新細明體" w:hint="eastAsia"/>
            <w:color w:val="000000"/>
            <w:szCs w:val="24"/>
            <w:lang w:eastAsia="zh-TW"/>
          </w:rPr>
          <w:t>PDF格式</w:t>
        </w:r>
      </w:ins>
    </w:p>
    <w:p w:rsidR="00F46BF4" w:rsidRPr="00074647" w:rsidRDefault="00F46BF4" w:rsidP="009313D0">
      <w:pPr>
        <w:pStyle w:val="Tabletext"/>
        <w:keepLines w:val="0"/>
        <w:spacing w:after="0" w:line="240" w:lineRule="auto"/>
        <w:ind w:left="851"/>
        <w:rPr>
          <w:rFonts w:ascii="新細明體" w:hAnsi="新細明體" w:hint="eastAsia"/>
          <w:lang w:eastAsia="zh-TW"/>
        </w:rPr>
      </w:pPr>
    </w:p>
    <w:p w:rsidR="00F70CDD" w:rsidRPr="00074647" w:rsidRDefault="00F70CDD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寫入補全紀錄檔：(多筆)</w:t>
      </w:r>
    </w:p>
    <w:p w:rsidR="00F70CDD" w:rsidRPr="00684C5E" w:rsidRDefault="00F70CDD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lang w:eastAsia="zh-TW"/>
        </w:rPr>
      </w:pPr>
      <w:r w:rsidRPr="00074647">
        <w:rPr>
          <w:rFonts w:ascii="新細明體" w:hAnsi="新細明體" w:hint="eastAsia"/>
          <w:lang w:eastAsia="zh-TW"/>
        </w:rPr>
        <w:t>INSERT  DTAAJ010</w:t>
      </w:r>
      <w:r w:rsidR="00051759" w:rsidRPr="00684C5E">
        <w:rPr>
          <w:rFonts w:ascii="新細明體" w:hAnsi="新細明體"/>
          <w:color w:val="000000"/>
          <w:lang w:eastAsia="zh-TW"/>
        </w:rPr>
        <w:sym w:font="Wingdings" w:char="F0E0"/>
      </w:r>
      <w:r w:rsidR="00051759" w:rsidRPr="00684C5E">
        <w:rPr>
          <w:rFonts w:ascii="新細明體" w:hAnsi="新細明體" w:hint="eastAsia"/>
          <w:color w:val="000000"/>
          <w:lang w:eastAsia="zh-TW"/>
        </w:rPr>
        <w:t xml:space="preserve">新增前需檢核必填欄位 </w:t>
      </w:r>
      <w:r w:rsidR="00051759" w:rsidRPr="00684C5E">
        <w:rPr>
          <w:rFonts w:ascii="標楷體" w:eastAsia="標楷體" w:hAnsi="標楷體"/>
          <w:b/>
          <w:color w:val="000000"/>
        </w:rPr>
        <w:t>"OCR_ID","OCR_NAME","TRN_ID","TRAN_NAME","REP_DOC_CODE","TRIN_DIV_NO"</w:t>
      </w:r>
    </w:p>
    <w:tbl>
      <w:tblPr>
        <w:tblW w:w="9355" w:type="dxa"/>
        <w:tblInd w:w="8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44"/>
        <w:gridCol w:w="5811"/>
      </w:tblGrid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jc w:val="center"/>
              <w:rPr>
                <w:rFonts w:ascii="新細明體" w:hAnsi="新細明體" w:cs="Arial Unicode MS"/>
                <w:bCs/>
                <w:sz w:val="20"/>
              </w:rPr>
            </w:pPr>
            <w:r w:rsidRPr="00074647">
              <w:rPr>
                <w:rFonts w:ascii="新細明體" w:hAnsi="新細明體" w:cs="Arial Unicode MS" w:hint="eastAsia"/>
                <w:bCs/>
                <w:sz w:val="20"/>
              </w:rPr>
              <w:t>欄位名稱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jc w:val="center"/>
              <w:rPr>
                <w:rFonts w:ascii="新細明體" w:hAnsi="新細明體" w:cs="Arial Unicode MS"/>
                <w:bCs/>
                <w:sz w:val="20"/>
              </w:rPr>
            </w:pPr>
            <w:r w:rsidRPr="00074647">
              <w:rPr>
                <w:rFonts w:ascii="新細明體" w:hAnsi="新細明體" w:hint="eastAsia"/>
                <w:bCs/>
                <w:sz w:val="20"/>
              </w:rPr>
              <w:t>資料來源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 xml:space="preserve">受理編號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</w:rPr>
              <w:t>畫面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序號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/>
                <w:szCs w:val="24"/>
                <w:lang w:eastAsia="zh-TW"/>
              </w:rPr>
            </w:pPr>
            <w:r w:rsidRPr="00074647">
              <w:rPr>
                <w:rFonts w:ascii="新細明體" w:hAnsi="新細明體" w:cs="Arial Unicode MS" w:hint="eastAsia"/>
                <w:szCs w:val="24"/>
                <w:lang w:eastAsia="zh-TW"/>
              </w:rPr>
              <w:t>最大序號 + 1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事故者ID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OCR_ID‧DTAAA10(DTAAA010)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事故者姓名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OCR_NAME‧DTAAA10(DTAAA010)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送件人</w:t>
            </w:r>
            <w:r w:rsidR="0014740F" w:rsidRPr="00074647">
              <w:rPr>
                <w:rFonts w:ascii="新細明體" w:hAnsi="新細明體" w:hint="eastAsia"/>
                <w:sz w:val="20"/>
                <w:szCs w:val="20"/>
              </w:rPr>
              <w:t>I</w:t>
            </w:r>
            <w:r w:rsidRPr="00074647">
              <w:rPr>
                <w:rFonts w:ascii="新細明體" w:hAnsi="新細明體" w:hint="eastAsia"/>
                <w:sz w:val="20"/>
                <w:szCs w:val="20"/>
              </w:rPr>
              <w:t>D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TRN_ID‧DTAAA10(DTAAA010)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送件人姓名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TRN_NAME‧DTAAA10(DTAAA010)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補全文件代號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畫面勾選之補全文件代號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補全訊息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補全文件中文 +  (註解文字)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案件受理單位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/>
                <w:sz w:val="20"/>
              </w:rPr>
            </w:pPr>
            <w:r w:rsidRPr="00074647">
              <w:rPr>
                <w:rStyle w:val="a4"/>
                <w:rFonts w:ascii="新細明體" w:hAnsi="新細明體" w:hint="eastAsia"/>
                <w:caps/>
                <w:sz w:val="20"/>
              </w:rPr>
              <w:t>APLY_DIV_NO‧DTAAA001 BY 受理編號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補件輸入人員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登入人員ID</w:t>
            </w:r>
          </w:p>
        </w:tc>
      </w:tr>
      <w:tr w:rsidR="00C01FD6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70CDD" w:rsidRPr="00074647" w:rsidRDefault="00F70CDD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補全輸入時間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F70CDD" w:rsidRPr="00074647" w:rsidRDefault="00F70CDD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系統時間</w:t>
            </w:r>
          </w:p>
        </w:tc>
      </w:tr>
      <w:tr w:rsidR="009313D0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313D0" w:rsidRPr="00074647" w:rsidRDefault="006420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642003">
              <w:rPr>
                <w:rFonts w:ascii="新細明體" w:hAnsi="新細明體" w:hint="eastAsia"/>
                <w:sz w:val="20"/>
                <w:szCs w:val="20"/>
              </w:rPr>
              <w:t>是否顯示在客戶版補全通知書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9313D0" w:rsidRPr="00074647" w:rsidRDefault="00642003" w:rsidP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IF畫面上沒有下拉選項的項目或是選擇</w:t>
            </w:r>
            <w:r w:rsidRPr="00074647">
              <w:rPr>
                <w:rFonts w:ascii="新細明體" w:hAnsi="新細明體" w:cs="Arial Unicode MS"/>
                <w:sz w:val="20"/>
              </w:rPr>
              <w:t>“</w:t>
            </w:r>
            <w:r w:rsidRPr="00074647">
              <w:rPr>
                <w:rFonts w:ascii="新細明體" w:hAnsi="新細明體" w:cs="Arial Unicode MS" w:hint="eastAsia"/>
                <w:sz w:val="20"/>
              </w:rPr>
              <w:t>顯示</w:t>
            </w:r>
            <w:r w:rsidRPr="00074647">
              <w:rPr>
                <w:rFonts w:ascii="新細明體" w:hAnsi="新細明體" w:cs="Arial Unicode MS"/>
                <w:sz w:val="20"/>
              </w:rPr>
              <w:t>”</w:t>
            </w:r>
          </w:p>
          <w:p w:rsidR="00642003" w:rsidRPr="00074647" w:rsidRDefault="00642003" w:rsidP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 xml:space="preserve">    此欄為</w:t>
            </w:r>
            <w:r w:rsidRPr="00074647">
              <w:rPr>
                <w:rFonts w:ascii="新細明體" w:hAnsi="新細明體" w:cs="Arial Unicode MS"/>
                <w:sz w:val="20"/>
              </w:rPr>
              <w:t>“</w:t>
            </w:r>
            <w:r w:rsidRPr="00074647">
              <w:rPr>
                <w:rFonts w:ascii="新細明體" w:hAnsi="新細明體" w:cs="Arial Unicode MS" w:hint="eastAsia"/>
                <w:sz w:val="20"/>
              </w:rPr>
              <w:t>Y</w:t>
            </w:r>
            <w:r w:rsidRPr="00074647">
              <w:rPr>
                <w:rFonts w:ascii="新細明體" w:hAnsi="新細明體" w:cs="Arial Unicode MS"/>
                <w:sz w:val="20"/>
              </w:rPr>
              <w:t>”</w:t>
            </w:r>
          </w:p>
          <w:p w:rsidR="00642003" w:rsidRPr="00074647" w:rsidRDefault="00642003" w:rsidP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ELSE</w:t>
            </w:r>
          </w:p>
          <w:p w:rsidR="00642003" w:rsidRPr="00074647" w:rsidRDefault="00642003" w:rsidP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642003">
              <w:rPr>
                <w:rFonts w:ascii="新細明體" w:hAnsi="新細明體" w:cs="Arial Unicode MS" w:hint="eastAsia"/>
                <w:sz w:val="20"/>
              </w:rPr>
              <w:t xml:space="preserve">    此欄為</w:t>
            </w:r>
            <w:r w:rsidRPr="00642003">
              <w:rPr>
                <w:rFonts w:ascii="新細明體" w:hAnsi="新細明體" w:cs="Arial Unicode MS"/>
                <w:sz w:val="20"/>
              </w:rPr>
              <w:t>“</w:t>
            </w:r>
            <w:r>
              <w:rPr>
                <w:rFonts w:ascii="新細明體" w:hAnsi="新細明體" w:cs="Arial Unicode MS" w:hint="eastAsia"/>
                <w:sz w:val="20"/>
              </w:rPr>
              <w:t>N</w:t>
            </w:r>
            <w:r w:rsidRPr="00642003">
              <w:rPr>
                <w:rFonts w:ascii="新細明體" w:hAnsi="新細明體" w:cs="Arial Unicode MS"/>
                <w:sz w:val="20"/>
              </w:rPr>
              <w:t>”</w:t>
            </w:r>
          </w:p>
          <w:p w:rsidR="00642003" w:rsidRPr="00074647" w:rsidRDefault="00642003" w:rsidP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END IF</w:t>
            </w:r>
          </w:p>
        </w:tc>
      </w:tr>
      <w:tr w:rsidR="0064200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42003" w:rsidRPr="00642003" w:rsidRDefault="006420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642003">
              <w:rPr>
                <w:rFonts w:ascii="新細明體" w:hAnsi="新細明體" w:hint="eastAsia"/>
                <w:sz w:val="20"/>
                <w:szCs w:val="20"/>
              </w:rPr>
              <w:t>受益人姓名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42003" w:rsidRPr="00074647" w:rsidRDefault="00642003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畫面上輸入的</w:t>
            </w:r>
            <w:r w:rsidRPr="00642003">
              <w:rPr>
                <w:rFonts w:ascii="新細明體" w:hAnsi="新細明體" w:hint="eastAsia"/>
                <w:sz w:val="20"/>
                <w:szCs w:val="20"/>
              </w:rPr>
              <w:t>受益人姓名</w:t>
            </w:r>
            <w:r w:rsidRPr="00642003">
              <w:rPr>
                <w:rFonts w:ascii="新細明體" w:hAnsi="新細明體" w:cs="Arial" w:hint="eastAsia"/>
              </w:rPr>
              <w:t>，</w:t>
            </w:r>
            <w:r w:rsidRPr="00074647">
              <w:rPr>
                <w:rFonts w:ascii="新細明體" w:hAnsi="新細明體" w:cs="Arial Unicode MS" w:hint="eastAsia"/>
                <w:sz w:val="20"/>
              </w:rPr>
              <w:t>若沒輸入此欄為空白</w:t>
            </w:r>
          </w:p>
        </w:tc>
      </w:tr>
      <w:tr w:rsidR="00E25F0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25F03" w:rsidRPr="00642003" w:rsidRDefault="00E25F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E25F03">
              <w:rPr>
                <w:rFonts w:ascii="新細明體" w:hAnsi="新細明體" w:hint="eastAsia"/>
                <w:sz w:val="20"/>
                <w:szCs w:val="20"/>
              </w:rPr>
              <w:t>補件輸入人員單位代號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25F03" w:rsidRPr="00074647" w:rsidRDefault="00E25F03">
            <w:pPr>
              <w:rPr>
                <w:rFonts w:ascii="新細明體" w:hAnsi="新細明體" w:cs="Arial Unicode MS" w:hint="eastAsia"/>
                <w:sz w:val="20"/>
              </w:rPr>
            </w:pPr>
            <w:r>
              <w:rPr>
                <w:rFonts w:ascii="新細明體" w:hAnsi="新細明體" w:cs="Arial Unicode MS" w:hint="eastAsia"/>
                <w:sz w:val="20"/>
              </w:rPr>
              <w:t>登入者單位代號</w:t>
            </w:r>
          </w:p>
        </w:tc>
      </w:tr>
      <w:tr w:rsidR="00E25F0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25F03" w:rsidRPr="00642003" w:rsidRDefault="00E25F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E25F03">
              <w:rPr>
                <w:rFonts w:ascii="新細明體" w:hAnsi="新細明體" w:hint="eastAsia"/>
                <w:sz w:val="20"/>
                <w:szCs w:val="20"/>
              </w:rPr>
              <w:t>補件輸入人員單位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25F03" w:rsidRPr="00074647" w:rsidRDefault="00E25F03">
            <w:pPr>
              <w:rPr>
                <w:rFonts w:ascii="新細明體" w:hAnsi="新細明體" w:cs="Arial Unicode MS" w:hint="eastAsia"/>
                <w:sz w:val="20"/>
              </w:rPr>
            </w:pPr>
            <w:r>
              <w:rPr>
                <w:rFonts w:ascii="新細明體" w:hAnsi="新細明體" w:cs="Arial Unicode MS" w:hint="eastAsia"/>
                <w:sz w:val="20"/>
              </w:rPr>
              <w:t>登入者單位中文</w:t>
            </w:r>
          </w:p>
        </w:tc>
      </w:tr>
      <w:tr w:rsidR="00E25F0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25F03" w:rsidRPr="00642003" w:rsidRDefault="00E25F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E25F03">
              <w:rPr>
                <w:rFonts w:ascii="新細明體" w:hAnsi="新細明體" w:hint="eastAsia"/>
                <w:sz w:val="20"/>
                <w:szCs w:val="20"/>
              </w:rPr>
              <w:t>補件輸入人員姓名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25F03" w:rsidRPr="00074647" w:rsidRDefault="00E25F03">
            <w:pPr>
              <w:rPr>
                <w:rFonts w:ascii="新細明體" w:hAnsi="新細明體" w:cs="Arial Unicode MS" w:hint="eastAsia"/>
                <w:sz w:val="20"/>
              </w:rPr>
            </w:pPr>
            <w:r>
              <w:rPr>
                <w:rFonts w:ascii="新細明體" w:hAnsi="新細明體" w:cs="Arial Unicode MS" w:hint="eastAsia"/>
                <w:sz w:val="20"/>
              </w:rPr>
              <w:t>登入者姓名</w:t>
            </w:r>
          </w:p>
        </w:tc>
      </w:tr>
      <w:tr w:rsidR="00E25F0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25F03" w:rsidRPr="00642003" w:rsidRDefault="00E25F0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E25F03">
              <w:rPr>
                <w:rFonts w:ascii="新細明體" w:hAnsi="新細明體" w:hint="eastAsia"/>
                <w:sz w:val="20"/>
                <w:szCs w:val="20"/>
              </w:rPr>
              <w:t>補件輸入單位層級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E25F03" w:rsidRPr="00074647" w:rsidRDefault="00E25F03" w:rsidP="00E25F03">
            <w:pPr>
              <w:rPr>
                <w:rFonts w:ascii="新細明體" w:hAnsi="新細明體" w:cs="Arial Unicode MS" w:hint="eastAsia"/>
                <w:sz w:val="20"/>
              </w:rPr>
            </w:pPr>
            <w:r>
              <w:rPr>
                <w:rFonts w:ascii="新細明體" w:hAnsi="新細明體" w:cs="Arial Unicode MS" w:hint="eastAsia"/>
                <w:sz w:val="20"/>
              </w:rPr>
              <w:t>預設為</w:t>
            </w:r>
            <w:r>
              <w:rPr>
                <w:rFonts w:ascii="新細明體" w:hAnsi="新細明體" w:cs="Arial Unicode MS"/>
                <w:sz w:val="20"/>
              </w:rPr>
              <w:t>“</w:t>
            </w:r>
            <w:r>
              <w:rPr>
                <w:rFonts w:ascii="新細明體" w:hAnsi="新細明體" w:cs="Arial Unicode MS" w:hint="eastAsia"/>
                <w:sz w:val="20"/>
              </w:rPr>
              <w:t>1</w:t>
            </w:r>
            <w:r>
              <w:rPr>
                <w:rFonts w:ascii="新細明體" w:hAnsi="新細明體" w:cs="Arial Unicode MS"/>
                <w:sz w:val="20"/>
              </w:rPr>
              <w:t>”</w:t>
            </w:r>
            <w:r>
              <w:rPr>
                <w:rFonts w:ascii="新細明體" w:hAnsi="新細明體" w:cs="Arial Unicode MS" w:hint="eastAsia"/>
                <w:sz w:val="20"/>
              </w:rPr>
              <w:t>。</w:t>
            </w:r>
            <w:r w:rsidRPr="00E25F03">
              <w:rPr>
                <w:rFonts w:ascii="新細明體" w:hAnsi="新細明體" w:cs="Arial Unicode MS" w:hint="eastAsia"/>
                <w:sz w:val="20"/>
              </w:rPr>
              <w:t xml:space="preserve">若$服務中心角色 = </w:t>
            </w:r>
            <w:r>
              <w:rPr>
                <w:rFonts w:ascii="新細明體" w:hAnsi="新細明體" w:cs="Arial Unicode MS" w:hint="eastAsia"/>
                <w:sz w:val="20"/>
              </w:rPr>
              <w:t xml:space="preserve">Y </w:t>
            </w:r>
            <w:r w:rsidRPr="00E25F03">
              <w:rPr>
                <w:rFonts w:ascii="新細明體" w:hAnsi="新細明體" w:cs="Arial Unicode MS"/>
                <w:sz w:val="20"/>
              </w:rPr>
              <w:sym w:font="Wingdings" w:char="F0E8"/>
            </w:r>
            <w:r>
              <w:rPr>
                <w:rFonts w:ascii="新細明體" w:hAnsi="新細明體" w:cs="Arial Unicode MS" w:hint="eastAsia"/>
                <w:sz w:val="20"/>
              </w:rPr>
              <w:t xml:space="preserve"> </w:t>
            </w:r>
            <w:r>
              <w:rPr>
                <w:rFonts w:ascii="新細明體" w:hAnsi="新細明體" w:cs="Arial Unicode MS"/>
                <w:sz w:val="20"/>
              </w:rPr>
              <w:t>“</w:t>
            </w:r>
            <w:r>
              <w:rPr>
                <w:rFonts w:ascii="新細明體" w:hAnsi="新細明體" w:cs="Arial Unicode MS" w:hint="eastAsia"/>
                <w:sz w:val="20"/>
              </w:rPr>
              <w:t>2</w:t>
            </w:r>
            <w:r>
              <w:rPr>
                <w:rFonts w:ascii="新細明體" w:hAnsi="新細明體" w:cs="Arial Unicode MS"/>
                <w:sz w:val="20"/>
              </w:rPr>
              <w:t>”</w:t>
            </w:r>
          </w:p>
        </w:tc>
      </w:tr>
      <w:tr w:rsidR="00B85BB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85BB3" w:rsidRPr="00E25F03" w:rsidRDefault="00B85BB3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B85BB3">
              <w:rPr>
                <w:rFonts w:ascii="新細明體" w:hAnsi="新細明體"/>
                <w:sz w:val="20"/>
                <w:szCs w:val="20"/>
              </w:rPr>
              <w:t>補全種類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85BB3" w:rsidRDefault="00B85BB3" w:rsidP="00E25F03">
            <w:pPr>
              <w:rPr>
                <w:rFonts w:ascii="新細明體" w:hAnsi="新細明體" w:cs="Arial Unicode MS" w:hint="eastAsia"/>
                <w:sz w:val="20"/>
              </w:rPr>
            </w:pPr>
            <w:r w:rsidRPr="00B85BB3">
              <w:rPr>
                <w:rFonts w:ascii="新細明體" w:hAnsi="新細明體" w:cs="Arial Unicode MS" w:hint="eastAsia"/>
                <w:sz w:val="20"/>
              </w:rPr>
              <w:t>DTAAC080</w:t>
            </w:r>
            <w:r>
              <w:rPr>
                <w:rFonts w:ascii="新細明體" w:hAnsi="新細明體" w:cs="Arial Unicode MS" w:hint="eastAsia"/>
                <w:sz w:val="20"/>
              </w:rPr>
              <w:t>.</w:t>
            </w:r>
            <w:r w:rsidRPr="00B85BB3">
              <w:rPr>
                <w:rFonts w:ascii="新細明體" w:hAnsi="新細明體" w:cs="Arial Unicode MS"/>
                <w:sz w:val="20"/>
              </w:rPr>
              <w:t>REP_TYPE</w:t>
            </w:r>
          </w:p>
        </w:tc>
      </w:tr>
      <w:tr w:rsidR="00B85BB3" w:rsidRPr="00074647" w:rsidTr="00642003">
        <w:trPr>
          <w:trHeight w:val="33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85BB3" w:rsidRPr="00B85BB3" w:rsidRDefault="00B85BB3">
            <w:pPr>
              <w:rPr>
                <w:rFonts w:ascii="新細明體" w:hAnsi="新細明體"/>
                <w:sz w:val="20"/>
                <w:szCs w:val="20"/>
              </w:rPr>
            </w:pPr>
            <w:r w:rsidRPr="00B85BB3">
              <w:rPr>
                <w:rFonts w:ascii="新細明體" w:hAnsi="新細明體"/>
                <w:sz w:val="20"/>
                <w:szCs w:val="20"/>
              </w:rPr>
              <w:t>補全到期日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85BB3" w:rsidRPr="00B85BB3" w:rsidRDefault="00B85BB3" w:rsidP="00E25F03">
            <w:pPr>
              <w:rPr>
                <w:rFonts w:ascii="新細明體" w:hAnsi="新細明體" w:cs="Arial Unicode MS" w:hint="eastAsia"/>
                <w:sz w:val="20"/>
              </w:rPr>
            </w:pPr>
            <w:r w:rsidRPr="00B85BB3">
              <w:rPr>
                <w:rFonts w:ascii="新細明體" w:hAnsi="新細明體" w:cs="Arial Unicode MS" w:hint="eastAsia"/>
                <w:sz w:val="20"/>
              </w:rPr>
              <w:t>補全輸入時間</w:t>
            </w:r>
            <w:r>
              <w:rPr>
                <w:rFonts w:ascii="新細明體" w:hAnsi="新細明體" w:cs="Arial Unicode MS" w:hint="eastAsia"/>
                <w:sz w:val="20"/>
              </w:rPr>
              <w:t>轉成DATE格式+</w:t>
            </w:r>
            <w:r w:rsidRPr="00B85BB3">
              <w:rPr>
                <w:rFonts w:ascii="新細明體" w:hAnsi="新細明體" w:cs="Arial Unicode MS" w:hint="eastAsia"/>
                <w:sz w:val="20"/>
              </w:rPr>
              <w:t xml:space="preserve"> DTAAC080</w:t>
            </w:r>
            <w:r>
              <w:rPr>
                <w:rFonts w:ascii="新細明體" w:hAnsi="新細明體" w:cs="Arial Unicode MS" w:hint="eastAsia"/>
                <w:sz w:val="20"/>
              </w:rPr>
              <w:t>.</w:t>
            </w:r>
            <w:r w:rsidRPr="00B85BB3">
              <w:rPr>
                <w:rFonts w:ascii="新細明體" w:hAnsi="新細明體" w:cs="Arial Unicode MS"/>
                <w:sz w:val="20"/>
              </w:rPr>
              <w:t>COMPLETE_DATE</w:t>
            </w:r>
            <w:r>
              <w:rPr>
                <w:rFonts w:ascii="新細明體" w:hAnsi="新細明體" w:cs="Arial Unicode MS" w:hint="eastAsia"/>
                <w:sz w:val="20"/>
              </w:rPr>
              <w:t>天</w:t>
            </w:r>
          </w:p>
        </w:tc>
      </w:tr>
      <w:tr w:rsidR="00637785" w:rsidRPr="00074647" w:rsidTr="00642003">
        <w:trPr>
          <w:trHeight w:val="330"/>
          <w:ins w:id="18" w:author="伯珊" w:date="2020-05-22T13:07:00Z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37785" w:rsidRPr="00B85BB3" w:rsidRDefault="00637785">
            <w:pPr>
              <w:rPr>
                <w:ins w:id="19" w:author="伯珊" w:date="2020-05-22T13:07:00Z"/>
                <w:rFonts w:ascii="新細明體" w:hAnsi="新細明體"/>
                <w:sz w:val="20"/>
                <w:szCs w:val="20"/>
              </w:rPr>
            </w:pPr>
            <w:ins w:id="20" w:author="伯珊" w:date="2020-05-22T13:07:00Z">
              <w:r>
                <w:rPr>
                  <w:rFonts w:ascii="新細明體" w:hAnsi="新細明體" w:hint="eastAsia"/>
                  <w:sz w:val="20"/>
                  <w:szCs w:val="20"/>
                </w:rPr>
                <w:t>醫院代碼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37785" w:rsidRPr="00B85BB3" w:rsidRDefault="00AC7021" w:rsidP="00E25F03">
            <w:pPr>
              <w:rPr>
                <w:ins w:id="21" w:author="伯珊" w:date="2020-05-22T13:07:00Z"/>
                <w:rFonts w:ascii="新細明體" w:hAnsi="新細明體" w:cs="Arial Unicode MS" w:hint="eastAsia"/>
                <w:sz w:val="20"/>
              </w:rPr>
            </w:pPr>
            <w:ins w:id="22" w:author="伯珊" w:date="2020-05-22T19:59:00Z">
              <w:r>
                <w:rPr>
                  <w:rFonts w:ascii="新細明體" w:hAnsi="新細明體" w:hint="eastAsia"/>
                  <w:color w:val="000000"/>
                </w:rPr>
                <w:t>若DTAAC080.</w:t>
              </w:r>
              <w:r w:rsidRPr="005642CE">
                <w:t xml:space="preserve"> </w:t>
              </w:r>
              <w:r w:rsidRPr="005642CE">
                <w:rPr>
                  <w:rFonts w:ascii="新細明體" w:hAnsi="新細明體"/>
                  <w:color w:val="000000"/>
                </w:rPr>
                <w:t>FU_IND</w:t>
              </w:r>
              <w:r>
                <w:rPr>
                  <w:rFonts w:ascii="新細明體" w:hAnsi="新細明體"/>
                  <w:color w:val="000000"/>
                </w:rPr>
                <w:t xml:space="preserve"> = </w:t>
              </w:r>
              <w:r>
                <w:rPr>
                  <w:rFonts w:ascii="新細明體" w:hAnsi="新細明體" w:hint="eastAsia"/>
                  <w:color w:val="000000"/>
                </w:rPr>
                <w:t>3</w:t>
              </w:r>
              <w:r>
                <w:rPr>
                  <w:rFonts w:ascii="新細明體" w:hAnsi="新細明體"/>
                  <w:color w:val="000000"/>
                </w:rPr>
                <w:t xml:space="preserve"> </w:t>
              </w:r>
              <w:r>
                <w:rPr>
                  <w:rFonts w:ascii="新細明體" w:hAnsi="新細明體" w:hint="eastAsia"/>
                  <w:color w:val="000000"/>
                </w:rPr>
                <w:t>時</w:t>
              </w:r>
              <w:r w:rsidRPr="00AC7021">
                <w:rPr>
                  <w:rFonts w:ascii="新細明體" w:hAnsi="新細明體"/>
                  <w:color w:val="000000"/>
                </w:rPr>
                <w:sym w:font="Wingdings" w:char="F0E8"/>
              </w:r>
              <w:r>
                <w:rPr>
                  <w:rFonts w:ascii="新細明體" w:hAnsi="新細明體" w:hint="eastAsia"/>
                  <w:color w:val="000000"/>
                </w:rPr>
                <w:t xml:space="preserve"> 該筆醫院代碼</w:t>
              </w:r>
            </w:ins>
          </w:p>
        </w:tc>
      </w:tr>
      <w:tr w:rsidR="00637785" w:rsidRPr="00074647" w:rsidTr="00642003">
        <w:trPr>
          <w:trHeight w:val="330"/>
          <w:ins w:id="23" w:author="伯珊" w:date="2020-05-22T13:07:00Z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37785" w:rsidRDefault="00637785">
            <w:pPr>
              <w:rPr>
                <w:ins w:id="24" w:author="伯珊" w:date="2020-05-22T13:07:00Z"/>
                <w:rFonts w:ascii="新細明體" w:hAnsi="新細明體" w:hint="eastAsia"/>
                <w:sz w:val="20"/>
                <w:szCs w:val="20"/>
              </w:rPr>
            </w:pPr>
            <w:ins w:id="25" w:author="伯珊" w:date="2020-05-22T13:08:00Z">
              <w:r>
                <w:rPr>
                  <w:rFonts w:ascii="新細明體" w:hAnsi="新細明體" w:hint="eastAsia"/>
                  <w:sz w:val="20"/>
                  <w:szCs w:val="20"/>
                </w:rPr>
                <w:t>醫院中文名稱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37785" w:rsidRPr="00B85BB3" w:rsidRDefault="00AC7021" w:rsidP="00E25F03">
            <w:pPr>
              <w:rPr>
                <w:ins w:id="26" w:author="伯珊" w:date="2020-05-22T13:07:00Z"/>
                <w:rFonts w:ascii="新細明體" w:hAnsi="新細明體" w:cs="Arial Unicode MS" w:hint="eastAsia"/>
                <w:sz w:val="20"/>
              </w:rPr>
            </w:pPr>
            <w:ins w:id="27" w:author="伯珊" w:date="2020-05-22T19:59:00Z">
              <w:r>
                <w:rPr>
                  <w:rFonts w:ascii="新細明體" w:hAnsi="新細明體" w:hint="eastAsia"/>
                  <w:color w:val="000000"/>
                </w:rPr>
                <w:t>若DTAAC080.</w:t>
              </w:r>
              <w:r w:rsidRPr="005642CE">
                <w:t xml:space="preserve"> </w:t>
              </w:r>
              <w:r w:rsidRPr="005642CE">
                <w:rPr>
                  <w:rFonts w:ascii="新細明體" w:hAnsi="新細明體"/>
                  <w:color w:val="000000"/>
                </w:rPr>
                <w:t>FU_IND</w:t>
              </w:r>
              <w:r>
                <w:rPr>
                  <w:rFonts w:ascii="新細明體" w:hAnsi="新細明體"/>
                  <w:color w:val="000000"/>
                </w:rPr>
                <w:t xml:space="preserve"> = </w:t>
              </w:r>
              <w:r>
                <w:rPr>
                  <w:rFonts w:ascii="新細明體" w:hAnsi="新細明體" w:hint="eastAsia"/>
                  <w:color w:val="000000"/>
                </w:rPr>
                <w:t>3</w:t>
              </w:r>
              <w:r>
                <w:rPr>
                  <w:rFonts w:ascii="新細明體" w:hAnsi="新細明體"/>
                  <w:color w:val="000000"/>
                </w:rPr>
                <w:t xml:space="preserve"> </w:t>
              </w:r>
              <w:r>
                <w:rPr>
                  <w:rFonts w:ascii="新細明體" w:hAnsi="新細明體" w:hint="eastAsia"/>
                  <w:color w:val="000000"/>
                </w:rPr>
                <w:t>時</w:t>
              </w:r>
              <w:r w:rsidRPr="00AC7021">
                <w:rPr>
                  <w:rFonts w:ascii="新細明體" w:hAnsi="新細明體"/>
                  <w:color w:val="000000"/>
                </w:rPr>
                <w:sym w:font="Wingdings" w:char="F0E8"/>
              </w:r>
              <w:r>
                <w:rPr>
                  <w:rFonts w:ascii="新細明體" w:hAnsi="新細明體" w:hint="eastAsia"/>
                  <w:color w:val="000000"/>
                </w:rPr>
                <w:t xml:space="preserve"> 該筆醫院中文名稱</w:t>
              </w:r>
            </w:ins>
          </w:p>
        </w:tc>
      </w:tr>
      <w:tr w:rsidR="00637785" w:rsidRPr="00074647" w:rsidTr="00642003">
        <w:trPr>
          <w:trHeight w:val="330"/>
          <w:ins w:id="28" w:author="伯珊" w:date="2020-05-22T13:08:00Z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37785" w:rsidRDefault="00637785">
            <w:pPr>
              <w:rPr>
                <w:ins w:id="29" w:author="伯珊" w:date="2020-05-22T13:08:00Z"/>
                <w:rFonts w:ascii="新細明體" w:hAnsi="新細明體" w:hint="eastAsia"/>
                <w:sz w:val="20"/>
                <w:szCs w:val="20"/>
              </w:rPr>
            </w:pPr>
            <w:ins w:id="30" w:author="伯珊" w:date="2020-05-22T13:08:00Z">
              <w:r w:rsidRPr="00637785">
                <w:rPr>
                  <w:rFonts w:ascii="新細明體" w:hAnsi="新細明體" w:hint="eastAsia"/>
                  <w:sz w:val="20"/>
                  <w:szCs w:val="20"/>
                </w:rPr>
                <w:t>套印同意書存放路徑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637785" w:rsidRDefault="00AC7021" w:rsidP="00E25F03">
            <w:pPr>
              <w:rPr>
                <w:ins w:id="31" w:author="伯珊" w:date="2020-05-22T20:00:00Z"/>
                <w:rFonts w:ascii="新細明體" w:hAnsi="新細明體" w:cs="Arial Unicode MS"/>
                <w:sz w:val="20"/>
              </w:rPr>
            </w:pPr>
            <w:ins w:id="32" w:author="伯珊" w:date="2020-05-22T20:00:00Z">
              <w:r>
                <w:rPr>
                  <w:rFonts w:ascii="新細明體" w:hAnsi="新細明體" w:cs="Arial Unicode MS" w:hint="eastAsia"/>
                  <w:sz w:val="20"/>
                </w:rPr>
                <w:t>若有上傳附件，則紀錄完整路徑</w:t>
              </w:r>
            </w:ins>
            <w:ins w:id="33" w:author="伯珊" w:date="2020-05-22T20:02:00Z">
              <w:r w:rsidR="00DE402D">
                <w:rPr>
                  <w:rFonts w:ascii="新細明體" w:hAnsi="新細明體" w:cs="Arial Unicode MS" w:hint="eastAsia"/>
                  <w:sz w:val="20"/>
                </w:rPr>
                <w:t>：</w:t>
              </w:r>
            </w:ins>
          </w:p>
          <w:p w:rsidR="00AC7021" w:rsidRDefault="00AC7021" w:rsidP="00E25F03">
            <w:pPr>
              <w:rPr>
                <w:ins w:id="34" w:author="伯珊" w:date="2020-05-22T20:01:00Z"/>
                <w:rFonts w:ascii="新細明體" w:hAnsi="新細明體" w:cs="Arial Unicode MS"/>
                <w:sz w:val="20"/>
              </w:rPr>
            </w:pPr>
            <w:ins w:id="35" w:author="伯珊" w:date="2020-05-22T20:00:00Z">
              <w:r w:rsidRPr="00AC7021">
                <w:rPr>
                  <w:rFonts w:ascii="新細明體" w:hAnsi="新細明體" w:cs="Arial Unicode MS" w:hint="eastAsia"/>
                  <w:sz w:val="20"/>
                </w:rPr>
                <w:t>$DATA/DTAAJ010/$DBDate/$APLY_NO底下，檔名:DTAAC080.</w:t>
              </w:r>
              <w:r w:rsidRPr="00AC7021">
                <w:rPr>
                  <w:rFonts w:ascii="新細明體" w:hAnsi="新細明體" w:cs="Arial Unicode MS"/>
                  <w:sz w:val="20"/>
                </w:rPr>
                <w:t xml:space="preserve"> REP_DOC_CODE</w:t>
              </w:r>
              <w:r w:rsidRPr="00AC7021">
                <w:rPr>
                  <w:rFonts w:ascii="新細明體" w:hAnsi="新細明體" w:cs="Arial Unicode MS" w:hint="eastAsia"/>
                  <w:sz w:val="20"/>
                </w:rPr>
                <w:t xml:space="preserve"> + </w:t>
              </w:r>
              <w:r w:rsidRPr="00AC7021">
                <w:rPr>
                  <w:rFonts w:ascii="新細明體" w:hAnsi="新細明體" w:cs="Arial Unicode MS"/>
                  <w:sz w:val="20"/>
                </w:rPr>
                <w:t>“</w:t>
              </w:r>
              <w:r w:rsidRPr="00AC7021">
                <w:rPr>
                  <w:rFonts w:ascii="新細明體" w:hAnsi="新細明體" w:cs="Arial Unicode MS" w:hint="eastAsia"/>
                  <w:sz w:val="20"/>
                </w:rPr>
                <w:t>_</w:t>
              </w:r>
              <w:r w:rsidRPr="00AC7021">
                <w:rPr>
                  <w:rFonts w:ascii="新細明體" w:hAnsi="新細明體" w:cs="Arial Unicode MS"/>
                  <w:sz w:val="20"/>
                </w:rPr>
                <w:t>”</w:t>
              </w:r>
              <w:r w:rsidRPr="00AC7021">
                <w:rPr>
                  <w:rFonts w:ascii="新細明體" w:hAnsi="新細明體" w:cs="Arial Unicode MS" w:hint="eastAsia"/>
                  <w:sz w:val="20"/>
                </w:rPr>
                <w:t xml:space="preserve"> + </w:t>
              </w:r>
              <w:r w:rsidRPr="00AC7021">
                <w:rPr>
                  <w:rFonts w:ascii="新細明體" w:hAnsi="新細明體" w:cs="Arial Unicode MS"/>
                  <w:sz w:val="20"/>
                </w:rPr>
                <w:t>DTAAJ010.SER_NO +“</w:t>
              </w:r>
              <w:r w:rsidRPr="00AC7021">
                <w:rPr>
                  <w:rFonts w:ascii="新細明體" w:hAnsi="新細明體" w:cs="Arial Unicode MS" w:hint="eastAsia"/>
                  <w:sz w:val="20"/>
                </w:rPr>
                <w:t>.pdf</w:t>
              </w:r>
              <w:r w:rsidRPr="00AC7021">
                <w:rPr>
                  <w:rFonts w:ascii="新細明體" w:hAnsi="新細明體" w:cs="Arial Unicode MS"/>
                  <w:sz w:val="20"/>
                </w:rPr>
                <w:t>”</w:t>
              </w:r>
            </w:ins>
          </w:p>
          <w:p w:rsidR="00AC7021" w:rsidRDefault="00AC7021" w:rsidP="00E25F03">
            <w:pPr>
              <w:rPr>
                <w:ins w:id="36" w:author="伯珊" w:date="2020-05-22T20:01:00Z"/>
                <w:rFonts w:ascii="新細明體" w:hAnsi="新細明體" w:cs="Arial Unicode MS"/>
                <w:sz w:val="20"/>
              </w:rPr>
            </w:pPr>
          </w:p>
          <w:p w:rsidR="00AC7021" w:rsidRPr="00AC7021" w:rsidRDefault="00AC7021" w:rsidP="00E25F03">
            <w:pPr>
              <w:rPr>
                <w:ins w:id="37" w:author="伯珊" w:date="2020-05-22T13:08:00Z"/>
                <w:rFonts w:ascii="新細明體" w:hAnsi="新細明體" w:cs="Arial Unicode MS" w:hint="eastAsia"/>
                <w:sz w:val="20"/>
              </w:rPr>
            </w:pPr>
            <w:ins w:id="38" w:author="伯珊" w:date="2020-05-22T20:01:00Z">
              <w:r w:rsidRPr="00B27785">
                <w:rPr>
                  <w:rFonts w:ascii="微軟正黑體" w:eastAsia="微軟正黑體" w:hAnsi="微軟正黑體" w:hint="eastAsia"/>
                  <w:noProof/>
                  <w:color w:val="000000"/>
                </w:rPr>
                <w:t>$DATA</w:t>
              </w:r>
              <w:r w:rsidRPr="00B27785">
                <w:rPr>
                  <w:rFonts w:ascii="微軟正黑體" w:eastAsia="微軟正黑體" w:hAnsi="微軟正黑體"/>
                  <w:noProof/>
                  <w:color w:val="000000"/>
                </w:rPr>
                <w:t xml:space="preserve">  = FileStoreUtil.getSaveRoot()</w:t>
              </w:r>
            </w:ins>
          </w:p>
        </w:tc>
      </w:tr>
    </w:tbl>
    <w:p w:rsidR="00F70CDD" w:rsidRPr="00074647" w:rsidRDefault="00F70CDD">
      <w:pPr>
        <w:pStyle w:val="Tabletext"/>
        <w:keepLines w:val="0"/>
        <w:spacing w:after="0" w:line="240" w:lineRule="auto"/>
        <w:rPr>
          <w:rFonts w:ascii="新細明體" w:hAnsi="新細明體" w:hint="eastAsia"/>
          <w:lang w:eastAsia="zh-TW"/>
        </w:rPr>
      </w:pPr>
    </w:p>
    <w:p w:rsidR="00F70CDD" w:rsidRPr="00074647" w:rsidRDefault="00F70CDD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失敗處理：</w:t>
      </w:r>
    </w:p>
    <w:p w:rsidR="00F70CDD" w:rsidRPr="00074647" w:rsidRDefault="00F70CD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 xml:space="preserve">回覆訊息： </w:t>
      </w:r>
      <w:r w:rsidRPr="00074647">
        <w:rPr>
          <w:rFonts w:ascii="新細明體" w:hAnsi="新細明體"/>
          <w:lang w:eastAsia="zh-TW"/>
        </w:rPr>
        <w:t>“</w:t>
      </w:r>
      <w:r w:rsidRPr="00074647">
        <w:rPr>
          <w:rFonts w:ascii="新細明體" w:hAnsi="新細明體" w:hint="eastAsia"/>
          <w:lang w:eastAsia="zh-TW"/>
        </w:rPr>
        <w:t>寫入補全紀錄檔失敗</w:t>
      </w:r>
      <w:r w:rsidRPr="00074647">
        <w:rPr>
          <w:rFonts w:ascii="新細明體" w:hAnsi="新細明體"/>
          <w:lang w:eastAsia="zh-TW"/>
        </w:rPr>
        <w:t>”</w:t>
      </w:r>
      <w:r w:rsidRPr="00074647">
        <w:rPr>
          <w:rFonts w:ascii="新細明體" w:hAnsi="新細明體" w:hint="eastAsia"/>
          <w:lang w:eastAsia="zh-TW"/>
        </w:rPr>
        <w:t xml:space="preserve"> 。</w:t>
      </w:r>
    </w:p>
    <w:p w:rsidR="00F70CDD" w:rsidRPr="00074647" w:rsidRDefault="00F70CDD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return。</w:t>
      </w:r>
    </w:p>
    <w:p w:rsidR="00E80AE0" w:rsidRPr="00684C5E" w:rsidRDefault="00E80AE0" w:rsidP="00E80AE0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lang w:eastAsia="zh-TW"/>
        </w:rPr>
      </w:pPr>
      <w:r w:rsidRPr="00684C5E">
        <w:rPr>
          <w:rFonts w:ascii="新細明體" w:hAnsi="新細明體" w:hint="eastAsia"/>
          <w:bCs/>
          <w:color w:val="000000"/>
          <w:sz w:val="24"/>
          <w:szCs w:val="24"/>
          <w:lang w:eastAsia="zh-TW"/>
        </w:rPr>
        <w:t>若剛剛寫入的</w:t>
      </w:r>
      <w:r w:rsidRPr="00684C5E">
        <w:rPr>
          <w:rFonts w:ascii="新細明體" w:hAnsi="新細明體" w:hint="eastAsia"/>
          <w:color w:val="000000"/>
          <w:lang w:eastAsia="zh-TW"/>
        </w:rPr>
        <w:t>補全紀錄檔(</w:t>
      </w:r>
      <w:r w:rsidRPr="00684C5E">
        <w:rPr>
          <w:rFonts w:ascii="新細明體" w:hAnsi="新細明體" w:hint="eastAsia"/>
          <w:bCs/>
          <w:color w:val="000000"/>
          <w:sz w:val="24"/>
          <w:szCs w:val="24"/>
          <w:lang w:eastAsia="zh-TW"/>
        </w:rPr>
        <w:t>(DTAAJ010</w:t>
      </w:r>
      <w:r w:rsidRPr="00684C5E">
        <w:rPr>
          <w:rFonts w:ascii="新細明體" w:hAnsi="新細明體" w:hint="eastAsia"/>
          <w:color w:val="000000"/>
          <w:lang w:eastAsia="zh-TW"/>
        </w:rPr>
        <w:t>)中有除外的話(補全文件代號為</w:t>
      </w:r>
      <w:r w:rsidRPr="00684C5E">
        <w:rPr>
          <w:color w:val="000000"/>
          <w:lang w:eastAsia="zh-TW"/>
        </w:rPr>
        <w:t xml:space="preserve"> “</w:t>
      </w:r>
      <w:r w:rsidRPr="00684C5E">
        <w:rPr>
          <w:rFonts w:ascii="新細明體" w:hAnsi="新細明體"/>
          <w:color w:val="000000"/>
          <w:lang w:eastAsia="zh-TW"/>
        </w:rPr>
        <w:t>310053”</w:t>
      </w:r>
      <w:r w:rsidRPr="00684C5E">
        <w:rPr>
          <w:rFonts w:ascii="新細明體" w:hAnsi="新細明體" w:hint="eastAsia"/>
          <w:color w:val="000000"/>
          <w:lang w:eastAsia="zh-TW"/>
        </w:rPr>
        <w:t>或</w:t>
      </w:r>
      <w:r w:rsidRPr="00684C5E">
        <w:rPr>
          <w:rFonts w:ascii="新細明體" w:hAnsi="新細明體"/>
          <w:color w:val="000000"/>
          <w:lang w:eastAsia="zh-TW"/>
        </w:rPr>
        <w:t>”31005</w:t>
      </w:r>
      <w:r w:rsidRPr="00684C5E">
        <w:rPr>
          <w:rFonts w:ascii="新細明體" w:hAnsi="新細明體" w:hint="eastAsia"/>
          <w:color w:val="000000"/>
          <w:lang w:eastAsia="zh-TW"/>
        </w:rPr>
        <w:t>8</w:t>
      </w:r>
      <w:r w:rsidRPr="00684C5E">
        <w:rPr>
          <w:rFonts w:ascii="新細明體" w:hAnsi="新細明體"/>
          <w:color w:val="000000"/>
          <w:lang w:eastAsia="zh-TW"/>
        </w:rPr>
        <w:t>”</w:t>
      </w:r>
      <w:r w:rsidRPr="00684C5E">
        <w:rPr>
          <w:rFonts w:ascii="新細明體" w:hAnsi="新細明體" w:hint="eastAsia"/>
          <w:color w:val="000000"/>
          <w:lang w:eastAsia="zh-TW"/>
        </w:rPr>
        <w:t>)</w:t>
      </w:r>
    </w:p>
    <w:p w:rsidR="00E80AE0" w:rsidRPr="00684C5E" w:rsidRDefault="00E80AE0" w:rsidP="00E80AE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lang w:eastAsia="zh-TW"/>
        </w:rPr>
      </w:pPr>
      <w:r w:rsidRPr="00684C5E">
        <w:rPr>
          <w:rFonts w:ascii="新細明體" w:hAnsi="新細明體" w:hint="eastAsia"/>
          <w:bCs/>
          <w:color w:val="000000"/>
          <w:sz w:val="24"/>
          <w:szCs w:val="24"/>
          <w:lang w:eastAsia="zh-TW"/>
        </w:rPr>
        <w:t>則將目前畫面有的除外資料(DTAAJ011)進行狀態更新(由"N"變成"Y")</w:t>
      </w:r>
    </w:p>
    <w:p w:rsidR="008A69A2" w:rsidRPr="00684C5E" w:rsidRDefault="008A69A2" w:rsidP="00E80AE0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lang w:eastAsia="zh-TW"/>
        </w:rPr>
      </w:pPr>
      <w:r w:rsidRPr="00684C5E">
        <w:rPr>
          <w:rFonts w:ascii="新細明體" w:hAnsi="新細明體" w:hint="eastAsia"/>
          <w:bCs/>
          <w:color w:val="000000"/>
          <w:sz w:val="24"/>
          <w:szCs w:val="24"/>
          <w:lang w:eastAsia="zh-TW"/>
        </w:rPr>
        <w:t>寫一筆資料到服務中心報表清單檔DTZZI001，如此一來，服務中心人員可以從以下路徑去查看  核心系統&gt;&gt;系統管理&gt;&gt;每日報表作業&gt;&gt;服務中心報表查詢</w:t>
      </w:r>
    </w:p>
    <w:p w:rsidR="00DD6724" w:rsidRPr="00074647" w:rsidRDefault="00DD6724" w:rsidP="00DD672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INSERT  DTAMF007</w:t>
      </w:r>
    </w:p>
    <w:p w:rsidR="00DD6724" w:rsidRPr="00074647" w:rsidRDefault="00DD6724" w:rsidP="00DD6724">
      <w:pPr>
        <w:pStyle w:val="Tabletext"/>
        <w:keepLines w:val="0"/>
        <w:spacing w:after="0" w:line="240" w:lineRule="auto"/>
        <w:ind w:left="851"/>
        <w:rPr>
          <w:rFonts w:ascii="新細明體" w:hAnsi="新細明體"/>
          <w:lang w:eastAsia="zh-TW"/>
        </w:rPr>
      </w:pPr>
      <w:r w:rsidRPr="00074647">
        <w:rPr>
          <w:rFonts w:ascii="新細明體" w:hAnsi="新細明體" w:hint="eastAsia"/>
          <w:lang w:eastAsia="zh-TW"/>
        </w:rPr>
        <w:t xml:space="preserve"> 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23"/>
        <w:gridCol w:w="3617"/>
      </w:tblGrid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jc w:val="center"/>
              <w:rPr>
                <w:rFonts w:ascii="新細明體" w:hAnsi="新細明體" w:cs="Arial Unicode MS"/>
                <w:bCs/>
                <w:sz w:val="20"/>
              </w:rPr>
            </w:pPr>
            <w:r w:rsidRPr="00074647">
              <w:rPr>
                <w:rFonts w:ascii="新細明體" w:hAnsi="新細明體" w:cs="Arial Unicode MS" w:hint="eastAsia"/>
                <w:bCs/>
                <w:sz w:val="20"/>
              </w:rPr>
              <w:t>欄位名稱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jc w:val="center"/>
              <w:rPr>
                <w:rFonts w:ascii="新細明體" w:hAnsi="新細明體" w:cs="Arial Unicode MS"/>
                <w:bCs/>
                <w:sz w:val="20"/>
              </w:rPr>
            </w:pPr>
            <w:r w:rsidRPr="00074647">
              <w:rPr>
                <w:rFonts w:ascii="新細明體" w:hAnsi="新細明體" w:hint="eastAsia"/>
                <w:bCs/>
                <w:sz w:val="20"/>
              </w:rPr>
              <w:t>資料來源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cs="Arial Unicode MS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</w:rPr>
              <w:t>受理編號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通知時間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</w:rPr>
            </w:pPr>
            <w:r w:rsidRPr="00074647">
              <w:rPr>
                <w:rFonts w:ascii="新細明體" w:hAnsi="新細明體" w:hint="eastAsia"/>
                <w:sz w:val="20"/>
              </w:rPr>
              <w:t>系統時間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序號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074647">
              <w:rPr>
                <w:rFonts w:ascii="新細明體" w:hAnsi="新細明體" w:cs="Arial Unicode MS" w:hint="eastAsia"/>
                <w:szCs w:val="24"/>
                <w:lang w:eastAsia="zh-TW"/>
              </w:rPr>
              <w:t>從1開始編起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補全訊息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cs="Arial Unicode MS"/>
                <w:sz w:val="20"/>
                <w:szCs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  <w:szCs w:val="20"/>
              </w:rPr>
              <w:t>補全文件中文 +  (註解文字)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案件受理單位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cs="Arial Unicode MS"/>
                <w:sz w:val="20"/>
              </w:rPr>
            </w:pPr>
            <w:r w:rsidRPr="00074647">
              <w:rPr>
                <w:rStyle w:val="a4"/>
                <w:rFonts w:ascii="新細明體" w:hAnsi="新細明體" w:hint="eastAsia"/>
                <w:caps/>
                <w:sz w:val="20"/>
              </w:rPr>
              <w:t>APLY_DIV_NO‧DTAAA001 BY 受理編號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處理人員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登入人員ID</w:t>
            </w:r>
          </w:p>
        </w:tc>
      </w:tr>
      <w:tr w:rsidR="00C01FD6" w:rsidRPr="00074647" w:rsidTr="00DD6724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D6724" w:rsidRPr="00074647" w:rsidRDefault="00DD6724" w:rsidP="00DD6724">
            <w:pPr>
              <w:rPr>
                <w:rFonts w:ascii="新細明體" w:hAnsi="新細明體" w:hint="eastAsia"/>
                <w:sz w:val="20"/>
                <w:szCs w:val="20"/>
              </w:rPr>
            </w:pPr>
            <w:r w:rsidRPr="00074647">
              <w:rPr>
                <w:rFonts w:ascii="新細明體" w:hAnsi="新細明體" w:hint="eastAsia"/>
                <w:sz w:val="20"/>
                <w:szCs w:val="20"/>
              </w:rPr>
              <w:t>處理時間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DD6724" w:rsidRPr="00074647" w:rsidRDefault="00DD6724" w:rsidP="00DD6724">
            <w:pPr>
              <w:rPr>
                <w:rFonts w:ascii="新細明體" w:hAnsi="新細明體" w:cs="Arial Unicode MS" w:hint="eastAsia"/>
                <w:sz w:val="20"/>
              </w:rPr>
            </w:pPr>
            <w:r w:rsidRPr="00074647">
              <w:rPr>
                <w:rFonts w:ascii="新細明體" w:hAnsi="新細明體" w:cs="Arial Unicode MS" w:hint="eastAsia"/>
                <w:sz w:val="20"/>
              </w:rPr>
              <w:t>系統時間</w:t>
            </w:r>
          </w:p>
        </w:tc>
      </w:tr>
    </w:tbl>
    <w:p w:rsidR="00DD6724" w:rsidRPr="00074647" w:rsidRDefault="00DD6724" w:rsidP="00DD672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失敗處理：</w:t>
      </w:r>
    </w:p>
    <w:p w:rsidR="00DD6724" w:rsidRPr="00074647" w:rsidRDefault="00DD6724" w:rsidP="00DD6724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 xml:space="preserve">回覆訊息： </w:t>
      </w:r>
      <w:r w:rsidRPr="00074647">
        <w:rPr>
          <w:rFonts w:ascii="新細明體" w:hAnsi="新細明體"/>
          <w:lang w:eastAsia="zh-TW"/>
        </w:rPr>
        <w:t>“</w:t>
      </w:r>
      <w:r w:rsidRPr="00074647">
        <w:rPr>
          <w:rFonts w:ascii="新細明體" w:hAnsi="新細明體" w:hint="eastAsia"/>
          <w:lang w:eastAsia="zh-TW"/>
        </w:rPr>
        <w:t>寫入管理大師補全紀錄檔失敗</w:t>
      </w:r>
      <w:r w:rsidRPr="00074647">
        <w:rPr>
          <w:rFonts w:ascii="新細明體" w:hAnsi="新細明體"/>
          <w:lang w:eastAsia="zh-TW"/>
        </w:rPr>
        <w:t>”</w:t>
      </w:r>
      <w:r w:rsidRPr="00074647">
        <w:rPr>
          <w:rFonts w:ascii="新細明體" w:hAnsi="新細明體" w:hint="eastAsia"/>
          <w:lang w:eastAsia="zh-TW"/>
        </w:rPr>
        <w:t xml:space="preserve"> 。</w:t>
      </w:r>
    </w:p>
    <w:p w:rsidR="00DD6724" w:rsidRPr="00074647" w:rsidRDefault="00DD6724" w:rsidP="00DD6724">
      <w:pPr>
        <w:pStyle w:val="Tabletext"/>
        <w:keepLines w:val="0"/>
        <w:numPr>
          <w:ilvl w:val="4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  <w:r w:rsidRPr="00074647">
        <w:rPr>
          <w:rFonts w:ascii="新細明體" w:hAnsi="新細明體" w:hint="eastAsia"/>
          <w:lang w:eastAsia="zh-TW"/>
        </w:rPr>
        <w:t>return。</w:t>
      </w:r>
    </w:p>
    <w:p w:rsidR="00DD6724" w:rsidRPr="00074647" w:rsidRDefault="00DD6724" w:rsidP="00DD672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lang w:eastAsia="zh-TW"/>
        </w:rPr>
      </w:pPr>
    </w:p>
    <w:p w:rsidR="00DD6724" w:rsidRPr="00074647" w:rsidRDefault="00DD6724" w:rsidP="00DD6724">
      <w:pPr>
        <w:pStyle w:val="Tabletext"/>
        <w:keepLines w:val="0"/>
        <w:spacing w:after="0" w:line="240" w:lineRule="auto"/>
        <w:ind w:left="851"/>
        <w:rPr>
          <w:rFonts w:ascii="新細明體" w:hAnsi="新細明體" w:hint="eastAsia"/>
          <w:lang w:eastAsia="zh-TW"/>
        </w:rPr>
      </w:pPr>
    </w:p>
    <w:p w:rsidR="0014740F" w:rsidRPr="006F332C" w:rsidRDefault="006F332C" w:rsidP="0014740F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strike/>
          <w:color w:val="000000"/>
          <w:lang w:eastAsia="zh-TW"/>
        </w:rPr>
      </w:pPr>
      <w:ins w:id="39" w:author="伯珊" w:date="2020-05-21T11:32:00Z">
        <w:r>
          <w:rPr>
            <w:rFonts w:ascii="新細明體" w:hAnsi="新細明體" w:hint="eastAsia"/>
            <w:color w:val="000000"/>
            <w:u w:val="single"/>
            <w:lang w:eastAsia="zh-TW"/>
          </w:rPr>
          <w:t>取消</w:t>
        </w:r>
      </w:ins>
      <w:r w:rsidR="0014740F" w:rsidRPr="00684C5E">
        <w:rPr>
          <w:rFonts w:ascii="新細明體" w:hAnsi="新細明體" w:hint="eastAsia"/>
          <w:color w:val="000000"/>
          <w:u w:val="single"/>
          <w:lang w:eastAsia="zh-TW"/>
        </w:rPr>
        <w:t>簡訊發送：</w:t>
      </w:r>
      <w:r w:rsidR="006F1756" w:rsidRPr="006F332C">
        <w:rPr>
          <w:rFonts w:ascii="新細明體" w:hAnsi="新細明體" w:hint="eastAsia"/>
          <w:strike/>
          <w:color w:val="000000"/>
          <w:u w:val="single"/>
          <w:lang w:eastAsia="zh-TW"/>
        </w:rPr>
        <w:t>(</w:t>
      </w:r>
      <w:r w:rsidR="006F1756" w:rsidRPr="006F332C">
        <w:rPr>
          <w:rFonts w:ascii="標楷體" w:eastAsia="標楷體" w:hAnsi="標楷體" w:cs="Courier New" w:hint="eastAsia"/>
          <w:b/>
          <w:strike/>
          <w:color w:val="000000"/>
          <w:lang w:eastAsia="zh-TW"/>
        </w:rPr>
        <w:t>只有當天第一次補全文件時，會發一封簡訊給經手人</w:t>
      </w:r>
      <w:r w:rsidR="006F1756" w:rsidRPr="006F332C">
        <w:rPr>
          <w:rFonts w:ascii="標楷體" w:eastAsia="標楷體" w:hAnsi="標楷體" w:hint="eastAsia"/>
          <w:b/>
          <w:strike/>
          <w:color w:val="000000"/>
          <w:lang w:eastAsia="zh-TW"/>
        </w:rPr>
        <w:t>)</w:t>
      </w:r>
    </w:p>
    <w:p w:rsidR="00BE2D64" w:rsidRPr="006F332C" w:rsidRDefault="00E25F03" w:rsidP="0014740F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strike/>
          <w:lang w:eastAsia="zh-TW"/>
        </w:rPr>
      </w:pPr>
      <w:r w:rsidRPr="006F332C">
        <w:rPr>
          <w:rFonts w:ascii="新細明體" w:hAnsi="新細明體" w:hint="eastAsia"/>
          <w:strike/>
          <w:lang w:eastAsia="zh-TW"/>
        </w:rPr>
        <w:t>若</w:t>
      </w:r>
      <w:r w:rsidRPr="006F332C">
        <w:rPr>
          <w:rFonts w:ascii="新細明體" w:hAnsi="新細明體" w:hint="eastAsia"/>
          <w:bCs/>
          <w:strike/>
          <w:lang w:eastAsia="zh-TW"/>
        </w:rPr>
        <w:t>$服務中心角色 = N，才發送簡訊：</w:t>
      </w:r>
      <w:r w:rsidR="0023558A" w:rsidRPr="006F332C">
        <w:rPr>
          <w:rFonts w:ascii="新細明體" w:hAnsi="新細明體" w:hint="eastAsia"/>
          <w:strike/>
          <w:lang w:eastAsia="zh-TW"/>
        </w:rPr>
        <w:t>CALL AA_Z7Z000.</w:t>
      </w:r>
      <w:r w:rsidR="0023558A" w:rsidRPr="006F332C">
        <w:rPr>
          <w:rFonts w:ascii="新細明體" w:hAnsi="新細明體" w:cs="Arial" w:hint="eastAsia"/>
          <w:strike/>
        </w:rPr>
        <w:t xml:space="preserve"> sendClamMsg</w:t>
      </w:r>
      <w:r w:rsidR="006C3128" w:rsidRPr="006F332C">
        <w:rPr>
          <w:rFonts w:ascii="新細明體" w:hAnsi="新細明體" w:cs="Arial" w:hint="eastAsia"/>
          <w:strike/>
          <w:lang w:eastAsia="zh-TW"/>
        </w:rPr>
        <w:t>()，原先寄送給送件人的，合併至AA_Z7Z000()</w:t>
      </w:r>
    </w:p>
    <w:p w:rsidR="00BE2D64" w:rsidRPr="006F332C" w:rsidRDefault="00BE2D64" w:rsidP="00BE2D6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strike/>
          <w:lang w:eastAsia="zh-TW"/>
        </w:rPr>
      </w:pPr>
      <w:r w:rsidRPr="006F332C">
        <w:rPr>
          <w:rFonts w:ascii="新細明體" w:hAnsi="新細明體" w:hint="eastAsia"/>
          <w:strike/>
          <w:lang w:eastAsia="zh-TW"/>
        </w:rPr>
        <w:t>傳入參數</w:t>
      </w:r>
    </w:p>
    <w:tbl>
      <w:tblPr>
        <w:tblW w:w="5940" w:type="dxa"/>
        <w:tblInd w:w="192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0670A8" w:rsidRPr="006F332C" w:rsidTr="000670A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0670A8" w:rsidRPr="006F332C" w:rsidRDefault="000670A8" w:rsidP="000670A8">
            <w:pPr>
              <w:jc w:val="center"/>
              <w:rPr>
                <w:rFonts w:ascii="新細明體" w:hAnsi="新細明體" w:cs="Arial Unicode MS"/>
                <w:bCs/>
                <w:strike/>
                <w:sz w:val="20"/>
              </w:rPr>
            </w:pPr>
            <w:r w:rsidRPr="006F332C">
              <w:rPr>
                <w:rFonts w:ascii="新細明體" w:hAnsi="新細明體" w:cs="Arial Unicode MS" w:hint="eastAsia"/>
                <w:bCs/>
                <w:strike/>
                <w:sz w:val="20"/>
              </w:rPr>
              <w:t>欄位名稱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0670A8" w:rsidRPr="006F332C" w:rsidRDefault="000670A8" w:rsidP="000670A8">
            <w:pPr>
              <w:jc w:val="center"/>
              <w:rPr>
                <w:rFonts w:ascii="新細明體" w:hAnsi="新細明體" w:cs="Arial Unicode MS"/>
                <w:bCs/>
                <w:strike/>
                <w:sz w:val="20"/>
              </w:rPr>
            </w:pPr>
            <w:r w:rsidRPr="006F332C">
              <w:rPr>
                <w:rFonts w:ascii="新細明體" w:hAnsi="新細明體" w:hint="eastAsia"/>
                <w:bCs/>
                <w:strike/>
                <w:sz w:val="20"/>
              </w:rPr>
              <w:t>資料來源</w:t>
            </w:r>
          </w:p>
        </w:tc>
      </w:tr>
      <w:tr w:rsidR="000670A8" w:rsidRPr="006F332C" w:rsidTr="000670A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670A8" w:rsidRPr="006F332C" w:rsidRDefault="000670A8" w:rsidP="000670A8">
            <w:pPr>
              <w:rPr>
                <w:rFonts w:ascii="新細明體" w:hAnsi="新細明體" w:hint="eastAsia"/>
                <w:strike/>
                <w:sz w:val="20"/>
                <w:szCs w:val="20"/>
              </w:rPr>
            </w:pPr>
            <w:r w:rsidRPr="006F332C">
              <w:rPr>
                <w:rFonts w:ascii="新細明體" w:hAnsi="新細明體" w:hint="eastAsia"/>
                <w:strike/>
                <w:sz w:val="20"/>
                <w:szCs w:val="20"/>
              </w:rPr>
              <w:t>寄送類別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0670A8" w:rsidRPr="006F332C" w:rsidRDefault="000670A8" w:rsidP="000670A8">
            <w:pPr>
              <w:rPr>
                <w:rFonts w:ascii="新細明體" w:hAnsi="新細明體" w:hint="eastAsia"/>
                <w:strike/>
                <w:sz w:val="20"/>
              </w:rPr>
            </w:pPr>
            <w:r w:rsidRPr="006F332C">
              <w:rPr>
                <w:rFonts w:ascii="新細明體" w:hAnsi="新細明體"/>
                <w:strike/>
                <w:sz w:val="20"/>
              </w:rPr>
              <w:t>‘</w:t>
            </w:r>
            <w:r w:rsidRPr="006F332C">
              <w:rPr>
                <w:rFonts w:ascii="新細明體" w:hAnsi="新細明體" w:hint="eastAsia"/>
                <w:strike/>
                <w:sz w:val="20"/>
              </w:rPr>
              <w:t>2</w:t>
            </w:r>
            <w:r w:rsidRPr="006F332C">
              <w:rPr>
                <w:rFonts w:ascii="新細明體" w:hAnsi="新細明體"/>
                <w:strike/>
                <w:sz w:val="20"/>
              </w:rPr>
              <w:t>’</w:t>
            </w:r>
          </w:p>
        </w:tc>
      </w:tr>
      <w:tr w:rsidR="000670A8" w:rsidRPr="006F332C" w:rsidTr="000670A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670A8" w:rsidRPr="006F332C" w:rsidRDefault="000670A8" w:rsidP="000670A8">
            <w:pPr>
              <w:rPr>
                <w:rFonts w:ascii="新細明體" w:hAnsi="新細明體" w:hint="eastAsia"/>
                <w:strike/>
                <w:sz w:val="20"/>
                <w:szCs w:val="20"/>
              </w:rPr>
            </w:pPr>
            <w:r w:rsidRPr="006F332C">
              <w:rPr>
                <w:rFonts w:ascii="新細明體" w:hAnsi="新細明體" w:hint="eastAsia"/>
                <w:strike/>
                <w:sz w:val="20"/>
                <w:szCs w:val="20"/>
              </w:rPr>
              <w:t xml:space="preserve">受理編號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0670A8" w:rsidRPr="006F332C" w:rsidRDefault="000670A8" w:rsidP="000670A8">
            <w:pPr>
              <w:rPr>
                <w:rFonts w:ascii="新細明體" w:hAnsi="新細明體" w:cs="Arial Unicode MS"/>
                <w:strike/>
                <w:sz w:val="20"/>
              </w:rPr>
            </w:pPr>
            <w:r w:rsidRPr="006F332C">
              <w:rPr>
                <w:rFonts w:ascii="新細明體" w:hAnsi="新細明體" w:hint="eastAsia"/>
                <w:strike/>
                <w:sz w:val="20"/>
              </w:rPr>
              <w:t>受理編號</w:t>
            </w:r>
          </w:p>
        </w:tc>
      </w:tr>
      <w:tr w:rsidR="000670A8" w:rsidRPr="006F332C" w:rsidTr="001D0E1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670A8" w:rsidRPr="006F332C" w:rsidRDefault="000670A8" w:rsidP="000670A8">
            <w:pPr>
              <w:rPr>
                <w:rFonts w:ascii="新細明體" w:hAnsi="新細明體" w:hint="eastAsia"/>
                <w:strike/>
                <w:sz w:val="20"/>
                <w:szCs w:val="20"/>
              </w:rPr>
            </w:pPr>
            <w:r w:rsidRPr="006F332C">
              <w:rPr>
                <w:rFonts w:ascii="新細明體" w:hAnsi="新細明體" w:hint="eastAsia"/>
                <w:strike/>
                <w:sz w:val="20"/>
                <w:szCs w:val="20"/>
              </w:rPr>
              <w:t>程式代碼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0670A8" w:rsidRPr="006F332C" w:rsidRDefault="000670A8" w:rsidP="000670A8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trike/>
                <w:szCs w:val="24"/>
                <w:lang w:eastAsia="zh-TW"/>
              </w:rPr>
            </w:pPr>
            <w:r w:rsidRPr="006F332C">
              <w:rPr>
                <w:rFonts w:ascii="新細明體" w:hAnsi="新細明體" w:cs="Arial Unicode MS" w:hint="eastAsia"/>
                <w:strike/>
                <w:szCs w:val="24"/>
                <w:lang w:eastAsia="zh-TW"/>
              </w:rPr>
              <w:t>AAJ00100</w:t>
            </w:r>
          </w:p>
        </w:tc>
      </w:tr>
      <w:tr w:rsidR="001D0E1F" w:rsidRPr="006F332C" w:rsidTr="000670A8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D0E1F" w:rsidRPr="006F332C" w:rsidRDefault="001D0E1F" w:rsidP="000670A8">
            <w:pPr>
              <w:rPr>
                <w:rFonts w:ascii="新細明體" w:hAnsi="新細明體" w:hint="eastAsia"/>
                <w:strike/>
                <w:sz w:val="20"/>
                <w:szCs w:val="20"/>
              </w:rPr>
            </w:pPr>
            <w:r w:rsidRPr="006F332C">
              <w:rPr>
                <w:rFonts w:ascii="新細明體" w:hAnsi="新細明體" w:hint="eastAsia"/>
                <w:strike/>
                <w:sz w:val="20"/>
                <w:szCs w:val="20"/>
              </w:rPr>
              <w:t>發送對象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1D0E1F" w:rsidRPr="006F332C" w:rsidRDefault="001D0E1F" w:rsidP="000670A8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trike/>
                <w:szCs w:val="24"/>
                <w:lang w:eastAsia="zh-TW"/>
              </w:rPr>
            </w:pPr>
            <w:r w:rsidRPr="006F332C">
              <w:rPr>
                <w:rFonts w:ascii="新細明體" w:hAnsi="新細明體" w:cs="Arial Unicode MS"/>
                <w:strike/>
                <w:szCs w:val="24"/>
                <w:lang w:eastAsia="zh-TW"/>
              </w:rPr>
              <w:t>“</w:t>
            </w:r>
            <w:r w:rsidRPr="006F332C">
              <w:rPr>
                <w:rFonts w:ascii="新細明體" w:hAnsi="新細明體" w:cs="Arial Unicode MS" w:hint="eastAsia"/>
                <w:strike/>
                <w:szCs w:val="24"/>
                <w:lang w:eastAsia="zh-TW"/>
              </w:rPr>
              <w:t>2</w:t>
            </w:r>
            <w:r w:rsidRPr="006F332C">
              <w:rPr>
                <w:rFonts w:ascii="新細明體" w:hAnsi="新細明體" w:cs="Arial Unicode MS"/>
                <w:strike/>
                <w:szCs w:val="24"/>
                <w:lang w:eastAsia="zh-TW"/>
              </w:rPr>
              <w:t>”</w:t>
            </w:r>
            <w:r w:rsidRPr="006F332C">
              <w:rPr>
                <w:rFonts w:ascii="新細明體" w:hAnsi="新細明體" w:cs="Arial Unicode MS" w:hint="eastAsia"/>
                <w:strike/>
                <w:szCs w:val="24"/>
                <w:lang w:eastAsia="zh-TW"/>
              </w:rPr>
              <w:t>(給送件人)</w:t>
            </w:r>
          </w:p>
        </w:tc>
      </w:tr>
    </w:tbl>
    <w:p w:rsidR="000670A8" w:rsidRPr="006F332C" w:rsidRDefault="00567FB7" w:rsidP="000670A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strike/>
          <w:szCs w:val="24"/>
          <w:lang w:eastAsia="zh-TW"/>
        </w:rPr>
      </w:pPr>
      <w:r w:rsidRPr="006F332C">
        <w:rPr>
          <w:rFonts w:ascii="新細明體" w:hAnsi="新細明體" w:hint="eastAsia"/>
          <w:strike/>
          <w:szCs w:val="24"/>
          <w:lang w:eastAsia="zh-TW"/>
        </w:rPr>
        <w:t>若在傳送簡訊發生失敗</w:t>
      </w:r>
    </w:p>
    <w:p w:rsidR="00567FB7" w:rsidRPr="006F332C" w:rsidRDefault="00567FB7" w:rsidP="00567FB7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strike/>
          <w:szCs w:val="24"/>
          <w:lang w:eastAsia="zh-TW"/>
        </w:rPr>
      </w:pPr>
      <w:r w:rsidRPr="006F332C">
        <w:rPr>
          <w:rFonts w:ascii="新細明體" w:hAnsi="新細明體"/>
          <w:strike/>
          <w:szCs w:val="24"/>
          <w:lang w:eastAsia="zh-TW"/>
        </w:rPr>
        <w:t>R</w:t>
      </w:r>
      <w:r w:rsidRPr="006F332C">
        <w:rPr>
          <w:rFonts w:ascii="新細明體" w:hAnsi="新細明體" w:hint="eastAsia"/>
          <w:strike/>
          <w:szCs w:val="24"/>
          <w:lang w:eastAsia="zh-TW"/>
        </w:rPr>
        <w:t>ollback</w:t>
      </w:r>
    </w:p>
    <w:p w:rsidR="0014740F" w:rsidRPr="006F332C" w:rsidRDefault="00567FB7" w:rsidP="00096DC4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strike/>
          <w:szCs w:val="24"/>
          <w:lang w:eastAsia="zh-TW"/>
        </w:rPr>
      </w:pPr>
      <w:r w:rsidRPr="006F332C">
        <w:rPr>
          <w:rFonts w:ascii="新細明體" w:hAnsi="新細明體" w:hint="eastAsia"/>
          <w:strike/>
          <w:szCs w:val="24"/>
          <w:lang w:eastAsia="zh-TW"/>
        </w:rPr>
        <w:t>DTAAZ700寫入一筆寄送類別為</w:t>
      </w:r>
      <w:r w:rsidRPr="006F332C">
        <w:rPr>
          <w:rFonts w:ascii="新細明體" w:hAnsi="新細明體"/>
          <w:strike/>
          <w:szCs w:val="24"/>
          <w:lang w:eastAsia="zh-TW"/>
        </w:rPr>
        <w:t>”</w:t>
      </w:r>
      <w:r w:rsidRPr="006F332C">
        <w:rPr>
          <w:rFonts w:ascii="新細明體" w:hAnsi="新細明體" w:hint="eastAsia"/>
          <w:strike/>
          <w:szCs w:val="24"/>
          <w:lang w:eastAsia="zh-TW"/>
        </w:rPr>
        <w:t>X</w:t>
      </w:r>
      <w:r w:rsidRPr="006F332C">
        <w:rPr>
          <w:rFonts w:ascii="新細明體" w:hAnsi="新細明體"/>
          <w:strike/>
          <w:szCs w:val="24"/>
          <w:lang w:eastAsia="zh-TW"/>
        </w:rPr>
        <w:t>”</w:t>
      </w:r>
      <w:r w:rsidRPr="006F332C">
        <w:rPr>
          <w:rFonts w:ascii="新細明體" w:hAnsi="新細明體" w:hint="eastAsia"/>
          <w:strike/>
          <w:szCs w:val="24"/>
          <w:lang w:eastAsia="zh-TW"/>
        </w:rPr>
        <w:t>的記錄</w:t>
      </w:r>
    </w:p>
    <w:p w:rsidR="00047126" w:rsidRDefault="00047126" w:rsidP="00047126">
      <w:pPr>
        <w:pStyle w:val="Tabletext"/>
        <w:keepLines w:val="0"/>
        <w:spacing w:after="0" w:line="240" w:lineRule="auto"/>
        <w:ind w:left="1984"/>
        <w:rPr>
          <w:rFonts w:ascii="新細明體" w:hAnsi="新細明體" w:hint="eastAsia"/>
          <w:szCs w:val="24"/>
          <w:lang w:eastAsia="zh-TW"/>
        </w:rPr>
      </w:pPr>
    </w:p>
    <w:p w:rsidR="00096DC4" w:rsidRPr="00684C5E" w:rsidRDefault="00096DC4" w:rsidP="00096DC4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勾選</w:t>
      </w:r>
      <w:r w:rsidRPr="00684C5E">
        <w:rPr>
          <w:rFonts w:ascii="新細明體" w:hAnsi="新細明體"/>
          <w:color w:val="000000"/>
          <w:szCs w:val="24"/>
          <w:lang w:eastAsia="zh-TW"/>
        </w:rPr>
        <w:t>”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補全文件</w:t>
      </w:r>
      <w:r w:rsidRPr="00684C5E">
        <w:rPr>
          <w:rFonts w:ascii="新細明體" w:hAnsi="新細明體"/>
          <w:color w:val="000000"/>
          <w:szCs w:val="24"/>
          <w:lang w:eastAsia="zh-TW"/>
        </w:rPr>
        <w:t>”</w:t>
      </w:r>
    </w:p>
    <w:p w:rsidR="00096DC4" w:rsidRPr="006F332C" w:rsidRDefault="00096DC4" w:rsidP="00096DC4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strike/>
          <w:color w:val="000000"/>
          <w:szCs w:val="24"/>
          <w:lang w:eastAsia="zh-TW"/>
        </w:rPr>
      </w:pPr>
      <w:r w:rsidRPr="006F332C">
        <w:rPr>
          <w:rFonts w:ascii="新細明體" w:hAnsi="新細明體" w:hint="eastAsia"/>
          <w:strike/>
          <w:color w:val="000000"/>
          <w:szCs w:val="24"/>
          <w:lang w:eastAsia="zh-TW"/>
        </w:rPr>
        <w:t>若選擇" 醫院專用同意查詢聲明書", DTAAC080.REP_DOC_CODE="310045"時，畫面跳至"自調病歷"(與點選自調病歷頁籤的效果一樣)</w:t>
      </w:r>
      <w:ins w:id="40" w:author="伯珊" w:date="2020-05-21T11:33:00Z">
        <w:r w:rsidR="006F332C">
          <w:rPr>
            <w:rFonts w:ascii="新細明體" w:hAnsi="新細明體" w:hint="eastAsia"/>
            <w:strike/>
            <w:color w:val="000000"/>
            <w:szCs w:val="24"/>
            <w:lang w:eastAsia="zh-TW"/>
          </w:rPr>
          <w:t xml:space="preserve"> </w:t>
        </w:r>
        <w:r w:rsidR="006F332C" w:rsidRPr="006F332C">
          <w:rPr>
            <w:rFonts w:ascii="新細明體" w:hAnsi="新細明體" w:hint="eastAsia"/>
            <w:color w:val="000000"/>
            <w:szCs w:val="24"/>
            <w:lang w:eastAsia="zh-TW"/>
          </w:rPr>
          <w:t>【此控制取消】</w:t>
        </w:r>
      </w:ins>
    </w:p>
    <w:p w:rsidR="00096DC4" w:rsidRPr="00684C5E" w:rsidRDefault="00096DC4" w:rsidP="006F332C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若</w:t>
      </w:r>
      <w:r w:rsidRPr="005642CE">
        <w:rPr>
          <w:rFonts w:ascii="新細明體" w:hAnsi="新細明體" w:hint="eastAsia"/>
          <w:color w:val="000000"/>
          <w:szCs w:val="24"/>
          <w:lang w:eastAsia="zh-TW"/>
        </w:rPr>
        <w:t>選擇"健康險除外"( DTAAC080.REP_DOC_CODE="</w:t>
      </w:r>
      <w:r w:rsidRPr="005642CE">
        <w:rPr>
          <w:rFonts w:ascii="新細明體" w:hAnsi="新細明體"/>
          <w:color w:val="000000"/>
          <w:szCs w:val="24"/>
          <w:lang w:eastAsia="zh-TW"/>
        </w:rPr>
        <w:t>310053</w:t>
      </w:r>
      <w:r w:rsidRPr="005642CE">
        <w:rPr>
          <w:rFonts w:ascii="新細明體" w:hAnsi="新細明體" w:hint="eastAsia"/>
          <w:color w:val="000000"/>
          <w:szCs w:val="24"/>
          <w:lang w:eastAsia="zh-TW"/>
        </w:rPr>
        <w:t>")、"機能障礙除外"( DTAAC080.REP_DOC_CODE="</w:t>
      </w:r>
      <w:r w:rsidRPr="005642CE">
        <w:rPr>
          <w:rFonts w:ascii="新細明體" w:hAnsi="新細明體"/>
          <w:color w:val="000000"/>
          <w:szCs w:val="24"/>
          <w:lang w:eastAsia="zh-TW"/>
        </w:rPr>
        <w:t>310053</w:t>
      </w:r>
      <w:r w:rsidRPr="005642CE">
        <w:rPr>
          <w:rFonts w:ascii="新細明體" w:hAnsi="新細明體" w:hint="eastAsia"/>
          <w:color w:val="000000"/>
          <w:szCs w:val="24"/>
          <w:lang w:eastAsia="zh-TW"/>
        </w:rPr>
        <w:t>")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時</w:t>
      </w:r>
    </w:p>
    <w:p w:rsidR="000D7BA8" w:rsidRDefault="000D7BA8" w:rsidP="00096DC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41" w:author="伯珊" w:date="2020-05-21T13:22:00Z"/>
          <w:rFonts w:ascii="新細明體" w:hAnsi="新細明體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enable</w:t>
      </w:r>
      <w:r w:rsidRPr="00684C5E">
        <w:rPr>
          <w:rFonts w:ascii="新細明體" w:hAnsi="新細明體" w:hint="eastAsia"/>
          <w:color w:val="000000"/>
          <w:szCs w:val="24"/>
          <w:highlight w:val="lightGray"/>
          <w:bdr w:val="single" w:sz="4" w:space="0" w:color="auto"/>
          <w:lang w:eastAsia="zh-TW"/>
        </w:rPr>
        <w:t>新增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功能</w:t>
      </w:r>
    </w:p>
    <w:p w:rsidR="003E6DC4" w:rsidRDefault="005642CE" w:rsidP="003E6DC4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42" w:author="伯珊" w:date="2020-05-21T19:03:00Z"/>
          <w:rFonts w:ascii="新細明體" w:hAnsi="新細明體"/>
          <w:color w:val="000000"/>
          <w:szCs w:val="24"/>
          <w:lang w:eastAsia="zh-TW"/>
        </w:rPr>
      </w:pPr>
      <w:ins w:id="43" w:author="伯珊" w:date="2020-05-21T13:23:00Z">
        <w:r>
          <w:rPr>
            <w:rFonts w:ascii="新細明體" w:hAnsi="新細明體" w:hint="eastAsia"/>
            <w:color w:val="000000"/>
            <w:szCs w:val="24"/>
            <w:lang w:eastAsia="zh-TW"/>
          </w:rPr>
          <w:t>若DTAAC080.</w:t>
        </w:r>
        <w:r w:rsidRPr="005642CE">
          <w:rPr>
            <w:lang w:eastAsia="zh-TW"/>
          </w:rPr>
          <w:t xml:space="preserve"> </w:t>
        </w:r>
        <w:r w:rsidRPr="005642CE">
          <w:rPr>
            <w:rFonts w:ascii="新細明體" w:hAnsi="新細明體"/>
            <w:color w:val="000000"/>
            <w:szCs w:val="24"/>
            <w:lang w:eastAsia="zh-TW"/>
          </w:rPr>
          <w:t>FU_IND</w:t>
        </w:r>
        <w:r>
          <w:rPr>
            <w:rFonts w:ascii="新細明體" w:hAnsi="新細明體"/>
            <w:color w:val="000000"/>
            <w:szCs w:val="24"/>
            <w:lang w:eastAsia="zh-TW"/>
          </w:rPr>
          <w:t xml:space="preserve"> = </w:t>
        </w:r>
        <w:r w:rsidR="003E6DC4">
          <w:rPr>
            <w:rFonts w:ascii="新細明體" w:hAnsi="新細明體" w:hint="eastAsia"/>
            <w:color w:val="000000"/>
            <w:szCs w:val="24"/>
            <w:lang w:eastAsia="zh-TW"/>
          </w:rPr>
          <w:t>3 時，</w:t>
        </w:r>
      </w:ins>
      <w:ins w:id="44" w:author="伯珊" w:date="2020-05-22T08:48:00Z">
        <w:r w:rsidR="00FC3867">
          <w:rPr>
            <w:rFonts w:ascii="新細明體" w:hAnsi="新細明體" w:hint="eastAsia"/>
            <w:color w:val="000000"/>
            <w:szCs w:val="24"/>
            <w:lang w:eastAsia="zh-TW"/>
          </w:rPr>
          <w:t>於該補全項目後面顯示</w:t>
        </w:r>
      </w:ins>
      <w:ins w:id="45" w:author="伯珊" w:date="2020-05-21T15:37:00Z">
        <w:r w:rsidR="00D9498A" w:rsidRPr="00D9498A">
          <w:rPr>
            <w:rFonts w:ascii="新細明體" w:hAnsi="新細明體" w:hint="eastAsia"/>
            <w:color w:val="000000"/>
            <w:szCs w:val="24"/>
            <w:bdr w:val="single" w:sz="4" w:space="0" w:color="auto"/>
            <w:shd w:val="pct15" w:color="auto" w:fill="FFFFFF"/>
            <w:lang w:eastAsia="zh-TW"/>
          </w:rPr>
          <w:t>選擇</w:t>
        </w:r>
      </w:ins>
      <w:ins w:id="46" w:author="伯珊" w:date="2020-05-21T18:30:00Z">
        <w:r w:rsidR="003C1DB8" w:rsidRPr="00D9498A">
          <w:rPr>
            <w:rFonts w:ascii="新細明體" w:hAnsi="新細明體" w:hint="eastAsia"/>
            <w:color w:val="000000"/>
            <w:szCs w:val="24"/>
            <w:bdr w:val="single" w:sz="4" w:space="0" w:color="auto"/>
            <w:shd w:val="pct15" w:color="auto" w:fill="FFFFFF"/>
            <w:lang w:eastAsia="zh-TW"/>
          </w:rPr>
          <w:t>機構</w:t>
        </w:r>
      </w:ins>
      <w:ins w:id="47" w:author="伯珊" w:date="2020-05-22T08:48:00Z">
        <w:r w:rsidR="00FC3867" w:rsidRPr="00FC3867">
          <w:rPr>
            <w:rFonts w:ascii="新細明體" w:hAnsi="新細明體" w:hint="eastAsia"/>
            <w:color w:val="000000"/>
            <w:szCs w:val="24"/>
            <w:lang w:eastAsia="zh-TW"/>
          </w:rPr>
          <w:t>按鈕</w:t>
        </w:r>
      </w:ins>
    </w:p>
    <w:p w:rsidR="002F0CCC" w:rsidRPr="00FC3867" w:rsidRDefault="002F0CCC" w:rsidP="001E5CD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48" w:author="伯珊" w:date="2020-05-22T08:49:00Z"/>
          <w:rFonts w:ascii="新細明體" w:hAnsi="新細明體"/>
          <w:color w:val="000000"/>
          <w:szCs w:val="24"/>
          <w:lang w:eastAsia="zh-TW"/>
        </w:rPr>
      </w:pPr>
      <w:ins w:id="49" w:author="伯珊" w:date="2020-05-21T19:03:00Z">
        <w:r>
          <w:rPr>
            <w:rFonts w:ascii="新細明體" w:hAnsi="新細明體" w:hint="eastAsia"/>
            <w:color w:val="000000"/>
            <w:szCs w:val="24"/>
            <w:lang w:eastAsia="zh-TW"/>
          </w:rPr>
          <w:t>若DTAAC080.</w:t>
        </w:r>
        <w:r w:rsidRPr="005642CE">
          <w:t xml:space="preserve"> </w:t>
        </w:r>
        <w:r w:rsidRPr="005642CE">
          <w:rPr>
            <w:rFonts w:ascii="新細明體" w:hAnsi="新細明體"/>
            <w:color w:val="000000"/>
            <w:szCs w:val="24"/>
            <w:lang w:eastAsia="zh-TW"/>
          </w:rPr>
          <w:t>FU_IND</w:t>
        </w:r>
        <w:r>
          <w:rPr>
            <w:rFonts w:ascii="新細明體" w:hAnsi="新細明體"/>
            <w:color w:val="000000"/>
            <w:szCs w:val="24"/>
            <w:lang w:eastAsia="zh-TW"/>
          </w:rPr>
          <w:t xml:space="preserve"> = </w:t>
        </w:r>
      </w:ins>
      <w:ins w:id="50" w:author="伯珊" w:date="2020-05-21T19:16:00Z">
        <w:r w:rsidR="001E5CDE">
          <w:rPr>
            <w:rFonts w:ascii="新細明體" w:hAnsi="新細明體" w:hint="eastAsia"/>
            <w:color w:val="000000"/>
            <w:szCs w:val="24"/>
            <w:lang w:eastAsia="zh-TW"/>
          </w:rPr>
          <w:t>2</w:t>
        </w:r>
      </w:ins>
      <w:ins w:id="51" w:author="伯珊" w:date="2020-05-21T19:17:00Z">
        <w:r w:rsidR="001E5CDE">
          <w:rPr>
            <w:rFonts w:ascii="新細明體" w:hAnsi="新細明體" w:hint="eastAsia"/>
            <w:color w:val="000000"/>
            <w:szCs w:val="24"/>
            <w:lang w:eastAsia="zh-TW"/>
          </w:rPr>
          <w:t xml:space="preserve"> </w:t>
        </w:r>
      </w:ins>
      <w:ins w:id="52" w:author="伯珊" w:date="2020-05-21T19:03:00Z">
        <w:r>
          <w:rPr>
            <w:rFonts w:ascii="新細明體" w:hAnsi="新細明體" w:hint="eastAsia"/>
            <w:color w:val="000000"/>
            <w:szCs w:val="24"/>
            <w:lang w:eastAsia="zh-TW"/>
          </w:rPr>
          <w:t xml:space="preserve"> 時，</w:t>
        </w:r>
      </w:ins>
      <w:ins w:id="53" w:author="伯珊" w:date="2020-05-22T08:48:00Z">
        <w:r w:rsidR="00FC3867">
          <w:rPr>
            <w:rFonts w:ascii="新細明體" w:hAnsi="新細明體" w:hint="eastAsia"/>
            <w:color w:val="000000"/>
            <w:szCs w:val="24"/>
            <w:lang w:eastAsia="zh-TW"/>
          </w:rPr>
          <w:t>於該補全項目下方顯示</w:t>
        </w:r>
      </w:ins>
      <w:ins w:id="54" w:author="伯珊" w:date="2020-05-22T08:45:00Z">
        <w:r w:rsidR="00FC3867" w:rsidRPr="00FC3867">
          <w:rPr>
            <w:rFonts w:ascii="新細明體" w:hAnsi="新細明體" w:hint="eastAsia"/>
            <w:color w:val="000000"/>
            <w:szCs w:val="24"/>
            <w:bdr w:val="single" w:sz="4" w:space="0" w:color="auto"/>
            <w:shd w:val="pct15" w:color="auto" w:fill="FFFFFF"/>
            <w:lang w:eastAsia="zh-TW"/>
          </w:rPr>
          <w:t>空</w:t>
        </w:r>
      </w:ins>
      <w:ins w:id="55" w:author="伯珊" w:date="2020-05-22T08:46:00Z">
        <w:r w:rsidR="00FC3867" w:rsidRPr="00FC3867">
          <w:rPr>
            <w:rFonts w:ascii="新細明體" w:hAnsi="新細明體" w:hint="eastAsia"/>
            <w:color w:val="000000"/>
            <w:szCs w:val="24"/>
            <w:bdr w:val="single" w:sz="4" w:space="0" w:color="auto"/>
            <w:shd w:val="pct15" w:color="auto" w:fill="FFFFFF"/>
            <w:lang w:eastAsia="zh-TW"/>
          </w:rPr>
          <w:t>白文件</w:t>
        </w:r>
      </w:ins>
      <w:ins w:id="56" w:author="伯珊" w:date="2020-05-21T19:03:00Z">
        <w:r w:rsidRPr="00684C5E">
          <w:rPr>
            <w:rFonts w:ascii="新細明體" w:hAnsi="新細明體" w:hint="eastAsia"/>
            <w:color w:val="000000"/>
            <w:szCs w:val="24"/>
            <w:lang w:eastAsia="zh-TW"/>
          </w:rPr>
          <w:t>功能</w:t>
        </w:r>
      </w:ins>
      <w:ins w:id="57" w:author="伯珊" w:date="2020-05-21T19:19:00Z">
        <w:r w:rsidR="001E5CDE">
          <w:rPr>
            <w:rFonts w:ascii="新細明體" w:hAnsi="新細明體" w:hint="eastAsia"/>
            <w:color w:val="000000"/>
            <w:szCs w:val="24"/>
            <w:lang w:eastAsia="zh-TW"/>
          </w:rPr>
          <w:t>，及</w:t>
        </w:r>
      </w:ins>
      <w:ins w:id="58" w:author="伯珊" w:date="2020-05-21T19:29:00Z">
        <w:r w:rsidR="003E1AC4">
          <w:rPr>
            <w:rFonts w:hint="eastAsia"/>
            <w:noProof/>
            <w:lang w:eastAsia="zh-TW"/>
          </w:rPr>
          <w:t>上傳功能</w:t>
        </w:r>
      </w:ins>
      <w:ins w:id="59" w:author="伯珊" w:date="2020-05-22T08:49:00Z">
        <w:r w:rsidR="00FC3867">
          <w:rPr>
            <w:rFonts w:hint="eastAsia"/>
            <w:noProof/>
            <w:lang w:eastAsia="zh-TW"/>
          </w:rPr>
          <w:t>。如下圖示：</w:t>
        </w:r>
      </w:ins>
      <w:ins w:id="60" w:author="伯珊" w:date="2020-05-22T08:56:00Z">
        <w:r w:rsidR="005C4445">
          <w:rPr>
            <w:noProof/>
            <w:lang w:eastAsia="zh-TW"/>
          </w:rPr>
          <w:br/>
        </w:r>
        <w:r w:rsidR="005C4445" w:rsidRPr="00F514F6">
          <w:rPr>
            <w:noProof/>
            <w:lang w:eastAsia="zh-TW"/>
          </w:rPr>
          <w:pict>
            <v:shape id="圖片 1" o:spid="_x0000_i1026" type="#_x0000_t75" style="width:328.5pt;height:40.5pt;visibility:visible">
              <v:imagedata r:id="rId9" o:title=""/>
            </v:shape>
          </w:pict>
        </w:r>
      </w:ins>
    </w:p>
    <w:p w:rsidR="00FC3867" w:rsidRDefault="00637785" w:rsidP="00FC3867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61" w:author="伯珊" w:date="2020-05-21T13:24:00Z"/>
          <w:rFonts w:ascii="新細明體" w:hAnsi="新細明體"/>
          <w:color w:val="000000"/>
          <w:szCs w:val="24"/>
          <w:lang w:eastAsia="zh-TW"/>
        </w:rPr>
      </w:pPr>
      <w:ins w:id="62" w:author="伯珊" w:date="2020-05-22T13:09:00Z">
        <w:r>
          <w:rPr>
            <w:rFonts w:ascii="新細明體" w:hAnsi="新細明體" w:hint="eastAsia"/>
            <w:color w:val="000000"/>
            <w:szCs w:val="24"/>
            <w:lang w:eastAsia="zh-TW"/>
          </w:rPr>
          <w:t>該補全</w:t>
        </w:r>
      </w:ins>
      <w:ins w:id="63" w:author="伯珊" w:date="2020-05-22T13:10:00Z">
        <w:r>
          <w:rPr>
            <w:rFonts w:ascii="新細明體" w:hAnsi="新細明體" w:hint="eastAsia"/>
            <w:color w:val="000000"/>
            <w:szCs w:val="24"/>
            <w:lang w:eastAsia="zh-TW"/>
          </w:rPr>
          <w:t>項目取消勾選時，則新增的那列則刪除</w:t>
        </w:r>
      </w:ins>
    </w:p>
    <w:p w:rsidR="005642CE" w:rsidRPr="00684C5E" w:rsidRDefault="005642CE" w:rsidP="005C4445">
      <w:pPr>
        <w:pStyle w:val="Tabletext"/>
        <w:keepLines w:val="0"/>
        <w:spacing w:after="0" w:line="240" w:lineRule="auto"/>
        <w:ind w:left="992"/>
        <w:rPr>
          <w:rFonts w:ascii="新細明體" w:hAnsi="新細明體" w:hint="eastAsia"/>
          <w:color w:val="000000"/>
          <w:szCs w:val="24"/>
          <w:lang w:eastAsia="zh-TW"/>
        </w:rPr>
      </w:pPr>
    </w:p>
    <w:p w:rsidR="000D7BA8" w:rsidRPr="00684C5E" w:rsidRDefault="000D7BA8" w:rsidP="000D7BA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新增</w:t>
      </w:r>
    </w:p>
    <w:p w:rsidR="000D7BA8" w:rsidRPr="00684C5E" w:rsidRDefault="00096DC4" w:rsidP="000D7BA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跳出 除外輸入(AAJ0_0102)的畫面</w:t>
      </w:r>
    </w:p>
    <w:p w:rsidR="000D7BA8" w:rsidRPr="00684C5E" w:rsidRDefault="000D7BA8" w:rsidP="000D7BA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傳入參數</w:t>
      </w:r>
    </w:p>
    <w:p w:rsidR="000D7BA8" w:rsidRPr="00684C5E" w:rsidRDefault="000D7BA8" w:rsidP="000D7BA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受理編號</w:t>
      </w:r>
    </w:p>
    <w:p w:rsidR="000D7BA8" w:rsidRPr="00684C5E" w:rsidRDefault="000D7BA8" w:rsidP="000D7BA8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補全文件代號</w:t>
      </w:r>
    </w:p>
    <w:p w:rsidR="009739BF" w:rsidRPr="00684C5E" w:rsidRDefault="009739BF" w:rsidP="000D7BA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輸入完資料AAJ0_0102後</w:t>
      </w:r>
    </w:p>
    <w:p w:rsidR="009739BF" w:rsidRPr="00684C5E" w:rsidRDefault="009739BF" w:rsidP="009739B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再將剛剛輸入的資料顯示於該選項下方(</w:t>
      </w:r>
      <w:r w:rsidRPr="00684C5E">
        <w:rPr>
          <w:rFonts w:ascii="新細明體" w:hAnsi="新細明體"/>
          <w:color w:val="000000"/>
          <w:szCs w:val="24"/>
          <w:lang w:eastAsia="zh-TW"/>
        </w:rPr>
        <w:t>“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針對</w:t>
      </w:r>
      <w:r w:rsidRPr="00684C5E">
        <w:rPr>
          <w:rFonts w:ascii="新細明體" w:hAnsi="新細明體"/>
          <w:color w:val="000000"/>
          <w:szCs w:val="24"/>
          <w:lang w:eastAsia="zh-TW"/>
        </w:rPr>
        <w:t>”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+保單號碼+除外種類中文)</w:t>
      </w:r>
    </w:p>
    <w:p w:rsidR="000D7BA8" w:rsidRPr="00684C5E" w:rsidRDefault="00096DC4" w:rsidP="009739BF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並</w:t>
      </w:r>
      <w:r w:rsidR="00EB05F4" w:rsidRPr="00684C5E">
        <w:rPr>
          <w:rFonts w:ascii="新細明體" w:hAnsi="新細明體" w:hint="eastAsia"/>
          <w:color w:val="000000"/>
          <w:szCs w:val="24"/>
          <w:lang w:eastAsia="zh-TW"/>
        </w:rPr>
        <w:t>於資料顯示後面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提供</w:t>
      </w:r>
      <w:r w:rsidRPr="00684C5E">
        <w:rPr>
          <w:rFonts w:ascii="新細明體" w:hAnsi="新細明體" w:hint="eastAsia"/>
          <w:color w:val="000000"/>
          <w:szCs w:val="24"/>
          <w:bdr w:val="single" w:sz="4" w:space="0" w:color="auto"/>
          <w:shd w:val="pct15" w:color="auto" w:fill="FFFFFF"/>
          <w:lang w:eastAsia="zh-TW"/>
        </w:rPr>
        <w:t>刪除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或</w:t>
      </w:r>
      <w:r w:rsidRPr="00684C5E">
        <w:rPr>
          <w:rFonts w:ascii="新細明體" w:hAnsi="新細明體" w:hint="eastAsia"/>
          <w:color w:val="000000"/>
          <w:szCs w:val="24"/>
          <w:bdr w:val="single" w:sz="4" w:space="0" w:color="auto"/>
          <w:shd w:val="pct15" w:color="auto" w:fill="FFFFFF"/>
          <w:lang w:eastAsia="zh-TW"/>
        </w:rPr>
        <w:t>修改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的功能鍵(如下圖所示)</w:t>
      </w:r>
    </w:p>
    <w:p w:rsidR="000D7BA8" w:rsidRPr="00684C5E" w:rsidRDefault="000D7BA8" w:rsidP="000D7BA8">
      <w:pPr>
        <w:pStyle w:val="Tabletext"/>
        <w:keepLines w:val="0"/>
        <w:spacing w:after="0" w:line="240" w:lineRule="auto"/>
        <w:ind w:left="425"/>
        <w:jc w:val="center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noProof/>
          <w:color w:val="000000"/>
          <w:lang w:eastAsia="zh-TW"/>
        </w:rPr>
        <w:pict>
          <v:shape id="_x0000_i1027" type="#_x0000_t75" style="width:6in;height:159pt;visibility:visible">
            <v:imagedata r:id="rId10" o:title=""/>
          </v:shape>
        </w:pict>
      </w:r>
    </w:p>
    <w:p w:rsidR="000D7BA8" w:rsidRPr="00684C5E" w:rsidRDefault="000D7BA8" w:rsidP="000D7BA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 xml:space="preserve"> 刪除</w:t>
      </w:r>
    </w:p>
    <w:p w:rsidR="000D7BA8" w:rsidRPr="00684C5E" w:rsidRDefault="000D7BA8" w:rsidP="000D7BA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 xml:space="preserve"> 刪除該列的除外輸入資料</w:t>
      </w:r>
    </w:p>
    <w:p w:rsidR="000D7BA8" w:rsidRPr="00684C5E" w:rsidRDefault="000D7BA8" w:rsidP="000D7BA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根據受理編號、序號進行刪除已輸入的除外資料DTAAJ011</w:t>
      </w:r>
    </w:p>
    <w:p w:rsidR="000D7BA8" w:rsidRPr="00684C5E" w:rsidRDefault="000D7BA8" w:rsidP="000D7BA8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刪除此畫面上的該列除外輸入資料</w:t>
      </w:r>
    </w:p>
    <w:p w:rsidR="000D7BA8" w:rsidRPr="00684C5E" w:rsidRDefault="000D7BA8" w:rsidP="000D7BA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rFonts w:ascii="新細明體" w:hAnsi="新細明體" w:hint="eastAsia"/>
          <w:color w:val="000000"/>
          <w:szCs w:val="24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修改</w:t>
      </w:r>
    </w:p>
    <w:p w:rsidR="00096DC4" w:rsidRPr="00684C5E" w:rsidRDefault="000D7BA8" w:rsidP="00096DC4">
      <w:pPr>
        <w:pStyle w:val="Tabletext"/>
        <w:keepLines w:val="0"/>
        <w:numPr>
          <w:ilvl w:val="1"/>
          <w:numId w:val="2"/>
        </w:numPr>
        <w:spacing w:after="0" w:line="240" w:lineRule="auto"/>
        <w:ind w:left="1418"/>
        <w:rPr>
          <w:rFonts w:hint="eastAsia"/>
          <w:noProof/>
          <w:color w:val="000000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 xml:space="preserve">跳出 </w:t>
      </w:r>
      <w:r w:rsidR="009739BF" w:rsidRPr="00684C5E">
        <w:rPr>
          <w:rFonts w:ascii="新細明體" w:hAnsi="新細明體" w:hint="eastAsia"/>
          <w:color w:val="000000"/>
          <w:szCs w:val="24"/>
          <w:lang w:eastAsia="zh-TW"/>
        </w:rPr>
        <w:t>該列的除外輸入資料</w:t>
      </w:r>
      <w:r w:rsidRPr="00684C5E">
        <w:rPr>
          <w:rFonts w:ascii="新細明體" w:hAnsi="新細明體" w:hint="eastAsia"/>
          <w:color w:val="000000"/>
          <w:szCs w:val="24"/>
          <w:lang w:eastAsia="zh-TW"/>
        </w:rPr>
        <w:t>(AAJ0_0102)的畫面</w:t>
      </w:r>
    </w:p>
    <w:p w:rsidR="000D7BA8" w:rsidRPr="00684C5E" w:rsidRDefault="000D7BA8" w:rsidP="001E30AA">
      <w:pPr>
        <w:pStyle w:val="Tabletext"/>
        <w:keepLines w:val="0"/>
        <w:numPr>
          <w:ilvl w:val="2"/>
          <w:numId w:val="2"/>
        </w:numPr>
        <w:spacing w:after="0" w:line="240" w:lineRule="auto"/>
        <w:rPr>
          <w:rFonts w:hint="eastAsia"/>
          <w:noProof/>
          <w:color w:val="000000"/>
          <w:lang w:eastAsia="zh-TW"/>
        </w:rPr>
      </w:pPr>
      <w:r w:rsidRPr="00684C5E">
        <w:rPr>
          <w:rFonts w:ascii="新細明體" w:hAnsi="新細明體" w:hint="eastAsia"/>
          <w:color w:val="000000"/>
          <w:szCs w:val="24"/>
          <w:lang w:eastAsia="zh-TW"/>
        </w:rPr>
        <w:t>傳入參數:</w:t>
      </w:r>
    </w:p>
    <w:p w:rsidR="000D7BA8" w:rsidRPr="00684C5E" w:rsidRDefault="000D7BA8" w:rsidP="001E30A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hint="eastAsia"/>
          <w:noProof/>
          <w:color w:val="000000"/>
          <w:lang w:eastAsia="zh-TW"/>
        </w:rPr>
      </w:pPr>
      <w:r w:rsidRPr="00684C5E">
        <w:rPr>
          <w:rFonts w:hint="eastAsia"/>
          <w:noProof/>
          <w:color w:val="000000"/>
          <w:lang w:eastAsia="zh-TW"/>
        </w:rPr>
        <w:t>受理編號</w:t>
      </w:r>
    </w:p>
    <w:p w:rsidR="000D7BA8" w:rsidRPr="00684C5E" w:rsidRDefault="000D7BA8" w:rsidP="001E30A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rFonts w:hint="eastAsia"/>
          <w:noProof/>
          <w:color w:val="000000"/>
          <w:lang w:eastAsia="zh-TW"/>
        </w:rPr>
      </w:pPr>
      <w:r w:rsidRPr="00684C5E">
        <w:rPr>
          <w:rFonts w:hint="eastAsia"/>
          <w:noProof/>
          <w:color w:val="000000"/>
          <w:lang w:eastAsia="zh-TW"/>
        </w:rPr>
        <w:t>補全文件代號</w:t>
      </w:r>
    </w:p>
    <w:p w:rsidR="000D7BA8" w:rsidRDefault="000D7BA8" w:rsidP="001E30AA">
      <w:pPr>
        <w:pStyle w:val="Tabletext"/>
        <w:keepLines w:val="0"/>
        <w:numPr>
          <w:ilvl w:val="3"/>
          <w:numId w:val="2"/>
        </w:numPr>
        <w:spacing w:after="0" w:line="240" w:lineRule="auto"/>
        <w:rPr>
          <w:noProof/>
          <w:color w:val="000000"/>
          <w:lang w:eastAsia="zh-TW"/>
        </w:rPr>
      </w:pPr>
      <w:r w:rsidRPr="00684C5E">
        <w:rPr>
          <w:rFonts w:hint="eastAsia"/>
          <w:noProof/>
          <w:color w:val="000000"/>
          <w:lang w:eastAsia="zh-TW"/>
        </w:rPr>
        <w:t>序號</w:t>
      </w:r>
    </w:p>
    <w:p w:rsidR="006F5E87" w:rsidRPr="006F5E87" w:rsidRDefault="006F5E87" w:rsidP="006F5E87">
      <w:pPr>
        <w:pStyle w:val="Tabletext"/>
        <w:keepLines w:val="0"/>
        <w:numPr>
          <w:ilvl w:val="0"/>
          <w:numId w:val="2"/>
        </w:numPr>
        <w:spacing w:after="0" w:line="240" w:lineRule="auto"/>
        <w:rPr>
          <w:noProof/>
          <w:color w:val="000000"/>
          <w:sz w:val="24"/>
          <w:szCs w:val="24"/>
          <w:lang w:eastAsia="zh-TW"/>
        </w:rPr>
      </w:pPr>
      <w:r w:rsidRPr="006F5E87">
        <w:rPr>
          <w:rFonts w:ascii="Calibri" w:hAnsi="Calibri" w:hint="eastAsia"/>
          <w:noProof/>
          <w:sz w:val="24"/>
          <w:szCs w:val="24"/>
        </w:rPr>
        <w:t>同意查詢聲明書</w:t>
      </w:r>
    </w:p>
    <w:p w:rsidR="006F5E87" w:rsidRPr="006F5E87" w:rsidRDefault="006F5E87" w:rsidP="006F5E87">
      <w:pPr>
        <w:pStyle w:val="af0"/>
        <w:numPr>
          <w:ilvl w:val="1"/>
          <w:numId w:val="2"/>
        </w:numPr>
        <w:tabs>
          <w:tab w:val="left" w:pos="465"/>
        </w:tabs>
        <w:spacing w:beforeLines="30" w:before="72"/>
        <w:ind w:leftChars="0"/>
        <w:rPr>
          <w:noProof/>
        </w:rPr>
      </w:pPr>
      <w:r>
        <w:rPr>
          <w:noProof/>
        </w:rPr>
        <w:pict>
          <v:shape id="圖片 5" o:spid="_x0000_s1028" type="#_x0000_t75" style="position:absolute;left:0;text-align:left;margin-left:39.95pt;margin-top:31.75pt;width:387.5pt;height:116.65pt;z-index:251657216;visibility:visible">
            <v:imagedata r:id="rId11" o:title=""/>
            <w10:wrap type="topAndBottom"/>
          </v:shape>
        </w:pict>
      </w:r>
      <w:r>
        <w:rPr>
          <w:rFonts w:ascii="標楷體" w:hAnsi="標楷體" w:hint="eastAsia"/>
          <w:noProof/>
        </w:rPr>
        <w:t>於</w:t>
      </w:r>
      <w:r w:rsidRPr="004C13E9">
        <w:rPr>
          <w:rFonts w:ascii="標楷體" w:hAnsi="標楷體" w:hint="eastAsia"/>
          <w:noProof/>
        </w:rPr>
        <w:t>理賠補全輸入導引</w:t>
      </w:r>
      <w:r>
        <w:rPr>
          <w:rFonts w:ascii="標楷體" w:hAnsi="標楷體" w:hint="eastAsia"/>
          <w:noProof/>
        </w:rPr>
        <w:t>，勾選同意查詢聲明書時</w:t>
      </w:r>
      <w:r w:rsidRPr="006F5E87">
        <w:rPr>
          <w:rFonts w:hint="eastAsia"/>
          <w:noProof/>
        </w:rPr>
        <w:t xml:space="preserve"> </w:t>
      </w:r>
    </w:p>
    <w:p w:rsidR="006F5E87" w:rsidRPr="009F74CA" w:rsidRDefault="006F5E87" w:rsidP="006F5E87">
      <w:pPr>
        <w:pStyle w:val="af0"/>
        <w:numPr>
          <w:ilvl w:val="1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ascii="標楷體" w:hAnsi="標楷體" w:hint="eastAsia"/>
          <w:noProof/>
        </w:rPr>
        <w:t>由系統以受理編號串理賠系統之</w:t>
      </w:r>
      <w:r w:rsidRPr="002722ED">
        <w:rPr>
          <w:rFonts w:ascii="標楷體" w:hAnsi="標楷體" w:hint="eastAsia"/>
          <w:noProof/>
        </w:rPr>
        <w:t>理賠申請書頁面</w:t>
      </w:r>
      <w:r>
        <w:rPr>
          <w:rFonts w:ascii="標楷體" w:hAnsi="標楷體" w:hint="eastAsia"/>
          <w:noProof/>
        </w:rPr>
        <w:t>，</w:t>
      </w:r>
      <w:r w:rsidRPr="002722ED">
        <w:rPr>
          <w:rFonts w:ascii="標楷體" w:hAnsi="標楷體" w:hint="eastAsia"/>
          <w:noProof/>
        </w:rPr>
        <w:t>自動帶出「姓名、生日與身分證字號」並由系統直接套印到指定位置</w:t>
      </w:r>
      <w:r>
        <w:rPr>
          <w:rFonts w:ascii="標楷體" w:hAnsi="標楷體" w:hint="eastAsia"/>
          <w:noProof/>
        </w:rPr>
        <w:t>(如下圖)。</w:t>
      </w:r>
    </w:p>
    <w:p w:rsidR="009F74CA" w:rsidRPr="009F74CA" w:rsidRDefault="009F74CA" w:rsidP="009F74CA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ascii="標楷體" w:hAnsi="標楷體" w:hint="eastAsia"/>
          <w:noProof/>
        </w:rPr>
        <w:t>利用受編(</w:t>
      </w:r>
      <w:r w:rsidRPr="009F74CA">
        <w:rPr>
          <w:rFonts w:ascii="標楷體" w:hAnsi="標楷體"/>
          <w:noProof/>
        </w:rPr>
        <w:t>APLY_NO</w:t>
      </w:r>
      <w:r>
        <w:rPr>
          <w:rFonts w:ascii="標楷體" w:hAnsi="標楷體" w:hint="eastAsia"/>
          <w:noProof/>
        </w:rPr>
        <w:t>)查詢DTAAA010</w:t>
      </w:r>
    </w:p>
    <w:p w:rsidR="009F74CA" w:rsidRPr="009F74CA" w:rsidRDefault="009F74CA" w:rsidP="009F74CA">
      <w:pPr>
        <w:pStyle w:val="af0"/>
        <w:numPr>
          <w:ilvl w:val="3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ascii="標楷體" w:hAnsi="標楷體" w:hint="eastAsia"/>
          <w:noProof/>
        </w:rPr>
        <w:t>條件：</w:t>
      </w:r>
      <w:r w:rsidRPr="009F74CA">
        <w:rPr>
          <w:rFonts w:ascii="標楷體" w:hAnsi="標楷體" w:hint="eastAsia"/>
          <w:noProof/>
        </w:rPr>
        <w:t>DTAAA010</w:t>
      </w:r>
      <w:r>
        <w:rPr>
          <w:rFonts w:ascii="標楷體" w:hAnsi="標楷體" w:hint="eastAsia"/>
          <w:noProof/>
        </w:rPr>
        <w:t>.</w:t>
      </w:r>
      <w:r>
        <w:rPr>
          <w:rFonts w:ascii="標楷體" w:hAnsi="標楷體"/>
          <w:noProof/>
        </w:rPr>
        <w:t>APLY_NO</w:t>
      </w:r>
      <w:r>
        <w:rPr>
          <w:rFonts w:ascii="標楷體" w:hAnsi="標楷體" w:hint="eastAsia"/>
          <w:noProof/>
        </w:rPr>
        <w:t>=畫面傳入受編。</w:t>
      </w:r>
    </w:p>
    <w:p w:rsidR="009F74CA" w:rsidRPr="006F5E87" w:rsidRDefault="009F74CA" w:rsidP="009F74CA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>
        <w:rPr>
          <w:noProof/>
        </w:rPr>
        <w:pict>
          <v:shape id="圖片 2" o:spid="_x0000_s1027" type="#_x0000_t75" style="position:absolute;left:0;text-align:left;margin-left:48.85pt;margin-top:39.05pt;width:391.25pt;height:241.1pt;z-index:251658240;visibility:visible">
            <v:imagedata r:id="rId12" o:title=""/>
            <w10:wrap type="topAndBottom"/>
          </v:shape>
        </w:pict>
      </w:r>
      <w:r>
        <w:rPr>
          <w:rFonts w:ascii="標楷體" w:hAnsi="標楷體" w:hint="eastAsia"/>
          <w:noProof/>
        </w:rPr>
        <w:t>取出</w:t>
      </w:r>
      <w:r w:rsidRPr="009F74CA">
        <w:rPr>
          <w:rFonts w:ascii="標楷體" w:hAnsi="標楷體" w:hint="eastAsia"/>
          <w:noProof/>
        </w:rPr>
        <w:t>DTAAA010</w:t>
      </w:r>
      <w:r>
        <w:rPr>
          <w:rFonts w:ascii="標楷體" w:hAnsi="標楷體" w:hint="eastAsia"/>
          <w:noProof/>
        </w:rPr>
        <w:t>.</w:t>
      </w:r>
      <w:r w:rsidRPr="009F74CA">
        <w:rPr>
          <w:rFonts w:ascii="標楷體" w:hAnsi="標楷體"/>
          <w:noProof/>
        </w:rPr>
        <w:t>OCR_NAME</w:t>
      </w:r>
      <w:r>
        <w:rPr>
          <w:rFonts w:ascii="標楷體" w:hAnsi="標楷體" w:hint="eastAsia"/>
          <w:noProof/>
        </w:rPr>
        <w:t>、</w:t>
      </w:r>
      <w:r w:rsidRPr="009F74CA">
        <w:rPr>
          <w:rFonts w:ascii="標楷體" w:hAnsi="標楷體" w:hint="eastAsia"/>
          <w:noProof/>
        </w:rPr>
        <w:t>DTAAA010</w:t>
      </w:r>
      <w:r>
        <w:rPr>
          <w:rFonts w:ascii="標楷體" w:hAnsi="標楷體" w:hint="eastAsia"/>
          <w:noProof/>
        </w:rPr>
        <w:t>.</w:t>
      </w:r>
      <w:r w:rsidRPr="009F74CA">
        <w:rPr>
          <w:rFonts w:ascii="標楷體" w:hAnsi="標楷體"/>
          <w:noProof/>
        </w:rPr>
        <w:t>OCR_BRDY</w:t>
      </w:r>
      <w:r w:rsidRPr="009F74CA">
        <w:rPr>
          <w:rFonts w:ascii="標楷體" w:hAnsi="標楷體" w:hint="eastAsia"/>
          <w:noProof/>
        </w:rPr>
        <w:t>與身分證字號DTAAA010</w:t>
      </w:r>
      <w:r>
        <w:rPr>
          <w:rFonts w:ascii="標楷體" w:hAnsi="標楷體" w:hint="eastAsia"/>
          <w:noProof/>
        </w:rPr>
        <w:t>.</w:t>
      </w:r>
      <w:r w:rsidRPr="009F74CA">
        <w:rPr>
          <w:rFonts w:ascii="標楷體" w:hAnsi="標楷體"/>
          <w:noProof/>
        </w:rPr>
        <w:t>OCR_ID</w:t>
      </w:r>
    </w:p>
    <w:p w:rsidR="006F5E87" w:rsidRDefault="006F5E87" w:rsidP="006F5E87">
      <w:pPr>
        <w:pStyle w:val="af0"/>
        <w:numPr>
          <w:ilvl w:val="1"/>
          <w:numId w:val="2"/>
        </w:numPr>
        <w:tabs>
          <w:tab w:val="left" w:pos="465"/>
        </w:tabs>
        <w:ind w:leftChars="0"/>
        <w:rPr>
          <w:noProof/>
        </w:rPr>
      </w:pPr>
      <w:r w:rsidRPr="006F5E87">
        <w:rPr>
          <w:rFonts w:hint="eastAsia"/>
          <w:noProof/>
        </w:rPr>
        <w:t>套印畫面旁邊有滾輪可以滑動，下方出現</w:t>
      </w:r>
      <w:r>
        <w:rPr>
          <w:rFonts w:ascii="新細明體" w:eastAsia="新細明體" w:hAnsi="新細明體" w:hint="eastAsia"/>
          <w:noProof/>
        </w:rPr>
        <w:t>「</w:t>
      </w:r>
      <w:r w:rsidRPr="006F5E87">
        <w:rPr>
          <w:rFonts w:hint="eastAsia"/>
          <w:noProof/>
        </w:rPr>
        <w:t>確認</w:t>
      </w:r>
      <w:r>
        <w:rPr>
          <w:rFonts w:ascii="新細明體" w:eastAsia="新細明體" w:hAnsi="新細明體" w:hint="eastAsia"/>
          <w:noProof/>
        </w:rPr>
        <w:t>」</w:t>
      </w:r>
      <w:r w:rsidRPr="006F5E87">
        <w:rPr>
          <w:rFonts w:hint="eastAsia"/>
          <w:noProof/>
        </w:rPr>
        <w:t>、「取消套印」按鈕。</w:t>
      </w:r>
    </w:p>
    <w:p w:rsidR="009F74CA" w:rsidRPr="009F74CA" w:rsidRDefault="009F74CA" w:rsidP="009F74CA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hint="eastAsia"/>
          <w:noProof/>
        </w:rPr>
        <w:t>跳出另一頁面套印同意聲請書，</w:t>
      </w:r>
      <w:r>
        <w:rPr>
          <w:rFonts w:hint="eastAsia"/>
          <w:noProof/>
        </w:rPr>
        <w:t>CALL</w:t>
      </w:r>
      <w:r w:rsidR="00AF705A" w:rsidRPr="00AF705A">
        <w:rPr>
          <w:rFonts w:hint="eastAsia"/>
          <w:noProof/>
        </w:rPr>
        <w:t>列印同意查詢</w:t>
      </w:r>
      <w:r w:rsidR="00AF705A">
        <w:rPr>
          <w:rFonts w:hint="eastAsia"/>
          <w:noProof/>
        </w:rPr>
        <w:t>聲明</w:t>
      </w:r>
      <w:r w:rsidR="00AF705A" w:rsidRPr="00AF705A">
        <w:rPr>
          <w:rFonts w:hint="eastAsia"/>
          <w:noProof/>
        </w:rPr>
        <w:t>書</w:t>
      </w:r>
      <w:r>
        <w:rPr>
          <w:noProof/>
        </w:rPr>
        <w:t>AA_J0Z001.</w:t>
      </w:r>
      <w:r w:rsidRPr="009F74CA">
        <w:rPr>
          <w:b/>
          <w:szCs w:val="28"/>
        </w:rPr>
        <w:t>getAgreeInvsCont</w:t>
      </w:r>
      <w:r w:rsidR="00AF705A">
        <w:rPr>
          <w:rFonts w:hint="eastAsia"/>
          <w:b/>
          <w:szCs w:val="28"/>
        </w:rPr>
        <w:t>(</w:t>
      </w:r>
      <w:r w:rsidR="00AF705A" w:rsidRPr="00BD3425">
        <w:rPr>
          <w:noProof/>
        </w:rPr>
        <w:t>OCR_ID</w:t>
      </w:r>
      <w:r w:rsidR="00AF705A">
        <w:rPr>
          <w:rFonts w:hint="eastAsia"/>
          <w:noProof/>
        </w:rPr>
        <w:t>,</w:t>
      </w:r>
      <w:r w:rsidR="00AF705A" w:rsidRPr="009F74CA">
        <w:rPr>
          <w:rFonts w:ascii="標楷體" w:hAnsi="標楷體"/>
          <w:noProof/>
        </w:rPr>
        <w:t>OCR_NAME</w:t>
      </w:r>
      <w:r w:rsidR="00AF705A">
        <w:rPr>
          <w:rFonts w:ascii="標楷體" w:hAnsi="標楷體"/>
          <w:noProof/>
        </w:rPr>
        <w:t>,</w:t>
      </w:r>
      <w:r w:rsidR="00AF705A" w:rsidRPr="00BD3425">
        <w:rPr>
          <w:rFonts w:ascii="標楷體" w:hAnsi="標楷體"/>
          <w:noProof/>
        </w:rPr>
        <w:t>OCR_BRDY</w:t>
      </w:r>
      <w:r w:rsidR="00AF705A">
        <w:rPr>
          <w:rFonts w:hint="eastAsia"/>
          <w:b/>
          <w:szCs w:val="28"/>
        </w:rPr>
        <w:t>)</w:t>
      </w:r>
      <w:r w:rsidR="00AF705A">
        <w:rPr>
          <w:b/>
          <w:szCs w:val="28"/>
        </w:rPr>
        <w:t>;</w:t>
      </w:r>
    </w:p>
    <w:p w:rsidR="009F74CA" w:rsidRPr="00A30364" w:rsidRDefault="009F74CA" w:rsidP="009F74CA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hint="eastAsia"/>
          <w:noProof/>
        </w:rPr>
        <w:t>參數帶入</w:t>
      </w:r>
      <w:r>
        <w:rPr>
          <w:rFonts w:hint="eastAsia"/>
          <w:noProof/>
        </w:rPr>
        <w:t>(</w:t>
      </w:r>
      <w:r w:rsidR="00BD3425" w:rsidRPr="00BD3425">
        <w:rPr>
          <w:rFonts w:hint="eastAsia"/>
          <w:noProof/>
        </w:rPr>
        <w:t>DTAAA010.</w:t>
      </w:r>
      <w:r w:rsidR="00BD3425" w:rsidRPr="00BD3425">
        <w:rPr>
          <w:noProof/>
        </w:rPr>
        <w:t>OCR_ID</w:t>
      </w:r>
      <w:r w:rsidR="00BD3425">
        <w:rPr>
          <w:rFonts w:hint="eastAsia"/>
          <w:noProof/>
        </w:rPr>
        <w:t>,</w:t>
      </w:r>
      <w:r w:rsidR="00BD3425" w:rsidRPr="00BD3425">
        <w:rPr>
          <w:rFonts w:ascii="標楷體" w:hAnsi="標楷體" w:hint="eastAsia"/>
          <w:noProof/>
        </w:rPr>
        <w:t xml:space="preserve"> </w:t>
      </w:r>
      <w:r w:rsidR="00BD3425" w:rsidRPr="009F74CA">
        <w:rPr>
          <w:rFonts w:ascii="標楷體" w:hAnsi="標楷體" w:hint="eastAsia"/>
          <w:noProof/>
        </w:rPr>
        <w:t>DTAAA010</w:t>
      </w:r>
      <w:r w:rsidR="00BD3425">
        <w:rPr>
          <w:rFonts w:ascii="標楷體" w:hAnsi="標楷體" w:hint="eastAsia"/>
          <w:noProof/>
        </w:rPr>
        <w:t>.</w:t>
      </w:r>
      <w:r w:rsidR="00BD3425" w:rsidRPr="009F74CA">
        <w:rPr>
          <w:rFonts w:ascii="標楷體" w:hAnsi="標楷體"/>
          <w:noProof/>
        </w:rPr>
        <w:t>OCR_NAME</w:t>
      </w:r>
      <w:r w:rsidR="00BD3425">
        <w:rPr>
          <w:rFonts w:ascii="標楷體" w:hAnsi="標楷體"/>
          <w:noProof/>
        </w:rPr>
        <w:t>,</w:t>
      </w:r>
      <w:r w:rsidR="00BD3425" w:rsidRPr="00BD3425">
        <w:rPr>
          <w:rFonts w:ascii="標楷體" w:hAnsi="標楷體" w:hint="eastAsia"/>
          <w:noProof/>
        </w:rPr>
        <w:t>DTAAA010.</w:t>
      </w:r>
      <w:r w:rsidR="00BD3425" w:rsidRPr="00BD3425">
        <w:rPr>
          <w:rFonts w:ascii="標楷體" w:hAnsi="標楷體"/>
          <w:noProof/>
        </w:rPr>
        <w:t>OCR_BRDY</w:t>
      </w:r>
      <w:r w:rsidR="00BD3425">
        <w:rPr>
          <w:rFonts w:ascii="標楷體" w:hAnsi="標楷體"/>
          <w:noProof/>
        </w:rPr>
        <w:t>)</w:t>
      </w:r>
    </w:p>
    <w:p w:rsidR="00A30364" w:rsidRPr="006F5E87" w:rsidRDefault="00A30364" w:rsidP="009F74CA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>
        <w:rPr>
          <w:rFonts w:ascii="標楷體" w:hAnsi="標楷體" w:hint="eastAsia"/>
          <w:noProof/>
        </w:rPr>
        <w:t>傳回MAP，將報表鑲倒畫面上，最下方出現兩按鈕。</w:t>
      </w:r>
    </w:p>
    <w:p w:rsidR="006F5E87" w:rsidRDefault="006F5E87" w:rsidP="006F5E87">
      <w:pPr>
        <w:pStyle w:val="af0"/>
        <w:numPr>
          <w:ilvl w:val="1"/>
          <w:numId w:val="2"/>
        </w:numPr>
        <w:tabs>
          <w:tab w:val="left" w:pos="465"/>
        </w:tabs>
        <w:ind w:leftChars="0"/>
        <w:rPr>
          <w:noProof/>
        </w:rPr>
      </w:pPr>
      <w:r w:rsidRPr="006F5E87">
        <w:rPr>
          <w:rFonts w:hint="eastAsia"/>
          <w:noProof/>
        </w:rPr>
        <w:t>按確認後，</w:t>
      </w:r>
      <w:r w:rsidR="00A30364">
        <w:rPr>
          <w:rFonts w:hint="eastAsia"/>
          <w:noProof/>
        </w:rPr>
        <w:t>將套印好的報表存入</w:t>
      </w:r>
      <w:r w:rsidR="00A30364">
        <w:rPr>
          <w:rFonts w:hint="eastAsia"/>
          <w:noProof/>
        </w:rPr>
        <w:t>DATE</w:t>
      </w:r>
      <w:r w:rsidR="00A30364">
        <w:rPr>
          <w:rFonts w:hint="eastAsia"/>
          <w:noProof/>
        </w:rPr>
        <w:t>資料夾裡。</w:t>
      </w:r>
    </w:p>
    <w:p w:rsidR="00127B7F" w:rsidRDefault="00127B7F" w:rsidP="00127B7F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 w:rsidRPr="00127B7F">
        <w:rPr>
          <w:noProof/>
        </w:rPr>
        <w:t>$DBDate</w:t>
      </w:r>
      <w:r>
        <w:rPr>
          <w:rFonts w:hint="eastAsia"/>
          <w:noProof/>
        </w:rPr>
        <w:t>=</w:t>
      </w:r>
      <w:r>
        <w:rPr>
          <w:rFonts w:hint="eastAsia"/>
          <w:noProof/>
        </w:rPr>
        <w:t>系統日期，</w:t>
      </w:r>
      <w:r w:rsidRPr="00127B7F">
        <w:rPr>
          <w:noProof/>
        </w:rPr>
        <w:t>$APLY_NO</w:t>
      </w:r>
      <w:r>
        <w:rPr>
          <w:rFonts w:hint="eastAsia"/>
          <w:noProof/>
        </w:rPr>
        <w:t>=</w:t>
      </w:r>
      <w:r>
        <w:rPr>
          <w:rFonts w:ascii="標楷體" w:hAnsi="標楷體" w:hint="eastAsia"/>
          <w:noProof/>
        </w:rPr>
        <w:t>畫面傳入受編。</w:t>
      </w:r>
    </w:p>
    <w:p w:rsidR="00127B7F" w:rsidRPr="00127B7F" w:rsidRDefault="00A30364" w:rsidP="00127B7F">
      <w:pPr>
        <w:pStyle w:val="af0"/>
        <w:numPr>
          <w:ilvl w:val="2"/>
          <w:numId w:val="2"/>
        </w:numPr>
        <w:tabs>
          <w:tab w:val="left" w:pos="465"/>
        </w:tabs>
        <w:ind w:left="1047"/>
        <w:rPr>
          <w:noProof/>
        </w:rPr>
      </w:pPr>
      <w:r>
        <w:rPr>
          <w:rFonts w:hint="eastAsia"/>
          <w:noProof/>
        </w:rPr>
        <w:t>利用路徑</w:t>
      </w:r>
      <w:r w:rsidR="00127B7F" w:rsidRPr="00127B7F">
        <w:rPr>
          <w:rFonts w:hint="eastAsia"/>
          <w:noProof/>
        </w:rPr>
        <w:t>存檔</w:t>
      </w:r>
      <w:r w:rsidR="00127B7F">
        <w:rPr>
          <w:rFonts w:hint="eastAsia"/>
          <w:noProof/>
        </w:rPr>
        <w:t>：</w:t>
      </w:r>
      <w:r w:rsidR="00127B7F" w:rsidRPr="00127B7F">
        <w:rPr>
          <w:rFonts w:hint="eastAsia"/>
          <w:noProof/>
        </w:rPr>
        <w:t>$DATA</w:t>
      </w:r>
      <w:r w:rsidR="00127B7F" w:rsidRPr="00127B7F">
        <w:rPr>
          <w:noProof/>
        </w:rPr>
        <w:t>/DTAAJ010/$DBDate/$APLY_NO/3</w:t>
      </w:r>
      <w:r w:rsidR="00127B7F">
        <w:rPr>
          <w:rFonts w:hint="eastAsia"/>
          <w:noProof/>
        </w:rPr>
        <w:t>0</w:t>
      </w:r>
      <w:r w:rsidR="00127B7F" w:rsidRPr="00127B7F">
        <w:rPr>
          <w:noProof/>
        </w:rPr>
        <w:t>00</w:t>
      </w:r>
      <w:r w:rsidR="00127B7F">
        <w:rPr>
          <w:rFonts w:hint="eastAsia"/>
          <w:noProof/>
        </w:rPr>
        <w:t>0</w:t>
      </w:r>
      <w:r w:rsidR="00127B7F" w:rsidRPr="00127B7F">
        <w:rPr>
          <w:noProof/>
        </w:rPr>
        <w:t>5.pdf</w:t>
      </w:r>
      <w:r w:rsidR="00127B7F" w:rsidRPr="00127B7F">
        <w:rPr>
          <w:rFonts w:hint="eastAsia"/>
          <w:noProof/>
        </w:rPr>
        <w:t>，並將路徑寫入欄位</w:t>
      </w:r>
      <w:r w:rsidR="00127B7F" w:rsidRPr="00127B7F">
        <w:rPr>
          <w:rFonts w:hint="eastAsia"/>
          <w:noProof/>
        </w:rPr>
        <w:t>DTAAJ010</w:t>
      </w:r>
      <w:r w:rsidR="00127B7F" w:rsidRPr="00127B7F">
        <w:rPr>
          <w:noProof/>
        </w:rPr>
        <w:t>.REP_FILE_PATH</w:t>
      </w:r>
    </w:p>
    <w:p w:rsidR="00A30364" w:rsidRPr="006F5E87" w:rsidRDefault="00127B7F" w:rsidP="00127B7F">
      <w:pPr>
        <w:pStyle w:val="af0"/>
        <w:numPr>
          <w:ilvl w:val="2"/>
          <w:numId w:val="2"/>
        </w:numPr>
        <w:tabs>
          <w:tab w:val="left" w:pos="465"/>
        </w:tabs>
        <w:ind w:leftChars="0"/>
        <w:rPr>
          <w:noProof/>
        </w:rPr>
      </w:pPr>
      <w:r w:rsidRPr="00127B7F">
        <w:rPr>
          <w:rFonts w:hint="eastAsia"/>
          <w:noProof/>
        </w:rPr>
        <w:t>$DATA</w:t>
      </w:r>
      <w:r w:rsidRPr="00127B7F">
        <w:rPr>
          <w:noProof/>
        </w:rPr>
        <w:t xml:space="preserve">  = FileStoreUtil.getSaveRoot();</w:t>
      </w:r>
    </w:p>
    <w:p w:rsidR="006F5E87" w:rsidRPr="006F5E87" w:rsidRDefault="006F5E87" w:rsidP="006F5E87">
      <w:pPr>
        <w:pStyle w:val="Tabletext"/>
        <w:keepLines w:val="0"/>
        <w:numPr>
          <w:ilvl w:val="1"/>
          <w:numId w:val="2"/>
        </w:numPr>
        <w:spacing w:after="0" w:line="240" w:lineRule="auto"/>
        <w:rPr>
          <w:rFonts w:ascii="標楷體" w:eastAsia="標楷體" w:hAnsi="標楷體" w:hint="eastAsia"/>
          <w:noProof/>
          <w:color w:val="000000"/>
          <w:sz w:val="28"/>
          <w:szCs w:val="28"/>
          <w:lang w:eastAsia="zh-TW"/>
        </w:rPr>
      </w:pPr>
      <w:r w:rsidRPr="006F5E87">
        <w:rPr>
          <w:rFonts w:ascii="標楷體" w:eastAsia="標楷體" w:hAnsi="標楷體" w:hint="eastAsia"/>
          <w:noProof/>
          <w:sz w:val="28"/>
          <w:szCs w:val="28"/>
          <w:lang w:eastAsia="zh-TW"/>
        </w:rPr>
        <w:t>按確認套印，則關閉視窗，畫面回到理賠補全輸入(畫面編號:AAJ</w:t>
      </w:r>
      <w:r w:rsidRPr="006F5E87">
        <w:rPr>
          <w:rFonts w:ascii="標楷體" w:eastAsia="標楷體" w:hAnsi="標楷體"/>
          <w:noProof/>
          <w:sz w:val="28"/>
          <w:szCs w:val="28"/>
          <w:lang w:eastAsia="zh-TW"/>
        </w:rPr>
        <w:t>00100)</w:t>
      </w:r>
      <w:r w:rsidRPr="006F5E87">
        <w:rPr>
          <w:rFonts w:ascii="標楷體" w:eastAsia="標楷體" w:hAnsi="標楷體" w:hint="eastAsia"/>
          <w:noProof/>
          <w:sz w:val="28"/>
          <w:szCs w:val="28"/>
          <w:lang w:eastAsia="zh-TW"/>
        </w:rPr>
        <w:t>且套印成功，按取消套印畫面亦回套理賠補全輸入但該聲明書則無套印內容。</w:t>
      </w:r>
    </w:p>
    <w:p w:rsidR="000D7BA8" w:rsidRPr="00684C5E" w:rsidRDefault="000D7BA8" w:rsidP="00096DC4">
      <w:pPr>
        <w:pStyle w:val="Tabletext"/>
        <w:keepLines w:val="0"/>
        <w:spacing w:after="0" w:line="240" w:lineRule="auto"/>
        <w:ind w:left="1418"/>
        <w:rPr>
          <w:rFonts w:ascii="新細明體" w:hAnsi="新細明體" w:hint="eastAsia"/>
          <w:color w:val="000000"/>
          <w:szCs w:val="24"/>
          <w:lang w:eastAsia="zh-TW"/>
        </w:rPr>
      </w:pPr>
    </w:p>
    <w:p w:rsidR="00F70CDD" w:rsidRDefault="00F70CDD">
      <w:pPr>
        <w:pStyle w:val="Tabletext"/>
        <w:keepLines w:val="0"/>
        <w:spacing w:after="0" w:line="240" w:lineRule="auto"/>
        <w:rPr>
          <w:ins w:id="64" w:author="伯珊" w:date="2020-05-21T18:31:00Z"/>
          <w:rFonts w:ascii="新細明體" w:hAnsi="新細明體"/>
          <w:lang w:eastAsia="zh-TW"/>
        </w:rPr>
      </w:pPr>
    </w:p>
    <w:p w:rsidR="003C1DB8" w:rsidRDefault="003C1DB8" w:rsidP="003C1DB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ins w:id="65" w:author="伯珊" w:date="2020-05-21T18:34:00Z"/>
          <w:rFonts w:ascii="微軟正黑體" w:eastAsia="微軟正黑體" w:hAnsi="微軟正黑體"/>
          <w:noProof/>
          <w:color w:val="000000"/>
          <w:lang w:eastAsia="zh-TW"/>
        </w:rPr>
      </w:pPr>
      <w:ins w:id="66" w:author="伯珊" w:date="2020-05-21T18:31:00Z">
        <w:r w:rsidRPr="003C1DB8">
          <w:rPr>
            <w:rFonts w:ascii="微軟正黑體" w:eastAsia="微軟正黑體" w:hAnsi="微軟正黑體" w:hint="eastAsia"/>
            <w:bdr w:val="single" w:sz="4" w:space="0" w:color="auto"/>
            <w:shd w:val="pct15" w:color="auto" w:fill="FFFFFF"/>
            <w:lang w:eastAsia="zh-TW"/>
          </w:rPr>
          <w:t>選擇機構</w:t>
        </w:r>
      </w:ins>
    </w:p>
    <w:p w:rsidR="0098523A" w:rsidRDefault="003C1DB8" w:rsidP="0098523A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67" w:author="伯珊" w:date="2020-05-22T19:16:00Z"/>
          <w:rFonts w:ascii="微軟正黑體" w:eastAsia="微軟正黑體" w:hAnsi="微軟正黑體"/>
          <w:noProof/>
          <w:color w:val="000000"/>
          <w:lang w:eastAsia="zh-TW"/>
        </w:rPr>
      </w:pPr>
      <w:ins w:id="68" w:author="伯珊" w:date="2020-05-21T18:34:00Z">
        <w:r w:rsidRPr="003C1D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另新開小視窗連結至AAC0_0700/prompt</w:t>
        </w:r>
      </w:ins>
      <w:ins w:id="69" w:author="伯珊" w:date="2020-05-22T19:16:00Z"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?</w:t>
        </w:r>
        <w:r w:rsidR="0098523A">
          <w:rPr>
            <w:rFonts w:ascii="微軟正黑體" w:eastAsia="微軟正黑體" w:hAnsi="微軟正黑體"/>
            <w:noProof/>
            <w:color w:val="000000"/>
            <w:lang w:eastAsia="zh-TW"/>
          </w:rPr>
          <w:t>LINK_YN=Y&amp;ACTION_FROM=AAJ0_010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0</w:t>
        </w:r>
      </w:ins>
      <w:ins w:id="70" w:author="伯珊" w:date="2020-05-21T18:34:00Z">
        <w:r w:rsidRPr="003C1D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。</w:t>
        </w:r>
      </w:ins>
    </w:p>
    <w:p w:rsidR="003C1DB8" w:rsidRDefault="00BC6647" w:rsidP="00CE6376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71" w:author="伯珊" w:date="2020-05-22T19:23:00Z"/>
          <w:rFonts w:ascii="微軟正黑體" w:eastAsia="微軟正黑體" w:hAnsi="微軟正黑體"/>
          <w:noProof/>
          <w:color w:val="000000"/>
          <w:lang w:eastAsia="zh-TW"/>
        </w:rPr>
      </w:pPr>
      <w:ins w:id="72" w:author="伯珊" w:date="2020-05-22T14:55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若</w:t>
        </w:r>
      </w:ins>
      <w:ins w:id="73" w:author="伯珊" w:date="2020-05-22T19:14:00Z"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DTAAC080.</w:t>
        </w:r>
        <w:r w:rsidR="0098523A" w:rsidRPr="00856D10">
          <w:t xml:space="preserve"> </w:t>
        </w:r>
        <w:r w:rsidR="0098523A" w:rsidRPr="00856D10">
          <w:rPr>
            <w:rFonts w:ascii="微軟正黑體" w:eastAsia="微軟正黑體" w:hAnsi="微軟正黑體"/>
            <w:noProof/>
            <w:color w:val="000000"/>
            <w:lang w:eastAsia="zh-TW"/>
          </w:rPr>
          <w:t>REP_DOC_CODE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= </w:t>
        </w:r>
        <w:r w:rsidR="0098523A"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310047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(</w:t>
        </w:r>
        <w:r w:rsidR="0098523A">
          <w:rPr>
            <w:rFonts w:ascii="標楷體" w:eastAsia="標楷體" w:hAnsi="標楷體" w:cs="Calibri" w:hint="eastAsia"/>
            <w:color w:val="000000"/>
          </w:rPr>
          <w:t>交通事故調查同意書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) </w:t>
        </w:r>
      </w:ins>
      <w:ins w:id="74" w:author="伯珊" w:date="2020-05-22T19:16:00Z">
        <w:r w:rsidR="0098523A"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sym w:font="Wingdings" w:char="F0E8"/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改連結至</w:t>
        </w:r>
        <w:r w:rsidR="0098523A" w:rsidRPr="003C1D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AAC0_0700/</w:t>
        </w:r>
      </w:ins>
      <w:ins w:id="75" w:author="伯珊" w:date="2020-05-22T19:17:00Z">
        <w:r w:rsidR="0098523A">
          <w:rPr>
            <w:rFonts w:ascii="微軟正黑體" w:eastAsia="微軟正黑體" w:hAnsi="微軟正黑體"/>
            <w:noProof/>
            <w:color w:val="000000"/>
            <w:lang w:eastAsia="zh-TW"/>
          </w:rPr>
          <w:t>query</w:t>
        </w:r>
      </w:ins>
      <w:ins w:id="76" w:author="伯珊" w:date="2020-05-22T19:16:00Z"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?</w:t>
        </w:r>
        <w:r w:rsidR="0098523A">
          <w:rPr>
            <w:rFonts w:ascii="微軟正黑體" w:eastAsia="微軟正黑體" w:hAnsi="微軟正黑體"/>
            <w:noProof/>
            <w:color w:val="000000"/>
            <w:lang w:eastAsia="zh-TW"/>
          </w:rPr>
          <w:t>LINK_YN=Y&amp;ACTION_FROM=AAJ0_010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0</w:t>
        </w:r>
      </w:ins>
      <w:ins w:id="77" w:author="伯珊" w:date="2020-05-22T19:22:00Z">
        <w:r w:rsidR="0098523A">
          <w:rPr>
            <w:rFonts w:ascii="微軟正黑體" w:eastAsia="微軟正黑體" w:hAnsi="微軟正黑體"/>
            <w:noProof/>
            <w:color w:val="000000"/>
            <w:lang w:eastAsia="zh-TW"/>
          </w:rPr>
          <w:t>&amp;</w:t>
        </w:r>
      </w:ins>
      <w:ins w:id="78" w:author="伯珊" w:date="2020-05-22T19:39:00Z">
        <w:r w:rsidR="00CE6376" w:rsidRPr="00CE6376">
          <w:rPr>
            <w:rFonts w:ascii="微軟正黑體" w:eastAsia="微軟正黑體" w:hAnsi="微軟正黑體"/>
            <w:noProof/>
            <w:color w:val="000000"/>
            <w:lang w:eastAsia="zh-TW"/>
          </w:rPr>
          <w:t>CITY_CODE=Y</w:t>
        </w:r>
        <w:r w:rsidR="00CE637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&amp;</w:t>
        </w:r>
      </w:ins>
      <w:ins w:id="79" w:author="伯珊" w:date="2020-05-22T19:22:00Z">
        <w:r w:rsidR="0098523A"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CITY_AREA</w:t>
        </w:r>
        <w:r w:rsidR="0098523A">
          <w:rPr>
            <w:rFonts w:ascii="微軟正黑體" w:eastAsia="微軟正黑體" w:hAnsi="微軟正黑體"/>
            <w:noProof/>
            <w:color w:val="000000"/>
            <w:lang w:eastAsia="zh-TW"/>
          </w:rPr>
          <w:t>=</w:t>
        </w:r>
      </w:ins>
      <w:ins w:id="80" w:author="伯珊" w:date="2020-05-22T19:23:00Z"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全部&amp;</w:t>
        </w:r>
        <w:r w:rsidR="0098523A"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Q_HOSP_NAME</w:t>
        </w:r>
        <w:r w:rsid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=交通大隊</w:t>
        </w:r>
      </w:ins>
    </w:p>
    <w:p w:rsidR="0098523A" w:rsidRDefault="0098523A" w:rsidP="009D6064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81" w:author="伯珊" w:date="2020-05-21T18:34:00Z"/>
          <w:rFonts w:ascii="微軟正黑體" w:eastAsia="微軟正黑體" w:hAnsi="微軟正黑體"/>
          <w:noProof/>
          <w:color w:val="000000"/>
          <w:lang w:eastAsia="zh-TW"/>
        </w:rPr>
      </w:pPr>
      <w:ins w:id="82" w:author="伯珊" w:date="2020-05-22T19:2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若DTAAC080.</w:t>
        </w:r>
        <w:r w:rsidRPr="00856D10">
          <w:t xml:space="preserve"> </w:t>
        </w:r>
        <w:r w:rsidRPr="00856D10">
          <w:rPr>
            <w:rFonts w:ascii="微軟正黑體" w:eastAsia="微軟正黑體" w:hAnsi="微軟正黑體"/>
            <w:noProof/>
            <w:color w:val="000000"/>
            <w:lang w:eastAsia="zh-TW"/>
          </w:rPr>
          <w:t>REP_DOC_CODE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= </w:t>
        </w:r>
      </w:ins>
      <w:ins w:id="83" w:author="伯珊" w:date="2020-05-22T19:28:00Z">
        <w:r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310046</w:t>
        </w:r>
        <w:r w:rsidRPr="0098523A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</w:t>
        </w:r>
      </w:ins>
      <w:ins w:id="84" w:author="伯珊" w:date="2020-05-22T19:2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(</w:t>
        </w:r>
      </w:ins>
      <w:ins w:id="85" w:author="伯珊" w:date="2020-05-22T19:28:00Z">
        <w:r>
          <w:rPr>
            <w:rFonts w:ascii="標楷體" w:eastAsia="標楷體" w:hAnsi="標楷體" w:cs="Calibri" w:hint="eastAsia"/>
            <w:color w:val="000000"/>
          </w:rPr>
          <w:t>健保局當事人授權書</w:t>
        </w:r>
      </w:ins>
      <w:ins w:id="86" w:author="伯珊" w:date="2020-05-22T19:2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) </w:t>
        </w:r>
        <w:r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sym w:font="Wingdings" w:char="F0E8"/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改連結至</w:t>
        </w:r>
        <w:r w:rsidRPr="003C1D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AAC0_0700/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>query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?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>LINK_YN=Y&amp;ACTION_FROM=AAJ0_010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0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>&amp;</w:t>
        </w:r>
      </w:ins>
      <w:ins w:id="87" w:author="伯珊" w:date="2020-05-22T19:37:00Z">
        <w:r w:rsidR="009D6064" w:rsidRPr="009D6064">
          <w:rPr>
            <w:rFonts w:ascii="微軟正黑體" w:eastAsia="微軟正黑體" w:hAnsi="微軟正黑體"/>
            <w:noProof/>
            <w:color w:val="000000"/>
            <w:lang w:eastAsia="zh-TW"/>
          </w:rPr>
          <w:t>HOSP_KIND</w:t>
        </w:r>
        <w:r w:rsidR="009D6064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=00&amp;</w:t>
        </w:r>
      </w:ins>
      <w:ins w:id="88" w:author="伯珊" w:date="2020-05-22T19:39:00Z">
        <w:r w:rsidR="009D6064" w:rsidRPr="009D6064">
          <w:rPr>
            <w:rFonts w:ascii="微軟正黑體" w:eastAsia="微軟正黑體" w:hAnsi="微軟正黑體"/>
            <w:noProof/>
            <w:color w:val="000000"/>
            <w:lang w:eastAsia="zh-TW"/>
          </w:rPr>
          <w:t xml:space="preserve">CITY_CODE=Y </w:t>
        </w:r>
        <w:r w:rsidR="00CE637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&amp;</w:t>
        </w:r>
      </w:ins>
      <w:ins w:id="89" w:author="伯珊" w:date="2020-05-22T19:23:00Z">
        <w:r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CITY_AREA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>=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全部&amp;</w:t>
        </w:r>
        <w:r w:rsidRPr="0098523A">
          <w:rPr>
            <w:rFonts w:ascii="微軟正黑體" w:eastAsia="微軟正黑體" w:hAnsi="微軟正黑體"/>
            <w:noProof/>
            <w:color w:val="000000"/>
            <w:lang w:eastAsia="zh-TW"/>
          </w:rPr>
          <w:t>Q_HOSP_NAME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=</w:t>
        </w:r>
      </w:ins>
      <w:ins w:id="90" w:author="伯珊" w:date="2020-05-22T19:30:00Z">
        <w:r w:rsidR="009D6064" w:rsidRPr="009D6064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健保局</w:t>
        </w:r>
      </w:ins>
    </w:p>
    <w:p w:rsidR="003C1DB8" w:rsidRDefault="003C1DB8" w:rsidP="003C1DB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91" w:author="伯珊" w:date="2020-05-21T18:36:00Z"/>
          <w:rFonts w:ascii="微軟正黑體" w:eastAsia="微軟正黑體" w:hAnsi="微軟正黑體"/>
          <w:noProof/>
          <w:color w:val="000000"/>
          <w:lang w:eastAsia="zh-TW"/>
        </w:rPr>
      </w:pPr>
      <w:ins w:id="92" w:author="伯珊" w:date="2020-05-21T18:34:00Z">
        <w:r w:rsidRPr="003C1D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接收AAC0_0700所選取的醫院代號及醫院中文名稱</w:t>
        </w:r>
      </w:ins>
      <w:ins w:id="93" w:author="伯珊" w:date="2020-05-21T18:36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。</w:t>
        </w:r>
      </w:ins>
    </w:p>
    <w:p w:rsidR="003C1DB8" w:rsidRDefault="003C1DB8" w:rsidP="00ED738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94" w:author="伯珊" w:date="2020-05-21T19:03:00Z"/>
          <w:rFonts w:ascii="微軟正黑體" w:eastAsia="微軟正黑體" w:hAnsi="微軟正黑體"/>
          <w:noProof/>
          <w:color w:val="000000"/>
          <w:lang w:eastAsia="zh-TW"/>
        </w:rPr>
      </w:pPr>
      <w:ins w:id="95" w:author="伯珊" w:date="2020-05-21T18:37:00Z">
        <w:r>
          <w:rPr>
            <w:rFonts w:hint="eastAsia"/>
            <w:noProof/>
            <w:lang w:eastAsia="zh-TW"/>
          </w:rPr>
          <w:t>於原本的補全項目底下，</w:t>
        </w:r>
      </w:ins>
      <w:ins w:id="96" w:author="伯珊" w:date="2020-05-21T18:38:00Z">
        <w:r>
          <w:rPr>
            <w:rFonts w:hint="eastAsia"/>
            <w:noProof/>
            <w:lang w:eastAsia="zh-TW"/>
          </w:rPr>
          <w:t>產生</w:t>
        </w:r>
      </w:ins>
      <w:ins w:id="97" w:author="伯珊" w:date="2020-05-21T19:07:00Z">
        <w:r w:rsidR="002F0CCC">
          <w:rPr>
            <w:rFonts w:hint="eastAsia"/>
            <w:noProof/>
            <w:lang w:eastAsia="zh-TW"/>
          </w:rPr>
          <w:t>一行資料，內含</w:t>
        </w:r>
      </w:ins>
      <w:ins w:id="98" w:author="伯珊" w:date="2020-05-21T19:05:00Z">
        <w:r w:rsidR="002F0CCC">
          <w:rPr>
            <w:rFonts w:hint="eastAsia"/>
            <w:noProof/>
            <w:lang w:eastAsia="zh-TW"/>
          </w:rPr>
          <w:t>：</w:t>
        </w:r>
      </w:ins>
      <w:ins w:id="99" w:author="伯珊" w:date="2020-05-21T18:49:00Z">
        <w:r w:rsidR="00ED738E">
          <w:rPr>
            <w:rFonts w:hint="eastAsia"/>
            <w:noProof/>
            <w:lang w:eastAsia="zh-TW"/>
          </w:rPr>
          <w:t>醫院代碼</w:t>
        </w:r>
      </w:ins>
      <w:ins w:id="100" w:author="伯珊" w:date="2020-05-21T18:50:00Z">
        <w:r w:rsidR="00ED738E">
          <w:rPr>
            <w:rFonts w:hint="eastAsia"/>
            <w:noProof/>
            <w:lang w:eastAsia="zh-TW"/>
          </w:rPr>
          <w:t>欄位</w:t>
        </w:r>
      </w:ins>
      <w:ins w:id="101" w:author="伯珊" w:date="2020-05-21T18:49:00Z">
        <w:r w:rsidR="00ED738E">
          <w:rPr>
            <w:rFonts w:hint="eastAsia"/>
            <w:noProof/>
            <w:lang w:eastAsia="zh-TW"/>
          </w:rPr>
          <w:t>、醫院中文名稱欄位</w:t>
        </w:r>
      </w:ins>
      <w:ins w:id="102" w:author="伯珊" w:date="2020-05-21T18:50:00Z">
        <w:r w:rsidR="00ED738E">
          <w:rPr>
            <w:rFonts w:hint="eastAsia"/>
            <w:noProof/>
            <w:lang w:eastAsia="zh-TW"/>
          </w:rPr>
          <w:t>、</w:t>
        </w:r>
      </w:ins>
      <w:ins w:id="103" w:author="伯珊" w:date="2020-05-21T18:38:00Z">
        <w:r w:rsidRPr="003C1DB8">
          <w:rPr>
            <w:rFonts w:hint="eastAsia"/>
            <w:noProof/>
            <w:bdr w:val="single" w:sz="4" w:space="0" w:color="auto"/>
            <w:shd w:val="pct15" w:color="auto" w:fill="FFFFFF"/>
            <w:lang w:eastAsia="zh-TW"/>
          </w:rPr>
          <w:t>空白文件</w:t>
        </w:r>
        <w:r w:rsidR="00ED738E">
          <w:rPr>
            <w:rFonts w:hint="eastAsia"/>
            <w:noProof/>
            <w:lang w:eastAsia="zh-TW"/>
          </w:rPr>
          <w:t>按鈕</w:t>
        </w:r>
      </w:ins>
      <w:ins w:id="104" w:author="伯珊" w:date="2020-05-21T18:43:00Z">
        <w:r w:rsidR="00ED738E">
          <w:rPr>
            <w:rFonts w:hint="eastAsia"/>
            <w:noProof/>
            <w:lang w:eastAsia="zh-TW"/>
          </w:rPr>
          <w:t>、</w:t>
        </w:r>
      </w:ins>
      <w:ins w:id="105" w:author="伯珊" w:date="2020-05-21T18:39:00Z">
        <w:r>
          <w:rPr>
            <w:rFonts w:hint="eastAsia"/>
            <w:noProof/>
            <w:lang w:eastAsia="zh-TW"/>
          </w:rPr>
          <w:t>上傳</w:t>
        </w:r>
      </w:ins>
      <w:ins w:id="106" w:author="伯珊" w:date="2020-05-21T18:40:00Z">
        <w:r w:rsidR="00ED738E">
          <w:rPr>
            <w:rFonts w:hint="eastAsia"/>
            <w:noProof/>
            <w:lang w:eastAsia="zh-TW"/>
          </w:rPr>
          <w:t>功能</w:t>
        </w:r>
      </w:ins>
      <w:ins w:id="107" w:author="伯珊" w:date="2020-05-21T18:43:00Z">
        <w:r w:rsidR="00ED738E">
          <w:rPr>
            <w:rFonts w:hint="eastAsia"/>
            <w:noProof/>
            <w:lang w:eastAsia="zh-TW"/>
          </w:rPr>
          <w:t>、</w:t>
        </w:r>
        <w:r w:rsidR="00ED738E" w:rsidRPr="00ED738E">
          <w:rPr>
            <w:rFonts w:hint="eastAsia"/>
            <w:noProof/>
            <w:bdr w:val="single" w:sz="4" w:space="0" w:color="auto"/>
            <w:shd w:val="pct15" w:color="auto" w:fill="FFFFFF"/>
            <w:lang w:eastAsia="zh-TW"/>
          </w:rPr>
          <w:t>取消</w:t>
        </w:r>
        <w:r w:rsidR="00ED738E">
          <w:rPr>
            <w:rFonts w:hint="eastAsia"/>
            <w:noProof/>
            <w:lang w:eastAsia="zh-TW"/>
          </w:rPr>
          <w:t>按鈕</w:t>
        </w:r>
      </w:ins>
      <w:ins w:id="108" w:author="伯珊" w:date="2020-05-21T18:44:00Z">
        <w:r w:rsidR="00ED738E">
          <w:rPr>
            <w:rFonts w:hint="eastAsia"/>
            <w:noProof/>
            <w:lang w:eastAsia="zh-TW"/>
          </w:rPr>
          <w:t>。</w:t>
        </w:r>
        <w:r w:rsidR="00ED738E">
          <w:rPr>
            <w:rFonts w:hint="eastAsia"/>
            <w:noProof/>
            <w:lang w:eastAsia="zh-TW"/>
          </w:rPr>
          <w:t xml:space="preserve"> </w:t>
        </w:r>
      </w:ins>
      <w:ins w:id="109" w:author="伯珊" w:date="2020-05-21T18:51:00Z">
        <w:r w:rsidR="00ED738E">
          <w:rPr>
            <w:rFonts w:hint="eastAsia"/>
            <w:noProof/>
            <w:lang w:eastAsia="zh-TW"/>
          </w:rPr>
          <w:t>其中醫院代碼欄位、醫院中文名稱欄位</w:t>
        </w:r>
      </w:ins>
      <w:ins w:id="110" w:author="伯珊" w:date="2020-05-21T18:52:00Z">
        <w:r w:rsidR="00B952B8">
          <w:rPr>
            <w:rFonts w:hint="eastAsia"/>
            <w:noProof/>
            <w:lang w:eastAsia="zh-TW"/>
          </w:rPr>
          <w:t>設定為</w:t>
        </w:r>
        <w:r w:rsidR="00B952B8" w:rsidRPr="008971E3">
          <w:rPr>
            <w:noProof/>
            <w:lang w:eastAsia="zh-TW"/>
          </w:rPr>
          <w:t>class="textBoxDisable" readOnly</w:t>
        </w:r>
        <w:r w:rsidR="00B952B8">
          <w:rPr>
            <w:rFonts w:hint="eastAsia"/>
            <w:noProof/>
            <w:lang w:eastAsia="zh-TW"/>
          </w:rPr>
          <w:t>。</w:t>
        </w:r>
      </w:ins>
      <w:ins w:id="111" w:author="伯珊" w:date="2020-05-21T18:44:00Z">
        <w:r w:rsidR="00ED738E">
          <w:rPr>
            <w:rFonts w:hint="eastAsia"/>
            <w:noProof/>
            <w:lang w:eastAsia="zh-TW"/>
          </w:rPr>
          <w:t>如下圖示：</w:t>
        </w:r>
      </w:ins>
      <w:ins w:id="112" w:author="伯珊" w:date="2020-05-21T18:51:00Z">
        <w:r w:rsidR="00ED738E" w:rsidRPr="00F514F6">
          <w:rPr>
            <w:noProof/>
            <w:lang w:eastAsia="zh-TW"/>
          </w:rPr>
          <w:pict>
            <v:shape id="_x0000_i1028" type="#_x0000_t75" style="width:474.75pt;height:40.5pt;visibility:visible">
              <v:imagedata r:id="rId13" o:title=""/>
            </v:shape>
          </w:pict>
        </w:r>
      </w:ins>
      <w:ins w:id="113" w:author="伯珊" w:date="2020-05-21T18:44:00Z">
        <w:r w:rsidR="00ED738E">
          <w:rPr>
            <w:rFonts w:ascii="微軟正黑體" w:eastAsia="微軟正黑體" w:hAnsi="微軟正黑體"/>
            <w:noProof/>
            <w:color w:val="000000"/>
            <w:lang w:eastAsia="zh-TW"/>
          </w:rPr>
          <w:t xml:space="preserve"> </w:t>
        </w:r>
      </w:ins>
    </w:p>
    <w:p w:rsidR="002F0CCC" w:rsidRDefault="002F0CCC" w:rsidP="00ED738E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14" w:author="伯珊" w:date="2020-05-21T18:34:00Z"/>
          <w:rFonts w:ascii="微軟正黑體" w:eastAsia="微軟正黑體" w:hAnsi="微軟正黑體"/>
          <w:noProof/>
          <w:color w:val="000000"/>
          <w:lang w:eastAsia="zh-TW"/>
        </w:rPr>
      </w:pPr>
      <w:ins w:id="115" w:author="伯珊" w:date="2020-05-21T19:04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每次選擇機構有回傳醫院代碼</w:t>
        </w:r>
      </w:ins>
      <w:ins w:id="116" w:author="伯珊" w:date="2020-05-21T19:05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、醫院中文等資料時，就</w:t>
        </w:r>
      </w:ins>
      <w:ins w:id="117" w:author="伯珊" w:date="2020-05-22T20:17:00Z">
        <w:r w:rsidR="00AD373B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往下在新增一行</w:t>
        </w:r>
        <w:r w:rsidR="0082182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同</w:t>
        </w:r>
      </w:ins>
      <w:ins w:id="118" w:author="伯珊" w:date="2020-05-21T19:06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處理上述</w:t>
        </w:r>
      </w:ins>
      <w:ins w:id="119" w:author="伯珊" w:date="2020-05-21T19:07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處理。</w:t>
        </w:r>
      </w:ins>
    </w:p>
    <w:p w:rsidR="003C1DB8" w:rsidRPr="003C1DB8" w:rsidRDefault="003C1DB8" w:rsidP="003C1DB8">
      <w:pPr>
        <w:pStyle w:val="Tabletext"/>
        <w:keepLines w:val="0"/>
        <w:spacing w:after="0" w:line="240" w:lineRule="auto"/>
        <w:ind w:left="992"/>
        <w:rPr>
          <w:ins w:id="120" w:author="伯珊" w:date="2020-05-21T18:34:00Z"/>
          <w:rFonts w:ascii="微軟正黑體" w:eastAsia="微軟正黑體" w:hAnsi="微軟正黑體" w:hint="eastAsia"/>
          <w:noProof/>
          <w:color w:val="000000"/>
          <w:lang w:eastAsia="zh-TW"/>
        </w:rPr>
      </w:pPr>
    </w:p>
    <w:p w:rsidR="003C1DB8" w:rsidRDefault="00B952B8" w:rsidP="00B952B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ins w:id="121" w:author="伯珊" w:date="2020-05-21T18:53:00Z"/>
          <w:rFonts w:ascii="微軟正黑體" w:eastAsia="微軟正黑體" w:hAnsi="微軟正黑體"/>
          <w:noProof/>
          <w:color w:val="000000"/>
          <w:lang w:eastAsia="zh-TW"/>
        </w:rPr>
      </w:pPr>
      <w:ins w:id="122" w:author="伯珊" w:date="2020-05-21T18:52:00Z">
        <w:r w:rsidRPr="00B952B8">
          <w:rPr>
            <w:rFonts w:ascii="微軟正黑體" w:eastAsia="微軟正黑體" w:hAnsi="微軟正黑體" w:hint="eastAsia"/>
            <w:noProof/>
            <w:color w:val="000000"/>
            <w:bdr w:val="single" w:sz="4" w:space="0" w:color="auto"/>
            <w:shd w:val="pct15" w:color="auto" w:fill="FFFFFF"/>
            <w:lang w:eastAsia="zh-TW"/>
          </w:rPr>
          <w:t>空白文件</w:t>
        </w:r>
      </w:ins>
      <w:ins w:id="123" w:author="伯珊" w:date="2020-05-21T18:5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(可參考AAJ001</w:t>
        </w:r>
      </w:ins>
      <w:ins w:id="124" w:author="伯珊" w:date="2020-05-21T18:54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01</w:t>
        </w:r>
      </w:ins>
      <w:ins w:id="125" w:author="伯珊" w:date="2020-05-21T18:57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.</w:t>
        </w:r>
      </w:ins>
      <w:ins w:id="126" w:author="伯珊" w:date="2020-05-21T18:58:00Z">
        <w:r>
          <w:rPr>
            <w:rFonts w:ascii="微軟正黑體" w:eastAsia="微軟正黑體" w:hAnsi="微軟正黑體"/>
            <w:noProof/>
            <w:color w:val="000000"/>
            <w:lang w:eastAsia="zh-TW"/>
          </w:rPr>
          <w:t>JSP</w:t>
        </w:r>
      </w:ins>
      <w:ins w:id="127" w:author="伯珊" w:date="2020-05-21T18:59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</w:t>
        </w:r>
      </w:ins>
      <w:ins w:id="128" w:author="伯珊" w:date="2020-05-21T18:54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針對</w:t>
        </w:r>
        <w:r w:rsidRPr="00B952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醫療專用同意查詢聲明書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 xml:space="preserve"> 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(文件代碼310045)之處理</w:t>
        </w:r>
      </w:ins>
      <w:ins w:id="129" w:author="伯珊" w:date="2020-05-21T18:5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)</w:t>
        </w:r>
      </w:ins>
    </w:p>
    <w:p w:rsidR="00FC3867" w:rsidRDefault="00FC3867" w:rsidP="00FC3867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30" w:author="伯珊" w:date="2020-05-22T08:43:00Z"/>
          <w:rFonts w:ascii="微軟正黑體" w:eastAsia="微軟正黑體" w:hAnsi="微軟正黑體"/>
          <w:noProof/>
          <w:color w:val="000000"/>
          <w:lang w:eastAsia="zh-TW"/>
        </w:rPr>
      </w:pPr>
      <w:ins w:id="131" w:author="伯珊" w:date="2020-05-22T08:4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若</w:t>
        </w:r>
      </w:ins>
      <w:ins w:id="132" w:author="伯珊" w:date="2020-05-22T08:45:00Z">
        <w:r>
          <w:rPr>
            <w:rFonts w:ascii="新細明體" w:hAnsi="新細明體" w:hint="eastAsia"/>
            <w:color w:val="000000"/>
            <w:szCs w:val="24"/>
            <w:lang w:eastAsia="zh-TW"/>
          </w:rPr>
          <w:t>DTAAC080.</w:t>
        </w:r>
        <w:r w:rsidRPr="005642CE">
          <w:t xml:space="preserve"> </w:t>
        </w:r>
        <w:r w:rsidRPr="005642CE">
          <w:rPr>
            <w:rFonts w:ascii="新細明體" w:hAnsi="新細明體"/>
            <w:color w:val="000000"/>
            <w:szCs w:val="24"/>
            <w:lang w:eastAsia="zh-TW"/>
          </w:rPr>
          <w:t>FU_IND</w:t>
        </w:r>
        <w:r>
          <w:rPr>
            <w:rFonts w:ascii="新細明體" w:hAnsi="新細明體"/>
            <w:color w:val="000000"/>
            <w:szCs w:val="24"/>
            <w:lang w:eastAsia="zh-TW"/>
          </w:rPr>
          <w:t xml:space="preserve"> = </w:t>
        </w:r>
        <w:r>
          <w:rPr>
            <w:rFonts w:ascii="新細明體" w:hAnsi="新細明體" w:hint="eastAsia"/>
            <w:color w:val="000000"/>
            <w:szCs w:val="24"/>
            <w:lang w:eastAsia="zh-TW"/>
          </w:rPr>
          <w:t>3</w:t>
        </w:r>
      </w:ins>
      <w:ins w:id="133" w:author="伯珊" w:date="2020-05-22T08:58:00Z">
        <w:r w:rsidR="0025565E" w:rsidRPr="0025565E">
          <w:rPr>
            <w:rFonts w:ascii="新細明體" w:hAnsi="新細明體"/>
            <w:color w:val="000000"/>
            <w:szCs w:val="24"/>
            <w:lang w:eastAsia="zh-TW"/>
          </w:rPr>
          <w:sym w:font="Wingdings" w:char="F0E8"/>
        </w:r>
      </w:ins>
    </w:p>
    <w:p w:rsidR="00FC3867" w:rsidRPr="00FC3867" w:rsidRDefault="00FC3867" w:rsidP="00FC3867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134" w:author="伯珊" w:date="2020-05-22T08:43:00Z"/>
          <w:rFonts w:ascii="微軟正黑體" w:eastAsia="微軟正黑體" w:hAnsi="微軟正黑體"/>
          <w:noProof/>
          <w:color w:val="000000"/>
          <w:lang w:eastAsia="zh-TW"/>
        </w:rPr>
      </w:pPr>
      <w:ins w:id="135" w:author="伯珊" w:date="2020-05-22T08:43:00Z">
        <w:r w:rsidRPr="00FC3867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需確認前方的醫院代碼欄位需有值，否則跳錯誤訊息「無法取得醫院代碼」</w:t>
        </w:r>
      </w:ins>
    </w:p>
    <w:p w:rsidR="00B952B8" w:rsidRDefault="00B952B8" w:rsidP="00FC3867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136" w:author="伯珊" w:date="2020-05-22T08:44:00Z"/>
          <w:rFonts w:ascii="微軟正黑體" w:eastAsia="微軟正黑體" w:hAnsi="微軟正黑體"/>
          <w:noProof/>
          <w:color w:val="000000"/>
          <w:lang w:eastAsia="zh-TW"/>
        </w:rPr>
      </w:pPr>
      <w:ins w:id="137" w:author="伯珊" w:date="2020-05-21T18:59:00Z">
        <w:r w:rsidRPr="00B952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呼叫AAJ0_0400/download? HOSP_CODE=查詢結果醫院代碼&amp;KIND=B</w:t>
        </w:r>
        <w:r>
          <w:rPr>
            <w:rFonts w:ascii="微軟正黑體" w:eastAsia="微軟正黑體" w:hAnsi="微軟正黑體"/>
            <w:noProof/>
            <w:color w:val="000000"/>
            <w:lang w:eastAsia="zh-TW"/>
          </w:rPr>
          <w:t xml:space="preserve"> 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取得文件</w:t>
        </w:r>
      </w:ins>
      <w:ins w:id="138" w:author="伯珊" w:date="2020-05-21T19:23:00Z">
        <w:r w:rsidR="001E5CD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下載</w:t>
        </w:r>
      </w:ins>
    </w:p>
    <w:p w:rsidR="00FC3867" w:rsidRPr="00FC3867" w:rsidRDefault="00FC3867" w:rsidP="00FC3867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39" w:author="伯珊" w:date="2020-05-22T08:45:00Z"/>
          <w:rFonts w:ascii="微軟正黑體" w:eastAsia="微軟正黑體" w:hAnsi="微軟正黑體"/>
          <w:noProof/>
          <w:color w:val="000000"/>
          <w:lang w:eastAsia="zh-TW"/>
        </w:rPr>
      </w:pPr>
      <w:ins w:id="140" w:author="伯珊" w:date="2020-05-22T08:44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若</w:t>
        </w:r>
      </w:ins>
      <w:ins w:id="141" w:author="伯珊" w:date="2020-05-22T08:45:00Z">
        <w:r>
          <w:rPr>
            <w:rFonts w:ascii="新細明體" w:hAnsi="新細明體" w:hint="eastAsia"/>
            <w:color w:val="000000"/>
            <w:szCs w:val="24"/>
            <w:lang w:eastAsia="zh-TW"/>
          </w:rPr>
          <w:t>DTAAC080.</w:t>
        </w:r>
        <w:r w:rsidRPr="005642CE">
          <w:t xml:space="preserve"> </w:t>
        </w:r>
        <w:r w:rsidRPr="005642CE">
          <w:rPr>
            <w:rFonts w:ascii="新細明體" w:hAnsi="新細明體"/>
            <w:color w:val="000000"/>
            <w:szCs w:val="24"/>
            <w:lang w:eastAsia="zh-TW"/>
          </w:rPr>
          <w:t>FU_IND</w:t>
        </w:r>
        <w:r>
          <w:rPr>
            <w:rFonts w:ascii="新細明體" w:hAnsi="新細明體"/>
            <w:color w:val="000000"/>
            <w:szCs w:val="24"/>
            <w:lang w:eastAsia="zh-TW"/>
          </w:rPr>
          <w:t xml:space="preserve"> = </w:t>
        </w:r>
        <w:r>
          <w:rPr>
            <w:rFonts w:ascii="新細明體" w:hAnsi="新細明體" w:hint="eastAsia"/>
            <w:color w:val="000000"/>
            <w:szCs w:val="24"/>
            <w:lang w:eastAsia="zh-TW"/>
          </w:rPr>
          <w:t xml:space="preserve">2 </w:t>
        </w:r>
      </w:ins>
      <w:ins w:id="142" w:author="伯珊" w:date="2020-05-22T08:58:00Z">
        <w:r w:rsidR="0025565E" w:rsidRPr="0025565E">
          <w:rPr>
            <w:rFonts w:ascii="新細明體" w:hAnsi="新細明體"/>
            <w:color w:val="000000"/>
            <w:szCs w:val="24"/>
            <w:lang w:eastAsia="zh-TW"/>
          </w:rPr>
          <w:sym w:font="Wingdings" w:char="F0E8"/>
        </w:r>
      </w:ins>
    </w:p>
    <w:p w:rsidR="00FC3867" w:rsidRDefault="00FC3867" w:rsidP="00FC3867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143" w:author="伯珊" w:date="2020-05-21T19:00:00Z"/>
          <w:rFonts w:ascii="微軟正黑體" w:eastAsia="微軟正黑體" w:hAnsi="微軟正黑體"/>
          <w:noProof/>
          <w:color w:val="000000"/>
          <w:lang w:eastAsia="zh-TW"/>
        </w:rPr>
      </w:pPr>
      <w:ins w:id="144" w:author="伯珊" w:date="2020-05-22T08:45:00Z">
        <w:r w:rsidRPr="00B952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呼叫AAJ0_0400/download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2</w:t>
        </w:r>
        <w:r w:rsidRPr="00B952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?</w:t>
        </w:r>
        <w:r w:rsidRPr="001E5CD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DOC_NO</w:t>
        </w:r>
        <w:r w:rsidRPr="00B952B8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=</w:t>
        </w:r>
        <w:r w:rsidRPr="001E5CD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DTAAC080. Z0_DOC_NO</w:t>
        </w:r>
        <w:r w:rsidRPr="001E5CD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，取得</w:t>
        </w:r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文件下載</w:t>
        </w:r>
      </w:ins>
    </w:p>
    <w:p w:rsidR="00B952B8" w:rsidRDefault="00B952B8" w:rsidP="00B952B8">
      <w:pPr>
        <w:pStyle w:val="Tabletext"/>
        <w:keepLines w:val="0"/>
        <w:spacing w:after="0" w:line="240" w:lineRule="auto"/>
        <w:ind w:left="992"/>
        <w:rPr>
          <w:ins w:id="145" w:author="伯珊" w:date="2020-05-21T18:52:00Z"/>
          <w:rFonts w:ascii="微軟正黑體" w:eastAsia="微軟正黑體" w:hAnsi="微軟正黑體" w:hint="eastAsia"/>
          <w:noProof/>
          <w:color w:val="000000"/>
          <w:lang w:eastAsia="zh-TW"/>
        </w:rPr>
      </w:pPr>
    </w:p>
    <w:p w:rsidR="00B952B8" w:rsidRDefault="00B952B8" w:rsidP="003C1DB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ins w:id="146" w:author="伯珊" w:date="2020-05-21T18:53:00Z"/>
          <w:rFonts w:ascii="微軟正黑體" w:eastAsia="微軟正黑體" w:hAnsi="微軟正黑體"/>
          <w:noProof/>
          <w:color w:val="000000"/>
          <w:lang w:eastAsia="zh-TW"/>
        </w:rPr>
      </w:pPr>
      <w:ins w:id="147" w:author="伯珊" w:date="2020-05-21T18:52:00Z">
        <w:r w:rsidRPr="00C305D6">
          <w:rPr>
            <w:rFonts w:ascii="微軟正黑體" w:eastAsia="微軟正黑體" w:hAnsi="微軟正黑體" w:hint="eastAsia"/>
            <w:noProof/>
            <w:color w:val="000000"/>
            <w:bdr w:val="single" w:sz="4" w:space="0" w:color="auto"/>
            <w:shd w:val="pct15" w:color="auto" w:fill="FFFFFF"/>
            <w:lang w:eastAsia="zh-TW"/>
          </w:rPr>
          <w:t>瀏覽</w:t>
        </w:r>
      </w:ins>
    </w:p>
    <w:p w:rsidR="00B952B8" w:rsidRDefault="00C305D6" w:rsidP="00C305D6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48" w:author="伯珊" w:date="2020-05-21T19:09:00Z"/>
          <w:rFonts w:ascii="微軟正黑體" w:eastAsia="微軟正黑體" w:hAnsi="微軟正黑體"/>
          <w:noProof/>
          <w:color w:val="000000"/>
          <w:lang w:eastAsia="zh-TW"/>
        </w:rPr>
      </w:pPr>
      <w:ins w:id="149" w:author="伯珊" w:date="2020-05-21T19:09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選取檔案僅能為PDF檔</w:t>
        </w:r>
      </w:ins>
    </w:p>
    <w:p w:rsidR="00C305D6" w:rsidRDefault="00C305D6" w:rsidP="00856D10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50" w:author="伯珊" w:date="2020-05-21T19:12:00Z"/>
          <w:rFonts w:ascii="微軟正黑體" w:eastAsia="微軟正黑體" w:hAnsi="微軟正黑體"/>
          <w:noProof/>
          <w:color w:val="000000"/>
          <w:lang w:eastAsia="zh-TW"/>
        </w:rPr>
      </w:pPr>
      <w:ins w:id="151" w:author="伯珊" w:date="2020-05-21T19:10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若有上傳檔案，將檔案</w:t>
        </w:r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存檔</w:t>
        </w:r>
      </w:ins>
      <w:ins w:id="152" w:author="伯珊" w:date="2020-05-21T19:30:00Z">
        <w:r w:rsidR="00290ACF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路徑</w:t>
        </w:r>
      </w:ins>
      <w:ins w:id="153" w:author="伯珊" w:date="2020-05-21T19:31:00Z">
        <w:r w:rsidR="00856D1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:</w:t>
        </w:r>
      </w:ins>
      <w:ins w:id="154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$DATA/DTAAJ010/$DBDate/$APLY_NO</w:t>
        </w:r>
      </w:ins>
      <w:ins w:id="155" w:author="伯珊" w:date="2020-05-21T19:30:00Z">
        <w:r w:rsidR="00290ACF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底下，檔名</w:t>
        </w:r>
      </w:ins>
      <w:ins w:id="156" w:author="伯珊" w:date="2020-05-21T19:31:00Z">
        <w:r w:rsidR="00856D1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:</w:t>
        </w:r>
      </w:ins>
      <w:ins w:id="157" w:author="伯珊" w:date="2020-05-21T19:30:00Z">
        <w:r w:rsidR="00856D1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DTAAC080</w:t>
        </w:r>
      </w:ins>
      <w:ins w:id="158" w:author="伯珊" w:date="2020-05-21T19:31:00Z">
        <w:r w:rsidR="00856D1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.</w:t>
        </w:r>
        <w:r w:rsidR="00856D10" w:rsidRPr="00856D10">
          <w:t xml:space="preserve"> </w:t>
        </w:r>
        <w:r w:rsidR="00856D10" w:rsidRPr="00856D10">
          <w:rPr>
            <w:rFonts w:ascii="微軟正黑體" w:eastAsia="微軟正黑體" w:hAnsi="微軟正黑體"/>
            <w:noProof/>
            <w:color w:val="000000"/>
            <w:lang w:eastAsia="zh-TW"/>
          </w:rPr>
          <w:t>REP_DOC_CODE</w:t>
        </w:r>
        <w:r w:rsidR="00856D10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+ </w:t>
        </w:r>
      </w:ins>
      <w:ins w:id="159" w:author="伯珊" w:date="2020-05-22T09:02:00Z">
        <w:r w:rsidR="0025565E">
          <w:rPr>
            <w:rFonts w:ascii="微軟正黑體" w:eastAsia="微軟正黑體" w:hAnsi="微軟正黑體"/>
            <w:noProof/>
            <w:color w:val="000000"/>
            <w:lang w:eastAsia="zh-TW"/>
          </w:rPr>
          <w:t>“</w:t>
        </w:r>
        <w:r w:rsidR="0025565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_</w:t>
        </w:r>
        <w:r w:rsidR="0025565E">
          <w:rPr>
            <w:rFonts w:ascii="微軟正黑體" w:eastAsia="微軟正黑體" w:hAnsi="微軟正黑體"/>
            <w:noProof/>
            <w:color w:val="000000"/>
            <w:lang w:eastAsia="zh-TW"/>
          </w:rPr>
          <w:t>”</w:t>
        </w:r>
        <w:r w:rsidR="0025565E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 xml:space="preserve"> + </w:t>
        </w:r>
        <w:r w:rsidR="0025565E">
          <w:rPr>
            <w:rFonts w:ascii="微軟正黑體" w:eastAsia="微軟正黑體" w:hAnsi="微軟正黑體"/>
            <w:noProof/>
            <w:color w:val="000000"/>
            <w:lang w:eastAsia="zh-TW"/>
          </w:rPr>
          <w:t>DTAAJ010.SER_NO +</w:t>
        </w:r>
      </w:ins>
      <w:ins w:id="160" w:author="伯珊" w:date="2020-05-21T19:31:00Z">
        <w:r w:rsidR="00856D10">
          <w:rPr>
            <w:rFonts w:ascii="微軟正黑體" w:eastAsia="微軟正黑體" w:hAnsi="微軟正黑體"/>
            <w:noProof/>
            <w:color w:val="000000"/>
            <w:lang w:eastAsia="zh-TW"/>
          </w:rPr>
          <w:t>“</w:t>
        </w:r>
      </w:ins>
      <w:ins w:id="161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.pdf</w:t>
        </w:r>
      </w:ins>
      <w:ins w:id="162" w:author="伯珊" w:date="2020-05-21T19:31:00Z">
        <w:r w:rsidR="00856D10">
          <w:rPr>
            <w:rFonts w:ascii="微軟正黑體" w:eastAsia="微軟正黑體" w:hAnsi="微軟正黑體"/>
            <w:noProof/>
            <w:color w:val="000000"/>
            <w:lang w:eastAsia="zh-TW"/>
          </w:rPr>
          <w:t>”</w:t>
        </w:r>
      </w:ins>
      <w:ins w:id="163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，</w:t>
        </w:r>
      </w:ins>
      <w:ins w:id="164" w:author="伯珊" w:date="2020-05-22T13:04:00Z">
        <w:r w:rsidR="0065485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於補全輸入時</w:t>
        </w:r>
      </w:ins>
      <w:ins w:id="165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並將</w:t>
        </w:r>
      </w:ins>
      <w:ins w:id="166" w:author="伯珊" w:date="2020-05-21T19:31:00Z">
        <w:r w:rsidR="00A107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完整</w:t>
        </w:r>
      </w:ins>
      <w:ins w:id="167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路徑</w:t>
        </w:r>
      </w:ins>
      <w:ins w:id="168" w:author="伯珊" w:date="2020-05-21T19:31:00Z">
        <w:r w:rsidR="00A107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含檔名</w:t>
        </w:r>
      </w:ins>
      <w:ins w:id="169" w:author="伯珊" w:date="2020-05-21T19:10:00Z">
        <w:r w:rsidRPr="00C305D6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寫入欄位DTAAJ010.REP_FILE_PATH</w:t>
        </w:r>
      </w:ins>
    </w:p>
    <w:p w:rsidR="00B27785" w:rsidRDefault="00B27785" w:rsidP="00B27785">
      <w:pPr>
        <w:pStyle w:val="Tabletext"/>
        <w:keepLines w:val="0"/>
        <w:numPr>
          <w:ilvl w:val="2"/>
          <w:numId w:val="2"/>
        </w:numPr>
        <w:spacing w:after="0" w:line="240" w:lineRule="auto"/>
        <w:rPr>
          <w:ins w:id="170" w:author="伯珊" w:date="2020-05-21T18:52:00Z"/>
          <w:rFonts w:ascii="微軟正黑體" w:eastAsia="微軟正黑體" w:hAnsi="微軟正黑體"/>
          <w:noProof/>
          <w:color w:val="000000"/>
          <w:lang w:eastAsia="zh-TW"/>
        </w:rPr>
      </w:pPr>
      <w:ins w:id="171" w:author="伯珊" w:date="2020-05-21T19:12:00Z">
        <w:r w:rsidRPr="00B27785"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$DATA</w:t>
        </w:r>
        <w:r w:rsidRPr="00B27785">
          <w:rPr>
            <w:rFonts w:ascii="微軟正黑體" w:eastAsia="微軟正黑體" w:hAnsi="微軟正黑體"/>
            <w:noProof/>
            <w:color w:val="000000"/>
            <w:lang w:eastAsia="zh-TW"/>
          </w:rPr>
          <w:t xml:space="preserve">  = FileStoreUtil.getSaveRoot()</w:t>
        </w:r>
      </w:ins>
    </w:p>
    <w:p w:rsidR="00B952B8" w:rsidRDefault="00B952B8" w:rsidP="00B952B8">
      <w:pPr>
        <w:pStyle w:val="Tabletext"/>
        <w:keepLines w:val="0"/>
        <w:spacing w:after="0" w:line="240" w:lineRule="auto"/>
        <w:ind w:left="425"/>
        <w:rPr>
          <w:ins w:id="172" w:author="伯珊" w:date="2020-05-21T19:00:00Z"/>
          <w:rFonts w:ascii="微軟正黑體" w:eastAsia="微軟正黑體" w:hAnsi="微軟正黑體" w:hint="eastAsia"/>
          <w:noProof/>
          <w:color w:val="000000"/>
          <w:lang w:eastAsia="zh-TW"/>
        </w:rPr>
      </w:pPr>
    </w:p>
    <w:p w:rsidR="00B952B8" w:rsidRDefault="00B952B8" w:rsidP="003C1DB8">
      <w:pPr>
        <w:pStyle w:val="Tabletext"/>
        <w:keepLines w:val="0"/>
        <w:numPr>
          <w:ilvl w:val="0"/>
          <w:numId w:val="2"/>
        </w:numPr>
        <w:spacing w:after="0" w:line="240" w:lineRule="auto"/>
        <w:rPr>
          <w:ins w:id="173" w:author="伯珊" w:date="2020-05-21T18:53:00Z"/>
          <w:rFonts w:ascii="微軟正黑體" w:eastAsia="微軟正黑體" w:hAnsi="微軟正黑體"/>
          <w:noProof/>
          <w:color w:val="000000"/>
          <w:lang w:eastAsia="zh-TW"/>
        </w:rPr>
      </w:pPr>
      <w:ins w:id="174" w:author="伯珊" w:date="2020-05-21T18:52:00Z">
        <w:r w:rsidRPr="002F0CCC">
          <w:rPr>
            <w:rFonts w:ascii="微軟正黑體" w:eastAsia="微軟正黑體" w:hAnsi="微軟正黑體" w:hint="eastAsia"/>
            <w:noProof/>
            <w:color w:val="000000"/>
            <w:bdr w:val="single" w:sz="4" w:space="0" w:color="auto"/>
            <w:shd w:val="pct15" w:color="auto" w:fill="FFFFFF"/>
            <w:lang w:eastAsia="zh-TW"/>
          </w:rPr>
          <w:t>取消</w:t>
        </w:r>
      </w:ins>
    </w:p>
    <w:p w:rsidR="00B952B8" w:rsidRDefault="00B952B8" w:rsidP="00B952B8">
      <w:pPr>
        <w:pStyle w:val="Tabletext"/>
        <w:keepLines w:val="0"/>
        <w:numPr>
          <w:ilvl w:val="1"/>
          <w:numId w:val="2"/>
        </w:numPr>
        <w:spacing w:after="0" w:line="240" w:lineRule="auto"/>
        <w:rPr>
          <w:ins w:id="175" w:author="伯珊" w:date="2020-05-21T18:52:00Z"/>
          <w:rFonts w:ascii="微軟正黑體" w:eastAsia="微軟正黑體" w:hAnsi="微軟正黑體"/>
          <w:noProof/>
          <w:color w:val="000000"/>
          <w:lang w:eastAsia="zh-TW"/>
        </w:rPr>
      </w:pPr>
      <w:ins w:id="176" w:author="伯珊" w:date="2020-05-21T18:53:00Z">
        <w:r>
          <w:rPr>
            <w:rFonts w:ascii="微軟正黑體" w:eastAsia="微軟正黑體" w:hAnsi="微軟正黑體" w:hint="eastAsia"/>
            <w:noProof/>
            <w:color w:val="000000"/>
            <w:lang w:eastAsia="zh-TW"/>
          </w:rPr>
          <w:t>取消該行相關資料</w:t>
        </w:r>
      </w:ins>
    </w:p>
    <w:p w:rsidR="001E5CDE" w:rsidRPr="001E5CDE" w:rsidRDefault="001E5CDE" w:rsidP="001E5CDE">
      <w:pPr>
        <w:pStyle w:val="Tabletext"/>
        <w:keepLines w:val="0"/>
        <w:spacing w:after="0" w:line="240" w:lineRule="auto"/>
        <w:ind w:left="425"/>
        <w:rPr>
          <w:ins w:id="177" w:author="伯珊" w:date="2020-05-21T19:18:00Z"/>
          <w:rFonts w:ascii="微軟正黑體" w:eastAsia="微軟正黑體" w:hAnsi="微軟正黑體" w:hint="eastAsia"/>
          <w:noProof/>
          <w:color w:val="000000"/>
          <w:lang w:eastAsia="zh-TW"/>
        </w:rPr>
      </w:pPr>
    </w:p>
    <w:p w:rsidR="003C1DB8" w:rsidRPr="00074647" w:rsidRDefault="003C1DB8">
      <w:pPr>
        <w:pStyle w:val="Tabletext"/>
        <w:keepLines w:val="0"/>
        <w:spacing w:after="0" w:line="240" w:lineRule="auto"/>
        <w:rPr>
          <w:rFonts w:ascii="新細明體" w:hAnsi="新細明體" w:hint="eastAsia"/>
          <w:lang w:eastAsia="zh-TW"/>
        </w:rPr>
      </w:pPr>
    </w:p>
    <w:sectPr w:rsidR="003C1DB8" w:rsidRPr="0007464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910" w:rsidRDefault="00363910" w:rsidP="00527128">
      <w:r>
        <w:separator/>
      </w:r>
    </w:p>
  </w:endnote>
  <w:endnote w:type="continuationSeparator" w:id="0">
    <w:p w:rsidR="00363910" w:rsidRDefault="00363910" w:rsidP="00527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910" w:rsidRDefault="00363910" w:rsidP="00527128">
      <w:r>
        <w:separator/>
      </w:r>
    </w:p>
  </w:footnote>
  <w:footnote w:type="continuationSeparator" w:id="0">
    <w:p w:rsidR="00363910" w:rsidRDefault="00363910" w:rsidP="00527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7D95"/>
    <w:multiLevelType w:val="hybridMultilevel"/>
    <w:tmpl w:val="0CDEEBCE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98A13EA"/>
    <w:multiLevelType w:val="hybridMultilevel"/>
    <w:tmpl w:val="D70ED7C6"/>
    <w:lvl w:ilvl="0" w:tplc="47B4384E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9E303100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68B8D9C6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C024A9"/>
    <w:multiLevelType w:val="hybridMultilevel"/>
    <w:tmpl w:val="3DAC7E6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101A7581"/>
    <w:multiLevelType w:val="hybridMultilevel"/>
    <w:tmpl w:val="3B1ADCE6"/>
    <w:lvl w:ilvl="0" w:tplc="B080C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1F60590"/>
    <w:multiLevelType w:val="hybridMultilevel"/>
    <w:tmpl w:val="21F2A344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2473258"/>
    <w:multiLevelType w:val="hybridMultilevel"/>
    <w:tmpl w:val="198C58E2"/>
    <w:lvl w:ilvl="0" w:tplc="04090005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99F7F8E"/>
    <w:multiLevelType w:val="hybridMultilevel"/>
    <w:tmpl w:val="220EFBD6"/>
    <w:lvl w:ilvl="0" w:tplc="1D06EA82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2B9B19E9"/>
    <w:multiLevelType w:val="multilevel"/>
    <w:tmpl w:val="F59CF8E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37F87572"/>
    <w:multiLevelType w:val="multilevel"/>
    <w:tmpl w:val="F59CF8E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3BA27C8B"/>
    <w:multiLevelType w:val="hybridMultilevel"/>
    <w:tmpl w:val="226E4706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0" w15:restartNumberingAfterBreak="0">
    <w:nsid w:val="3F223E6B"/>
    <w:multiLevelType w:val="multilevel"/>
    <w:tmpl w:val="1F30C6D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新細明體" w:eastAsia="新細明體" w:hAnsi="新細明體" w:cs="Times New Roman"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新細明體" w:eastAsia="新細明體" w:hAnsi="新細明體" w:cs="Times New Roman"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5EDA2401"/>
    <w:multiLevelType w:val="hybridMultilevel"/>
    <w:tmpl w:val="0A34CC4C"/>
    <w:lvl w:ilvl="0" w:tplc="427C03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634E7832"/>
    <w:multiLevelType w:val="multilevel"/>
    <w:tmpl w:val="8B441242"/>
    <w:lvl w:ilvl="0">
      <w:start w:val="1"/>
      <w:numFmt w:val="taiwaneseCountingThousand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785"/>
        </w:tabs>
        <w:ind w:left="425" w:firstLine="0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211"/>
        </w:tabs>
        <w:ind w:left="851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996"/>
        </w:tabs>
        <w:ind w:left="1418" w:hanging="142"/>
      </w:pPr>
      <w:rPr>
        <w:rFonts w:hint="eastAsia"/>
      </w:rPr>
    </w:lvl>
    <w:lvl w:ilvl="4">
      <w:start w:val="1"/>
      <w:numFmt w:val="decimal"/>
      <w:lvlText w:val="%2.%3.%4.%5"/>
      <w:lvlJc w:val="left"/>
      <w:pPr>
        <w:tabs>
          <w:tab w:val="num" w:pos="2421"/>
        </w:tabs>
        <w:ind w:left="1701" w:firstLine="0"/>
      </w:pPr>
      <w:rPr>
        <w:rFonts w:hint="eastAsia"/>
      </w:rPr>
    </w:lvl>
    <w:lvl w:ilvl="5">
      <w:start w:val="1"/>
      <w:numFmt w:val="decimal"/>
      <w:lvlText w:val="%2.%3.%4.%5.%6"/>
      <w:lvlJc w:val="left"/>
      <w:pPr>
        <w:tabs>
          <w:tab w:val="num" w:pos="2846"/>
        </w:tabs>
        <w:ind w:left="2126" w:firstLine="0"/>
      </w:pPr>
      <w:rPr>
        <w:rFonts w:hint="eastAsia"/>
      </w:rPr>
    </w:lvl>
    <w:lvl w:ilvl="6">
      <w:start w:val="1"/>
      <w:numFmt w:val="decimal"/>
      <w:lvlText w:val="%2.%3.%4.%5.%6.%7"/>
      <w:lvlJc w:val="left"/>
      <w:pPr>
        <w:tabs>
          <w:tab w:val="num" w:pos="3631"/>
        </w:tabs>
        <w:ind w:left="2552" w:hanging="1"/>
      </w:pPr>
      <w:rPr>
        <w:rFonts w:hint="eastAsia"/>
      </w:rPr>
    </w:lvl>
    <w:lvl w:ilvl="7">
      <w:start w:val="1"/>
      <w:numFmt w:val="decimal"/>
      <w:lvlText w:val="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 w15:restartNumberingAfterBreak="0">
    <w:nsid w:val="63B44E25"/>
    <w:multiLevelType w:val="hybridMultilevel"/>
    <w:tmpl w:val="DDDE1D84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BBD0A62E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66743B2D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C0A78C5"/>
    <w:multiLevelType w:val="hybridMultilevel"/>
    <w:tmpl w:val="C09CC386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6C7166A2"/>
    <w:multiLevelType w:val="hybridMultilevel"/>
    <w:tmpl w:val="5EBA6560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712C001F"/>
    <w:multiLevelType w:val="hybridMultilevel"/>
    <w:tmpl w:val="93A6B76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369471B"/>
    <w:multiLevelType w:val="hybridMultilevel"/>
    <w:tmpl w:val="0726888C"/>
    <w:lvl w:ilvl="0" w:tplc="D46E2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15"/>
  </w:num>
  <w:num w:numId="9">
    <w:abstractNumId w:val="11"/>
  </w:num>
  <w:num w:numId="10">
    <w:abstractNumId w:val="0"/>
  </w:num>
  <w:num w:numId="11">
    <w:abstractNumId w:val="17"/>
  </w:num>
  <w:num w:numId="12">
    <w:abstractNumId w:val="16"/>
  </w:num>
  <w:num w:numId="13">
    <w:abstractNumId w:val="8"/>
  </w:num>
  <w:num w:numId="14">
    <w:abstractNumId w:val="7"/>
  </w:num>
  <w:num w:numId="15">
    <w:abstractNumId w:val="12"/>
  </w:num>
  <w:num w:numId="16">
    <w:abstractNumId w:val="6"/>
  </w:num>
  <w:num w:numId="17">
    <w:abstractNumId w:val="18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oNotTrackFormatting/>
  <w:defaultTabStop w:val="72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4740F"/>
    <w:rsid w:val="00000BB3"/>
    <w:rsid w:val="00033990"/>
    <w:rsid w:val="00047126"/>
    <w:rsid w:val="00051759"/>
    <w:rsid w:val="000670A8"/>
    <w:rsid w:val="00070F15"/>
    <w:rsid w:val="00074647"/>
    <w:rsid w:val="00096DC4"/>
    <w:rsid w:val="000A7620"/>
    <w:rsid w:val="000D52D9"/>
    <w:rsid w:val="000D7BA8"/>
    <w:rsid w:val="000E6375"/>
    <w:rsid w:val="001004FC"/>
    <w:rsid w:val="00126393"/>
    <w:rsid w:val="001268B7"/>
    <w:rsid w:val="00127B7F"/>
    <w:rsid w:val="0014740F"/>
    <w:rsid w:val="001621BC"/>
    <w:rsid w:val="001B1032"/>
    <w:rsid w:val="001C173D"/>
    <w:rsid w:val="001D0E1F"/>
    <w:rsid w:val="001D4225"/>
    <w:rsid w:val="001D493F"/>
    <w:rsid w:val="001E30AA"/>
    <w:rsid w:val="001E5CDE"/>
    <w:rsid w:val="001E7449"/>
    <w:rsid w:val="00215F46"/>
    <w:rsid w:val="0023558A"/>
    <w:rsid w:val="00247A9D"/>
    <w:rsid w:val="0025565E"/>
    <w:rsid w:val="00281BE2"/>
    <w:rsid w:val="00281DFC"/>
    <w:rsid w:val="00283C8D"/>
    <w:rsid w:val="00290ACF"/>
    <w:rsid w:val="00294240"/>
    <w:rsid w:val="00294669"/>
    <w:rsid w:val="002A6376"/>
    <w:rsid w:val="002B09C1"/>
    <w:rsid w:val="002F0CCC"/>
    <w:rsid w:val="00363607"/>
    <w:rsid w:val="00363910"/>
    <w:rsid w:val="00371B06"/>
    <w:rsid w:val="003C1DB8"/>
    <w:rsid w:val="003D2E34"/>
    <w:rsid w:val="003E1AC4"/>
    <w:rsid w:val="003E6DC4"/>
    <w:rsid w:val="004009AF"/>
    <w:rsid w:val="00415EC9"/>
    <w:rsid w:val="00417025"/>
    <w:rsid w:val="00425BD2"/>
    <w:rsid w:val="004577F6"/>
    <w:rsid w:val="004D6A0C"/>
    <w:rsid w:val="004F2599"/>
    <w:rsid w:val="00506F78"/>
    <w:rsid w:val="00527128"/>
    <w:rsid w:val="005642CE"/>
    <w:rsid w:val="00567FB7"/>
    <w:rsid w:val="0057137D"/>
    <w:rsid w:val="005C4445"/>
    <w:rsid w:val="005D30F1"/>
    <w:rsid w:val="00601075"/>
    <w:rsid w:val="00636360"/>
    <w:rsid w:val="00637785"/>
    <w:rsid w:val="00642003"/>
    <w:rsid w:val="00654856"/>
    <w:rsid w:val="00654860"/>
    <w:rsid w:val="00655034"/>
    <w:rsid w:val="006658D8"/>
    <w:rsid w:val="00684C5E"/>
    <w:rsid w:val="006B476F"/>
    <w:rsid w:val="006C3128"/>
    <w:rsid w:val="006F1756"/>
    <w:rsid w:val="006F332C"/>
    <w:rsid w:val="006F5E87"/>
    <w:rsid w:val="00722912"/>
    <w:rsid w:val="007514DE"/>
    <w:rsid w:val="00761926"/>
    <w:rsid w:val="007B0EAE"/>
    <w:rsid w:val="007B6378"/>
    <w:rsid w:val="007D4207"/>
    <w:rsid w:val="007D6D1A"/>
    <w:rsid w:val="0081297D"/>
    <w:rsid w:val="00821820"/>
    <w:rsid w:val="00856D10"/>
    <w:rsid w:val="00875613"/>
    <w:rsid w:val="00892A17"/>
    <w:rsid w:val="008A69A2"/>
    <w:rsid w:val="008B28E4"/>
    <w:rsid w:val="008C54BE"/>
    <w:rsid w:val="008D2C78"/>
    <w:rsid w:val="008E08C3"/>
    <w:rsid w:val="00920200"/>
    <w:rsid w:val="009313D0"/>
    <w:rsid w:val="0094138D"/>
    <w:rsid w:val="0095189D"/>
    <w:rsid w:val="0095407B"/>
    <w:rsid w:val="009552B1"/>
    <w:rsid w:val="00955642"/>
    <w:rsid w:val="009739BF"/>
    <w:rsid w:val="00977612"/>
    <w:rsid w:val="0098523A"/>
    <w:rsid w:val="009865A6"/>
    <w:rsid w:val="009944A7"/>
    <w:rsid w:val="009A6521"/>
    <w:rsid w:val="009B1F4E"/>
    <w:rsid w:val="009C3305"/>
    <w:rsid w:val="009D6064"/>
    <w:rsid w:val="009F74CA"/>
    <w:rsid w:val="00A04E6D"/>
    <w:rsid w:val="00A107D6"/>
    <w:rsid w:val="00A15BD8"/>
    <w:rsid w:val="00A211BF"/>
    <w:rsid w:val="00A30364"/>
    <w:rsid w:val="00A4086F"/>
    <w:rsid w:val="00A56EDB"/>
    <w:rsid w:val="00AA5B2F"/>
    <w:rsid w:val="00AC5025"/>
    <w:rsid w:val="00AC7021"/>
    <w:rsid w:val="00AD373B"/>
    <w:rsid w:val="00AD501E"/>
    <w:rsid w:val="00AF705A"/>
    <w:rsid w:val="00B222D5"/>
    <w:rsid w:val="00B27785"/>
    <w:rsid w:val="00B336FE"/>
    <w:rsid w:val="00B43B61"/>
    <w:rsid w:val="00B51BBB"/>
    <w:rsid w:val="00B541A8"/>
    <w:rsid w:val="00B85BB3"/>
    <w:rsid w:val="00B9255A"/>
    <w:rsid w:val="00B952B8"/>
    <w:rsid w:val="00B974A1"/>
    <w:rsid w:val="00BA4663"/>
    <w:rsid w:val="00BB319B"/>
    <w:rsid w:val="00BC0FED"/>
    <w:rsid w:val="00BC6647"/>
    <w:rsid w:val="00BD1961"/>
    <w:rsid w:val="00BD3425"/>
    <w:rsid w:val="00BD3DDB"/>
    <w:rsid w:val="00BE2D64"/>
    <w:rsid w:val="00BF1BB2"/>
    <w:rsid w:val="00C01FD6"/>
    <w:rsid w:val="00C305D6"/>
    <w:rsid w:val="00C820FF"/>
    <w:rsid w:val="00C9694D"/>
    <w:rsid w:val="00CA4D73"/>
    <w:rsid w:val="00CD0047"/>
    <w:rsid w:val="00CE6376"/>
    <w:rsid w:val="00CF6D22"/>
    <w:rsid w:val="00D47F91"/>
    <w:rsid w:val="00D9498A"/>
    <w:rsid w:val="00DA0BCA"/>
    <w:rsid w:val="00DD6724"/>
    <w:rsid w:val="00DE402D"/>
    <w:rsid w:val="00E0712D"/>
    <w:rsid w:val="00E25F03"/>
    <w:rsid w:val="00E2773B"/>
    <w:rsid w:val="00E3517B"/>
    <w:rsid w:val="00E42565"/>
    <w:rsid w:val="00E566B2"/>
    <w:rsid w:val="00E67101"/>
    <w:rsid w:val="00E80AE0"/>
    <w:rsid w:val="00E904C9"/>
    <w:rsid w:val="00E918C9"/>
    <w:rsid w:val="00EA008A"/>
    <w:rsid w:val="00EA3DD2"/>
    <w:rsid w:val="00EB05F4"/>
    <w:rsid w:val="00EB2046"/>
    <w:rsid w:val="00EC4AC7"/>
    <w:rsid w:val="00EC79DF"/>
    <w:rsid w:val="00ED738E"/>
    <w:rsid w:val="00F20FF0"/>
    <w:rsid w:val="00F365F4"/>
    <w:rsid w:val="00F46BF4"/>
    <w:rsid w:val="00F70CDD"/>
    <w:rsid w:val="00F86755"/>
    <w:rsid w:val="00F905B5"/>
    <w:rsid w:val="00F96155"/>
    <w:rsid w:val="00FC3867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A9D3EBE3-99B3-48B6-8016-075402774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Tabletext">
    <w:name w:val="Tabletext"/>
    <w:basedOn w:val="a"/>
    <w:pPr>
      <w:keepLines/>
      <w:widowControl w:val="0"/>
      <w:spacing w:after="120" w:line="240" w:lineRule="atLeast"/>
    </w:pPr>
    <w:rPr>
      <w:sz w:val="20"/>
      <w:szCs w:val="20"/>
      <w:lang w:eastAsia="en-US"/>
    </w:rPr>
  </w:style>
  <w:style w:type="character" w:customStyle="1" w:styleId="SoDAField">
    <w:name w:val="SoDA Field"/>
    <w:rPr>
      <w:color w:val="0000FF"/>
      <w:sz w:val="20"/>
    </w:rPr>
  </w:style>
  <w:style w:type="character" w:styleId="a3">
    <w:name w:val="Emphasis"/>
    <w:qFormat/>
    <w:rPr>
      <w:i/>
      <w:iCs/>
    </w:rPr>
  </w:style>
  <w:style w:type="paragraph" w:styleId="Web">
    <w:name w:val="Normal (Web)"/>
    <w:basedOn w:val="a"/>
    <w:pPr>
      <w:spacing w:before="100" w:beforeAutospacing="1" w:after="100" w:afterAutospacing="1"/>
    </w:pPr>
    <w:rPr>
      <w:rFonts w:ascii="新細明體" w:hAnsi="新細明體"/>
    </w:rPr>
  </w:style>
  <w:style w:type="character" w:customStyle="1" w:styleId="HighlightedVariable">
    <w:name w:val="Highlighted Variable"/>
    <w:rPr>
      <w:color w:val="0000FF"/>
    </w:rPr>
  </w:style>
  <w:style w:type="character" w:styleId="a4">
    <w:name w:val="page number"/>
    <w:basedOn w:val="a0"/>
  </w:style>
  <w:style w:type="character" w:styleId="a5">
    <w:name w:val="annotation reference"/>
    <w:semiHidden/>
    <w:rPr>
      <w:sz w:val="18"/>
      <w:szCs w:val="18"/>
    </w:rPr>
  </w:style>
  <w:style w:type="character" w:styleId="a6">
    <w:name w:val="Strong"/>
    <w:qFormat/>
    <w:rPr>
      <w:b/>
      <w:bCs/>
    </w:rPr>
  </w:style>
  <w:style w:type="paragraph" w:styleId="a7">
    <w:name w:val="annotation text"/>
    <w:basedOn w:val="a"/>
    <w:semiHidden/>
  </w:style>
  <w:style w:type="paragraph" w:styleId="a8">
    <w:name w:val="annotation subject"/>
    <w:basedOn w:val="a7"/>
    <w:next w:val="a7"/>
    <w:semiHidden/>
    <w:rPr>
      <w:b/>
      <w:bCs/>
    </w:rPr>
  </w:style>
  <w:style w:type="paragraph" w:styleId="a9">
    <w:name w:val="Balloon Text"/>
    <w:basedOn w:val="a"/>
    <w:semiHidden/>
    <w:rPr>
      <w:rFonts w:ascii="Arial" w:hAnsi="Arial"/>
      <w:sz w:val="18"/>
      <w:szCs w:val="18"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styleId="aa">
    <w:name w:val="Hyperlink"/>
    <w:rPr>
      <w:color w:val="0000FF"/>
      <w:u w:val="single"/>
    </w:rPr>
  </w:style>
  <w:style w:type="character" w:styleId="ab">
    <w:name w:val="FollowedHyperlink"/>
    <w:rPr>
      <w:color w:val="800080"/>
      <w:u w:val="single"/>
    </w:rPr>
  </w:style>
  <w:style w:type="character" w:customStyle="1" w:styleId="style3r1">
    <w:name w:val="style3r1"/>
    <w:rPr>
      <w:rFonts w:ascii="Arial" w:hAnsi="Arial" w:cs="Arial" w:hint="default"/>
      <w:color w:val="FF0000"/>
      <w:sz w:val="20"/>
      <w:szCs w:val="20"/>
    </w:rPr>
  </w:style>
  <w:style w:type="paragraph" w:styleId="ac">
    <w:name w:val="header"/>
    <w:basedOn w:val="a"/>
    <w:link w:val="ad"/>
    <w:rsid w:val="00527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rsid w:val="00527128"/>
  </w:style>
  <w:style w:type="paragraph" w:styleId="ae">
    <w:name w:val="footer"/>
    <w:basedOn w:val="a"/>
    <w:link w:val="af"/>
    <w:rsid w:val="00527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rsid w:val="00527128"/>
  </w:style>
  <w:style w:type="paragraph" w:styleId="af0">
    <w:name w:val="List Paragraph"/>
    <w:basedOn w:val="a"/>
    <w:link w:val="af1"/>
    <w:uiPriority w:val="34"/>
    <w:qFormat/>
    <w:rsid w:val="006F5E87"/>
    <w:pPr>
      <w:widowControl w:val="0"/>
      <w:ind w:leftChars="200" w:left="480"/>
    </w:pPr>
    <w:rPr>
      <w:rFonts w:ascii="Calibri" w:eastAsia="標楷體" w:hAnsi="Calibri"/>
      <w:kern w:val="2"/>
      <w:sz w:val="28"/>
      <w:szCs w:val="22"/>
    </w:rPr>
  </w:style>
  <w:style w:type="character" w:customStyle="1" w:styleId="af1">
    <w:name w:val="清單段落 字元"/>
    <w:link w:val="af0"/>
    <w:uiPriority w:val="34"/>
    <w:rsid w:val="006F5E87"/>
    <w:rPr>
      <w:rFonts w:ascii="Calibri" w:eastAsia="標楷體" w:hAnsi="Calibri"/>
      <w:kern w:val="2"/>
      <w:sz w:val="28"/>
      <w:szCs w:val="22"/>
    </w:rPr>
  </w:style>
  <w:style w:type="table" w:styleId="af2">
    <w:name w:val="Table Grid"/>
    <w:basedOn w:val="a1"/>
    <w:rsid w:val="00127B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2052D-F95A-4B94-873E-B6BCC5CAF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1014</Words>
  <Characters>5785</Characters>
  <Application>Microsoft Office Word</Application>
  <DocSecurity>0</DocSecurity>
  <Lines>48</Lines>
  <Paragraphs>13</Paragraphs>
  <ScaleCrop>false</ScaleCrop>
  <Company/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國泰人壽</dc:creator>
  <cp:keywords/>
  <dc:description/>
  <cp:lastModifiedBy>戴余修</cp:lastModifiedBy>
  <cp:revision>2</cp:revision>
  <dcterms:created xsi:type="dcterms:W3CDTF">2020-07-27T00:57:00Z</dcterms:created>
  <dcterms:modified xsi:type="dcterms:W3CDTF">2020-07-27T00:57:00Z</dcterms:modified>
</cp:coreProperties>
</file>