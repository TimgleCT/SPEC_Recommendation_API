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6300"/>
        <w:gridCol w:w="1350"/>
        <w:gridCol w:w="1350"/>
      </w:tblGrid>
      <w:tr w:rsidR="000535F7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jc w:val="center"/>
              <w:rPr>
                <w:rFonts w:ascii="細明體" w:eastAsia="細明體" w:hAnsi="細明體"/>
                <w:bCs/>
                <w:color w:val="0D0D0D"/>
              </w:rPr>
            </w:pPr>
            <w:bookmarkStart w:id="0" w:name="_GoBack"/>
            <w:bookmarkEnd w:id="0"/>
            <w:r w:rsidRPr="00142DB1">
              <w:rPr>
                <w:rFonts w:ascii="細明體" w:eastAsia="細明體" w:hAnsi="細明體" w:hint="eastAsia"/>
                <w:bCs/>
                <w:color w:val="0D0D0D"/>
              </w:rPr>
              <w:t>Date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jc w:val="center"/>
              <w:rPr>
                <w:rFonts w:ascii="細明體" w:eastAsia="細明體" w:hAnsi="細明體"/>
                <w:bCs/>
                <w:color w:val="0D0D0D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</w:rPr>
              <w:t>Description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jc w:val="center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Author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jc w:val="center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確認USER</w:t>
            </w:r>
          </w:p>
        </w:tc>
      </w:tr>
      <w:tr w:rsidR="000535F7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207388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2011/7/22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CREATE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535F7" w:rsidRPr="00142DB1" w:rsidRDefault="000535F7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劉文明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535F7" w:rsidRPr="00142DB1" w:rsidRDefault="000535F7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5B72B0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72B0" w:rsidRPr="00142DB1" w:rsidRDefault="005B72B0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2011/8/9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72B0" w:rsidRPr="00142DB1" w:rsidRDefault="005B72B0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M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odify:調整call AA_B0Z006傳入參數處理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72B0" w:rsidRPr="00142DB1" w:rsidRDefault="005B72B0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劉文明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72B0" w:rsidRPr="00142DB1" w:rsidRDefault="005B72B0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2206E1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06E1" w:rsidRPr="00142DB1" w:rsidRDefault="002206E1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2011/11/2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06E1" w:rsidRPr="00142DB1" w:rsidRDefault="00826499" w:rsidP="00361A95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Modify:導入開放外網專</w:t>
            </w:r>
            <w:r w:rsidR="00361A95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招及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展</w:t>
            </w:r>
            <w:r w:rsidR="00361A95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業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同仁使用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06E1" w:rsidRPr="00142DB1" w:rsidRDefault="002206E1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劉文明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206E1" w:rsidRPr="00142DB1" w:rsidRDefault="002206E1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13449A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49A" w:rsidRPr="00142DB1" w:rsidRDefault="0013449A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2011/11/30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49A" w:rsidRPr="00142DB1" w:rsidRDefault="0013449A" w:rsidP="00361A95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Modify:調整一指通帳號檢核規則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49A" w:rsidRPr="00142DB1" w:rsidRDefault="0013449A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劉文明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3449A" w:rsidRPr="00142DB1" w:rsidRDefault="0013449A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2D7F0F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7F0F" w:rsidRPr="00142DB1" w:rsidRDefault="002D7F0F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2011/12/19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62D36" w:rsidRPr="00142DB1" w:rsidRDefault="002D7F0F" w:rsidP="00361A95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Modify:</w:t>
            </w:r>
          </w:p>
          <w:p w:rsidR="002D7F0F" w:rsidRPr="00142DB1" w:rsidRDefault="002D7F0F" w:rsidP="00B24B7A">
            <w:pPr>
              <w:pStyle w:val="Tabletext"/>
              <w:numPr>
                <w:ilvl w:val="0"/>
                <w:numId w:val="39"/>
              </w:numPr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增加檢核事故原因必須輸入，若理賠種類=意外，需檢核事故當時工作內容 、事故地點、事故經過   三個欄位必須有值</w:t>
            </w:r>
          </w:p>
          <w:p w:rsidR="00662D36" w:rsidRPr="00142DB1" w:rsidRDefault="00662D36" w:rsidP="00B24B7A">
            <w:pPr>
              <w:pStyle w:val="Tabletext"/>
              <w:numPr>
                <w:ilvl w:val="0"/>
                <w:numId w:val="39"/>
              </w:numPr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角色開放公司員工均可輸入，除RLAA006 理賠企劃人員、ROZZ303 服務中心主管(業)、ROZZ306 服務中心人員(業)(非主管)可使用投保記錄索引，其餘不可使用。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7F0F" w:rsidRPr="00142DB1" w:rsidRDefault="002D7F0F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劉文明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7F0F" w:rsidRPr="00142DB1" w:rsidRDefault="002D7F0F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32769A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69A" w:rsidRPr="00142DB1" w:rsidRDefault="0032769A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2012/06/20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69A" w:rsidRPr="00142DB1" w:rsidRDefault="0032769A" w:rsidP="00361A95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Modify:</w:t>
            </w:r>
            <w:r w:rsidR="00BE5B01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增加MI申請件控制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69A" w:rsidRPr="00142DB1" w:rsidRDefault="0032769A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慈蓮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769A" w:rsidRPr="00142DB1" w:rsidRDefault="0032769A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  <w:tr w:rsidR="007F183A" w:rsidRPr="00142DB1" w:rsidTr="000535F7"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183A" w:rsidRPr="00142DB1" w:rsidRDefault="007F183A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2012/10/16</w:t>
            </w:r>
          </w:p>
        </w:tc>
        <w:tc>
          <w:tcPr>
            <w:tcW w:w="6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183A" w:rsidRPr="00142DB1" w:rsidRDefault="007F183A" w:rsidP="00361A95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Modify：修改一指通帳號抓取規則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183A" w:rsidRPr="00142DB1" w:rsidRDefault="000C0608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慈蓮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183A" w:rsidRPr="00142DB1" w:rsidRDefault="007F183A">
            <w:pPr>
              <w:pStyle w:val="Tabletext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</w:p>
        </w:tc>
      </w:tr>
    </w:tbl>
    <w:p w:rsidR="000535F7" w:rsidRDefault="000535F7" w:rsidP="000535F7">
      <w:pPr>
        <w:rPr>
          <w:ins w:id="1" w:author="張凱鈞" w:date="2020-04-30T09:23:00Z"/>
          <w:rFonts w:ascii="細明體" w:eastAsia="細明體" w:hAnsi="細明體"/>
          <w:color w:val="0D0D0D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010"/>
        <w:gridCol w:w="4503"/>
        <w:gridCol w:w="1566"/>
        <w:gridCol w:w="2071"/>
        <w:tblGridChange w:id="2">
          <w:tblGrid>
            <w:gridCol w:w="1216"/>
            <w:gridCol w:w="1010"/>
            <w:gridCol w:w="4503"/>
            <w:gridCol w:w="1566"/>
            <w:gridCol w:w="2071"/>
          </w:tblGrid>
        </w:tblGridChange>
      </w:tblGrid>
      <w:tr w:rsidR="00645362" w:rsidRPr="00E93AAF" w:rsidTr="00EB7230">
        <w:trPr>
          <w:ins w:id="3" w:author="張凱鈞" w:date="2020-04-30T09:23:00Z"/>
        </w:trPr>
        <w:tc>
          <w:tcPr>
            <w:tcW w:w="1216" w:type="dxa"/>
          </w:tcPr>
          <w:p w:rsidR="00645362" w:rsidRPr="00E93AAF" w:rsidRDefault="00645362" w:rsidP="00EB7230">
            <w:pPr>
              <w:spacing w:line="240" w:lineRule="atLeast"/>
              <w:jc w:val="center"/>
              <w:rPr>
                <w:ins w:id="4" w:author="張凱鈞" w:date="2020-04-30T09:23:00Z"/>
                <w:rFonts w:ascii="細明體" w:eastAsia="細明體" w:hAnsi="細明體" w:cs="Courier New" w:hint="eastAsia"/>
                <w:sz w:val="20"/>
                <w:szCs w:val="20"/>
              </w:rPr>
            </w:pPr>
            <w:ins w:id="5" w:author="張凱鈞" w:date="2020-04-30T09:23:00Z">
              <w:r w:rsidRPr="00E93AAF">
                <w:rPr>
                  <w:rFonts w:ascii="細明體" w:eastAsia="細明體" w:hAnsi="細明體" w:cs="Courier New" w:hint="eastAsia"/>
                  <w:sz w:val="20"/>
                  <w:szCs w:val="20"/>
                </w:rPr>
                <w:t>修改日期</w:t>
              </w:r>
            </w:ins>
          </w:p>
        </w:tc>
        <w:tc>
          <w:tcPr>
            <w:tcW w:w="1010" w:type="dxa"/>
          </w:tcPr>
          <w:p w:rsidR="00645362" w:rsidRPr="00E93AAF" w:rsidRDefault="00645362" w:rsidP="00EB7230">
            <w:pPr>
              <w:spacing w:line="240" w:lineRule="atLeast"/>
              <w:jc w:val="center"/>
              <w:rPr>
                <w:ins w:id="6" w:author="張凱鈞" w:date="2020-04-30T09:23:00Z"/>
                <w:rFonts w:ascii="細明體" w:eastAsia="細明體" w:hAnsi="細明體" w:cs="Courier New" w:hint="eastAsia"/>
                <w:sz w:val="20"/>
                <w:szCs w:val="20"/>
              </w:rPr>
            </w:pPr>
            <w:ins w:id="7" w:author="張凱鈞" w:date="2020-04-30T09:23:00Z">
              <w:r w:rsidRPr="00E93AAF">
                <w:rPr>
                  <w:rFonts w:ascii="細明體" w:eastAsia="細明體" w:hAnsi="細明體" w:cs="Courier New" w:hint="eastAsia"/>
                  <w:sz w:val="20"/>
                  <w:szCs w:val="20"/>
                </w:rPr>
                <w:t>版本</w:t>
              </w:r>
            </w:ins>
          </w:p>
        </w:tc>
        <w:tc>
          <w:tcPr>
            <w:tcW w:w="4503" w:type="dxa"/>
          </w:tcPr>
          <w:p w:rsidR="00645362" w:rsidRPr="00E93AAF" w:rsidRDefault="00645362" w:rsidP="00EB7230">
            <w:pPr>
              <w:spacing w:line="240" w:lineRule="atLeast"/>
              <w:jc w:val="center"/>
              <w:rPr>
                <w:ins w:id="8" w:author="張凱鈞" w:date="2020-04-30T09:23:00Z"/>
                <w:rFonts w:ascii="細明體" w:eastAsia="細明體" w:hAnsi="細明體" w:cs="Courier New" w:hint="eastAsia"/>
                <w:sz w:val="20"/>
                <w:szCs w:val="20"/>
              </w:rPr>
            </w:pPr>
            <w:ins w:id="9" w:author="張凱鈞" w:date="2020-04-30T09:23:00Z">
              <w:r w:rsidRPr="00E93AAF">
                <w:rPr>
                  <w:rFonts w:ascii="細明體" w:eastAsia="細明體" w:hAnsi="細明體" w:cs="Courier New" w:hint="eastAsia"/>
                  <w:sz w:val="20"/>
                  <w:szCs w:val="20"/>
                </w:rPr>
                <w:t>修改原因</w:t>
              </w:r>
            </w:ins>
          </w:p>
        </w:tc>
        <w:tc>
          <w:tcPr>
            <w:tcW w:w="1566" w:type="dxa"/>
          </w:tcPr>
          <w:p w:rsidR="00645362" w:rsidRPr="00E93AAF" w:rsidRDefault="00645362" w:rsidP="00EB7230">
            <w:pPr>
              <w:spacing w:line="240" w:lineRule="atLeast"/>
              <w:jc w:val="center"/>
              <w:rPr>
                <w:ins w:id="10" w:author="張凱鈞" w:date="2020-04-30T09:23:00Z"/>
                <w:rFonts w:ascii="細明體" w:eastAsia="細明體" w:hAnsi="細明體" w:cs="Courier New" w:hint="eastAsia"/>
                <w:sz w:val="20"/>
                <w:szCs w:val="20"/>
              </w:rPr>
            </w:pPr>
            <w:ins w:id="11" w:author="張凱鈞" w:date="2020-04-30T09:23:00Z">
              <w:r w:rsidRPr="00E93AAF">
                <w:rPr>
                  <w:rFonts w:ascii="細明體" w:eastAsia="細明體" w:hAnsi="細明體" w:cs="Courier New" w:hint="eastAsia"/>
                  <w:sz w:val="20"/>
                  <w:szCs w:val="20"/>
                </w:rPr>
                <w:t>修改人姓名</w:t>
              </w:r>
            </w:ins>
          </w:p>
        </w:tc>
        <w:tc>
          <w:tcPr>
            <w:tcW w:w="2071" w:type="dxa"/>
          </w:tcPr>
          <w:p w:rsidR="00645362" w:rsidRPr="00E93AAF" w:rsidRDefault="00645362" w:rsidP="00EB7230">
            <w:pPr>
              <w:spacing w:line="240" w:lineRule="atLeast"/>
              <w:jc w:val="center"/>
              <w:rPr>
                <w:ins w:id="12" w:author="張凱鈞" w:date="2020-04-30T09:23:00Z"/>
                <w:rFonts w:ascii="細明體" w:eastAsia="細明體" w:hAnsi="細明體" w:cs="Courier New" w:hint="eastAsia"/>
                <w:sz w:val="20"/>
                <w:szCs w:val="20"/>
              </w:rPr>
            </w:pPr>
            <w:ins w:id="13" w:author="張凱鈞" w:date="2020-04-30T09:23:00Z">
              <w:r w:rsidRPr="00E93AAF">
                <w:rPr>
                  <w:rFonts w:ascii="細明體" w:eastAsia="細明體" w:hAnsi="細明體" w:cs="Courier New" w:hint="eastAsia"/>
                  <w:sz w:val="20"/>
                  <w:szCs w:val="20"/>
                </w:rPr>
                <w:t>立案單號</w:t>
              </w:r>
            </w:ins>
          </w:p>
        </w:tc>
      </w:tr>
      <w:tr w:rsidR="00645362" w:rsidRPr="00E93AAF" w:rsidTr="00EB7230">
        <w:trPr>
          <w:ins w:id="14" w:author="張凱鈞" w:date="2020-04-30T09:23:00Z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5362" w:rsidRPr="00935E65" w:rsidRDefault="00645362" w:rsidP="00EB7230">
            <w:pPr>
              <w:jc w:val="center"/>
              <w:rPr>
                <w:ins w:id="15" w:author="張凱鈞" w:date="2020-04-30T09:23:00Z"/>
                <w:rFonts w:ascii="新細明體" w:hAnsi="新細明體" w:hint="eastAsia"/>
                <w:sz w:val="20"/>
                <w:szCs w:val="20"/>
              </w:rPr>
            </w:pPr>
            <w:ins w:id="16" w:author="張凱鈞" w:date="2020-04-30T09:23:00Z">
              <w:r>
                <w:rPr>
                  <w:rFonts w:ascii="新細明體" w:hAnsi="新細明體" w:hint="eastAsia"/>
                  <w:sz w:val="20"/>
                  <w:szCs w:val="20"/>
                </w:rPr>
                <w:t>2020/04/30</w:t>
              </w:r>
            </w:ins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5362" w:rsidRPr="00935E65" w:rsidRDefault="00645362" w:rsidP="00EB7230">
            <w:pPr>
              <w:jc w:val="center"/>
              <w:rPr>
                <w:ins w:id="17" w:author="張凱鈞" w:date="2020-04-30T09:23:00Z"/>
                <w:rFonts w:ascii="新細明體" w:hAnsi="新細明體" w:hint="eastAsia"/>
                <w:sz w:val="20"/>
                <w:szCs w:val="20"/>
              </w:rPr>
            </w:pPr>
            <w:ins w:id="18" w:author="張凱鈞" w:date="2020-04-30T09:23:00Z">
              <w:r>
                <w:rPr>
                  <w:rFonts w:ascii="新細明體" w:hAnsi="新細明體" w:hint="eastAsia"/>
                  <w:sz w:val="20"/>
                  <w:szCs w:val="20"/>
                </w:rPr>
                <w:t>8</w:t>
              </w:r>
            </w:ins>
          </w:p>
        </w:tc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5362" w:rsidRPr="00935E65" w:rsidRDefault="00645362" w:rsidP="00EB7230">
            <w:pPr>
              <w:spacing w:line="240" w:lineRule="atLeast"/>
              <w:rPr>
                <w:ins w:id="19" w:author="張凱鈞" w:date="2020-04-30T09:23:00Z"/>
                <w:rFonts w:ascii="新細明體" w:hAnsi="新細明體" w:hint="eastAsia"/>
                <w:sz w:val="20"/>
                <w:szCs w:val="20"/>
              </w:rPr>
            </w:pPr>
            <w:ins w:id="20" w:author="張凱鈞" w:date="2020-04-30T09:23:00Z">
              <w:r>
                <w:rPr>
                  <w:rFonts w:ascii="新細明體" w:hAnsi="新細明體" w:hint="eastAsia"/>
                  <w:sz w:val="20"/>
                  <w:szCs w:val="20"/>
                </w:rPr>
                <w:t>PMD: 移除 printStackTrace</w:t>
              </w:r>
            </w:ins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5362" w:rsidRPr="00935E65" w:rsidRDefault="00645362" w:rsidP="00EB7230">
            <w:pPr>
              <w:jc w:val="center"/>
              <w:rPr>
                <w:ins w:id="21" w:author="張凱鈞" w:date="2020-04-30T09:23:00Z"/>
                <w:rFonts w:ascii="新細明體" w:hAnsi="新細明體" w:hint="eastAsia"/>
                <w:sz w:val="20"/>
                <w:szCs w:val="20"/>
              </w:rPr>
            </w:pPr>
            <w:ins w:id="22" w:author="張凱鈞" w:date="2020-04-30T09:23:00Z">
              <w:r>
                <w:rPr>
                  <w:rFonts w:ascii="新細明體" w:hAnsi="新細明體" w:hint="eastAsia"/>
                  <w:sz w:val="20"/>
                  <w:szCs w:val="20"/>
                </w:rPr>
                <w:t>張凱鈞</w:t>
              </w:r>
            </w:ins>
          </w:p>
        </w:tc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5362" w:rsidRPr="00935E65" w:rsidRDefault="00645362" w:rsidP="00EB7230">
            <w:pPr>
              <w:jc w:val="center"/>
              <w:rPr>
                <w:ins w:id="23" w:author="張凱鈞" w:date="2020-04-30T09:23:00Z"/>
                <w:rFonts w:ascii="新細明體" w:hAnsi="新細明體" w:hint="eastAsia"/>
                <w:sz w:val="20"/>
                <w:szCs w:val="20"/>
              </w:rPr>
            </w:pPr>
            <w:ins w:id="24" w:author="張凱鈞" w:date="2020-04-30T09:23:00Z">
              <w:r>
                <w:rPr>
                  <w:rFonts w:ascii="新細明體" w:hAnsi="新細明體" w:hint="eastAsia"/>
                  <w:sz w:val="20"/>
                  <w:szCs w:val="20"/>
                </w:rPr>
                <w:t>191114000671</w:t>
              </w:r>
            </w:ins>
          </w:p>
        </w:tc>
      </w:tr>
    </w:tbl>
    <w:p w:rsidR="00645362" w:rsidRDefault="00645362" w:rsidP="000535F7">
      <w:pPr>
        <w:rPr>
          <w:ins w:id="25" w:author="張凱鈞" w:date="2020-04-30T09:23:00Z"/>
          <w:rFonts w:ascii="細明體" w:eastAsia="細明體" w:hAnsi="細明體"/>
          <w:color w:val="0D0D0D"/>
          <w:sz w:val="20"/>
          <w:szCs w:val="20"/>
        </w:rPr>
      </w:pPr>
    </w:p>
    <w:p w:rsidR="00645362" w:rsidRPr="00142DB1" w:rsidRDefault="00645362" w:rsidP="000535F7">
      <w:pPr>
        <w:rPr>
          <w:rFonts w:ascii="細明體" w:eastAsia="細明體" w:hAnsi="細明體" w:hint="eastAsia"/>
          <w:color w:val="0D0D0D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955"/>
        <w:gridCol w:w="4821"/>
        <w:gridCol w:w="1621"/>
        <w:gridCol w:w="1698"/>
        <w:tblGridChange w:id="26">
          <w:tblGrid>
            <w:gridCol w:w="1273"/>
            <w:gridCol w:w="955"/>
            <w:gridCol w:w="4821"/>
            <w:gridCol w:w="1621"/>
            <w:gridCol w:w="1698"/>
          </w:tblGrid>
        </w:tblGridChange>
      </w:tblGrid>
      <w:tr w:rsidR="00937C5F" w:rsidRPr="00142DB1" w:rsidTr="0028642C">
        <w:tc>
          <w:tcPr>
            <w:tcW w:w="1273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修改日期</w:t>
            </w:r>
          </w:p>
        </w:tc>
        <w:tc>
          <w:tcPr>
            <w:tcW w:w="955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版本</w:t>
            </w:r>
          </w:p>
        </w:tc>
        <w:tc>
          <w:tcPr>
            <w:tcW w:w="4821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修改原因</w:t>
            </w:r>
          </w:p>
        </w:tc>
        <w:tc>
          <w:tcPr>
            <w:tcW w:w="1621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修改人姓名</w:t>
            </w:r>
          </w:p>
        </w:tc>
        <w:tc>
          <w:tcPr>
            <w:tcW w:w="1698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立案單號</w:t>
            </w:r>
          </w:p>
        </w:tc>
      </w:tr>
      <w:tr w:rsidR="00937C5F" w:rsidRPr="00142DB1" w:rsidTr="0028642C">
        <w:tc>
          <w:tcPr>
            <w:tcW w:w="1273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  <w:t>201</w:t>
            </w:r>
            <w:r w:rsidR="0066441C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3/02/21</w:t>
            </w:r>
          </w:p>
        </w:tc>
        <w:tc>
          <w:tcPr>
            <w:tcW w:w="955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1</w:t>
            </w:r>
          </w:p>
        </w:tc>
        <w:tc>
          <w:tcPr>
            <w:tcW w:w="4821" w:type="dxa"/>
          </w:tcPr>
          <w:p w:rsidR="00937C5F" w:rsidRPr="00142DB1" w:rsidRDefault="00061040" w:rsidP="00563D4D">
            <w:pPr>
              <w:spacing w:line="240" w:lineRule="atLeast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增加</w:t>
            </w:r>
            <w:r w:rsidR="004E1E5E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欄位：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拍照類別</w:t>
            </w:r>
            <w:r w:rsidR="004B505D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判斷</w:t>
            </w:r>
          </w:p>
        </w:tc>
        <w:tc>
          <w:tcPr>
            <w:tcW w:w="1621" w:type="dxa"/>
          </w:tcPr>
          <w:p w:rsidR="00937C5F" w:rsidRPr="00142DB1" w:rsidRDefault="00937C5F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慈蓮</w:t>
            </w:r>
          </w:p>
        </w:tc>
        <w:tc>
          <w:tcPr>
            <w:tcW w:w="1698" w:type="dxa"/>
          </w:tcPr>
          <w:p w:rsidR="00937C5F" w:rsidRPr="00142DB1" w:rsidRDefault="00F9635B" w:rsidP="00563D4D">
            <w:pPr>
              <w:spacing w:line="240" w:lineRule="atLeast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color w:val="0D0D0D"/>
              </w:rPr>
              <w:t>130220000078</w:t>
            </w:r>
          </w:p>
        </w:tc>
      </w:tr>
      <w:tr w:rsidR="00633CFD" w:rsidRPr="00142DB1" w:rsidTr="0028642C">
        <w:tc>
          <w:tcPr>
            <w:tcW w:w="1273" w:type="dxa"/>
          </w:tcPr>
          <w:p w:rsidR="00633CFD" w:rsidRPr="00142DB1" w:rsidRDefault="00633CFD" w:rsidP="00563D4D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2014/10/2</w:t>
            </w:r>
          </w:p>
        </w:tc>
        <w:tc>
          <w:tcPr>
            <w:tcW w:w="955" w:type="dxa"/>
          </w:tcPr>
          <w:p w:rsidR="00633CFD" w:rsidRPr="00142DB1" w:rsidRDefault="0028642C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2</w:t>
            </w:r>
          </w:p>
        </w:tc>
        <w:tc>
          <w:tcPr>
            <w:tcW w:w="4821" w:type="dxa"/>
          </w:tcPr>
          <w:p w:rsidR="00633CFD" w:rsidRPr="00142DB1" w:rsidRDefault="00633CFD" w:rsidP="00563D4D">
            <w:pPr>
              <w:spacing w:line="240" w:lineRule="atLeast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bCs/>
                <w:color w:val="0D0D0D"/>
              </w:rPr>
              <w:t>【險別兩碼修改】修改為使用特殊設定</w:t>
            </w:r>
          </w:p>
        </w:tc>
        <w:tc>
          <w:tcPr>
            <w:tcW w:w="1621" w:type="dxa"/>
          </w:tcPr>
          <w:p w:rsidR="00633CFD" w:rsidRPr="00142DB1" w:rsidRDefault="00633CFD" w:rsidP="00563D4D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bCs/>
                <w:color w:val="0D0D0D"/>
              </w:rPr>
              <w:t>林國揚</w:t>
            </w:r>
          </w:p>
        </w:tc>
        <w:tc>
          <w:tcPr>
            <w:tcW w:w="1698" w:type="dxa"/>
          </w:tcPr>
          <w:p w:rsidR="00633CFD" w:rsidRPr="00142DB1" w:rsidRDefault="00633CFD" w:rsidP="00563D4D">
            <w:pPr>
              <w:spacing w:line="240" w:lineRule="atLeast"/>
              <w:rPr>
                <w:color w:val="0D0D0D"/>
              </w:rPr>
            </w:pPr>
            <w:r w:rsidRPr="00142DB1">
              <w:rPr>
                <w:rFonts w:ascii="新細明體" w:hAnsi="新細明體" w:hint="eastAsia"/>
                <w:b/>
                <w:bCs/>
                <w:color w:val="0D0D0D"/>
              </w:rPr>
              <w:t>140410000142</w:t>
            </w:r>
          </w:p>
        </w:tc>
      </w:tr>
      <w:tr w:rsidR="00142DB1" w:rsidRPr="00142DB1" w:rsidTr="00B24B7A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642C" w:rsidRPr="00142DB1" w:rsidRDefault="0028642C" w:rsidP="00A33C20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201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4-12-31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642C" w:rsidRPr="00142DB1" w:rsidRDefault="0028642C" w:rsidP="00A33C20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3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642C" w:rsidRPr="00142DB1" w:rsidRDefault="0028642C" w:rsidP="00A33C20">
            <w:pPr>
              <w:spacing w:line="240" w:lineRule="atLeast"/>
              <w:rPr>
                <w:rFonts w:ascii="新細明體" w:hAnsi="新細明體" w:hint="eastAsia"/>
                <w:bC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配合導入異常經手人共用DTAAD140資料庫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，針對程式中使用DTAAD140時，增加篩選條件(SYS_NO=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  <w:t>’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AA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  <w:t>’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 xml:space="preserve"> AND TYPE=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  <w:t>’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1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</w:rPr>
              <w:t>’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</w:rPr>
              <w:t>)，將用不到的程式碼刪除之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642C" w:rsidRPr="00142DB1" w:rsidRDefault="0028642C" w:rsidP="00A33C20">
            <w:pPr>
              <w:spacing w:line="240" w:lineRule="atLeast"/>
              <w:jc w:val="center"/>
              <w:rPr>
                <w:rFonts w:ascii="新細明體" w:hAnsi="新細明體" w:hint="eastAsia"/>
                <w:bC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陳鐵元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642C" w:rsidRPr="00142DB1" w:rsidRDefault="0028642C" w:rsidP="00A33C20">
            <w:pPr>
              <w:spacing w:line="240" w:lineRule="atLeast"/>
              <w:rPr>
                <w:rFonts w:ascii="新細明體" w:hAnsi="新細明體"/>
                <w:b/>
                <w:bCs/>
                <w:color w:val="0D0D0D"/>
              </w:rPr>
            </w:pPr>
            <w:r w:rsidRPr="00142DB1">
              <w:rPr>
                <w:color w:val="0D0D0D"/>
              </w:rPr>
              <w:t>14</w:t>
            </w:r>
            <w:r w:rsidRPr="00142DB1">
              <w:rPr>
                <w:rFonts w:hint="eastAsia"/>
                <w:color w:val="0D0D0D"/>
              </w:rPr>
              <w:t>1225</w:t>
            </w:r>
            <w:r w:rsidRPr="00142DB1">
              <w:rPr>
                <w:color w:val="0D0D0D"/>
              </w:rPr>
              <w:t>000</w:t>
            </w:r>
            <w:r w:rsidRPr="00142DB1">
              <w:rPr>
                <w:rFonts w:hint="eastAsia"/>
                <w:color w:val="0D0D0D"/>
              </w:rPr>
              <w:t>35</w:t>
            </w:r>
            <w:r w:rsidRPr="00142DB1">
              <w:rPr>
                <w:color w:val="0D0D0D"/>
              </w:rPr>
              <w:t>0</w:t>
            </w:r>
          </w:p>
        </w:tc>
      </w:tr>
      <w:tr w:rsidR="000A494A" w:rsidRPr="00142DB1" w:rsidTr="00A33C20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494A" w:rsidRPr="00142DB1" w:rsidRDefault="000A494A" w:rsidP="00A33C20">
            <w:pPr>
              <w:spacing w:line="240" w:lineRule="atLeast"/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2015-04-21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494A" w:rsidRPr="00142DB1" w:rsidRDefault="000A494A" w:rsidP="00A33C2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4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494A" w:rsidRPr="00142DB1" w:rsidRDefault="003D3E9C" w:rsidP="00B24B7A">
            <w:pPr>
              <w:numPr>
                <w:ilvl w:val="0"/>
                <w:numId w:val="48"/>
              </w:numPr>
              <w:spacing w:line="240" w:lineRule="atLeast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取消簽名後受益人不能修改之規則</w:t>
            </w:r>
          </w:p>
          <w:p w:rsidR="00E93FAA" w:rsidRPr="00142DB1" w:rsidRDefault="00E93FAA" w:rsidP="00B24B7A">
            <w:pPr>
              <w:numPr>
                <w:ilvl w:val="0"/>
                <w:numId w:val="48"/>
              </w:numPr>
              <w:spacing w:line="240" w:lineRule="atLeast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手機號碼設控僅能輸入10碼</w:t>
            </w:r>
          </w:p>
          <w:p w:rsidR="00E93FAA" w:rsidRPr="00142DB1" w:rsidRDefault="00C04D30" w:rsidP="00B24B7A">
            <w:pPr>
              <w:numPr>
                <w:ilvl w:val="0"/>
                <w:numId w:val="48"/>
              </w:numPr>
              <w:spacing w:line="240" w:lineRule="atLeast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若受款人頁面已存檔過(AAA4_0105_CHECK=Y)，且為死亡件，不要將受款人一資料清空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494A" w:rsidRPr="00142DB1" w:rsidRDefault="000A494A" w:rsidP="000A494A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慈蓮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494A" w:rsidRPr="00142DB1" w:rsidRDefault="00B77272" w:rsidP="00A33C20">
            <w:pPr>
              <w:spacing w:line="240" w:lineRule="atLeast"/>
              <w:rPr>
                <w:color w:val="0D0D0D"/>
              </w:rPr>
            </w:pPr>
            <w:r w:rsidRPr="00142DB1">
              <w:rPr>
                <w:color w:val="0D0D0D"/>
              </w:rPr>
              <w:t>150421000393</w:t>
            </w:r>
          </w:p>
        </w:tc>
      </w:tr>
      <w:tr w:rsidR="00142DB1" w:rsidRPr="00142DB1" w:rsidTr="00B24B7A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4B7A" w:rsidRPr="00142DB1" w:rsidRDefault="00B24B7A" w:rsidP="0070447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</w:t>
            </w:r>
            <w:r w:rsidR="0070447D"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6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/</w:t>
            </w:r>
            <w:r w:rsidR="0070447D"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01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/</w:t>
            </w:r>
            <w:r w:rsidR="0070447D"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25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4B7A" w:rsidRPr="00142DB1" w:rsidRDefault="004C1264" w:rsidP="005612FC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5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4B7A" w:rsidRPr="00142DB1" w:rsidRDefault="00B24B7A" w:rsidP="00B24B7A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申請書</w:t>
            </w:r>
            <w:r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150608000538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: OIU理賠系統調整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24B7A" w:rsidRPr="00142DB1" w:rsidRDefault="00B24B7A" w:rsidP="005612FC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龎伯珊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4B7A" w:rsidRPr="00142DB1" w:rsidRDefault="00B24B7A" w:rsidP="005612FC">
            <w:pPr>
              <w:spacing w:line="240" w:lineRule="atLeast"/>
              <w:rPr>
                <w:color w:val="0D0D0D"/>
              </w:rPr>
            </w:pPr>
            <w:r w:rsidRPr="00142DB1">
              <w:rPr>
                <w:color w:val="0D0D0D"/>
              </w:rPr>
              <w:t>150613000004</w:t>
            </w:r>
          </w:p>
        </w:tc>
      </w:tr>
      <w:tr w:rsidR="00142DB1" w:rsidRPr="00142DB1" w:rsidTr="00B24B7A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1264" w:rsidRPr="00142DB1" w:rsidRDefault="004C1264" w:rsidP="0070447D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2016-04-21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1264" w:rsidRPr="00142DB1" w:rsidRDefault="004C1264" w:rsidP="005612FC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6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1264" w:rsidRPr="00142DB1" w:rsidRDefault="004C1264" w:rsidP="00B24B7A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新增觸控簽名欄位連結到『觸控簽名』及『觸控簽名影像調閱』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1264" w:rsidRPr="00142DB1" w:rsidRDefault="004C1264" w:rsidP="005612FC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李明諭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1264" w:rsidRPr="00142DB1" w:rsidRDefault="004C1264" w:rsidP="005612FC">
            <w:pPr>
              <w:spacing w:line="240" w:lineRule="atLeast"/>
              <w:rPr>
                <w:color w:val="0D0D0D"/>
              </w:rPr>
            </w:pPr>
            <w:r w:rsidRPr="00142DB1">
              <w:rPr>
                <w:b/>
                <w:bCs/>
                <w:color w:val="0D0D0D"/>
              </w:rPr>
              <w:t>160421000198</w:t>
            </w:r>
          </w:p>
        </w:tc>
      </w:tr>
      <w:tr w:rsidR="00142DB1" w:rsidRPr="00142DB1" w:rsidTr="008A181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181C" w:rsidRPr="00142DB1" w:rsidRDefault="008A181C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2016/12/27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181C" w:rsidRPr="00142DB1" w:rsidRDefault="008A181C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7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181C" w:rsidRPr="00142DB1" w:rsidRDefault="008A181C" w:rsidP="008A181C">
            <w:pPr>
              <w:spacing w:line="240" w:lineRule="atLeast"/>
              <w:ind w:left="360" w:hanging="360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 xml:space="preserve">非OIU件儲存時，增加給付方式檢核 </w:t>
            </w:r>
          </w:p>
          <w:p w:rsidR="008A181C" w:rsidRPr="00142DB1" w:rsidRDefault="008A181C" w:rsidP="008A181C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1.戶名１ ,身分證字號１為必填</w:t>
            </w:r>
          </w:p>
          <w:p w:rsidR="008A181C" w:rsidRPr="00142DB1" w:rsidRDefault="008A181C" w:rsidP="008A181C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2.若選擇匯撥，則金融機構１、行庫代號１及帳號１為必填</w:t>
            </w:r>
          </w:p>
          <w:p w:rsidR="008A181C" w:rsidRPr="00142DB1" w:rsidRDefault="008A181C" w:rsidP="008A181C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181C" w:rsidRPr="00142DB1" w:rsidRDefault="008A181C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陳鐵元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81C" w:rsidRPr="00142DB1" w:rsidRDefault="008A181C" w:rsidP="00ED6996">
            <w:pPr>
              <w:spacing w:line="240" w:lineRule="atLeast"/>
              <w:rPr>
                <w:b/>
                <w:bCs/>
                <w:color w:val="0D0D0D"/>
              </w:rPr>
            </w:pPr>
            <w:r w:rsidRPr="00142DB1">
              <w:rPr>
                <w:b/>
                <w:bCs/>
                <w:color w:val="0D0D0D"/>
              </w:rPr>
              <w:t>161221000069</w:t>
            </w:r>
          </w:p>
        </w:tc>
      </w:tr>
      <w:tr w:rsidR="008D2244" w:rsidRPr="00142DB1" w:rsidTr="008A181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2244" w:rsidRPr="00142DB1" w:rsidRDefault="008D2244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2017-0</w:t>
            </w:r>
            <w:r w:rsidR="00CD2350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4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-</w:t>
            </w:r>
            <w:r w:rsidR="00CD2350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10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2244" w:rsidRPr="00142DB1" w:rsidRDefault="008D2244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8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2244" w:rsidRPr="00142DB1" w:rsidRDefault="00CD2350" w:rsidP="008A181C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CD2350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行動理賠登入檢核機制導入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2244" w:rsidRPr="00142DB1" w:rsidRDefault="00CD2350" w:rsidP="00ED6996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洪啟豪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244" w:rsidRPr="00142DB1" w:rsidRDefault="00CD2350" w:rsidP="00ED6996">
            <w:pPr>
              <w:spacing w:line="240" w:lineRule="atLeast"/>
              <w:rPr>
                <w:b/>
                <w:bCs/>
                <w:color w:val="0D0D0D"/>
              </w:rPr>
            </w:pPr>
            <w:r w:rsidRPr="00CD2350">
              <w:rPr>
                <w:b/>
                <w:bCs/>
                <w:color w:val="0D0D0D"/>
              </w:rPr>
              <w:t>170411000054</w:t>
            </w:r>
          </w:p>
        </w:tc>
      </w:tr>
      <w:tr w:rsidR="00CD2350" w:rsidRPr="00142DB1" w:rsidTr="008A181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2350" w:rsidRPr="00142DB1" w:rsidRDefault="00CD2350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2017-05-05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2350" w:rsidRPr="00142DB1" w:rsidRDefault="00CD2350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9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2350" w:rsidRPr="008D2244" w:rsidRDefault="00CD2350" w:rsidP="00CD2350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8D2244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地址代入規則修正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2350" w:rsidRPr="00142DB1" w:rsidRDefault="00CD2350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洪啟豪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350" w:rsidRPr="008D2244" w:rsidRDefault="00CD2350" w:rsidP="00CD2350">
            <w:pPr>
              <w:spacing w:line="240" w:lineRule="atLeast"/>
              <w:rPr>
                <w:b/>
                <w:bCs/>
                <w:color w:val="0D0D0D"/>
              </w:rPr>
            </w:pPr>
            <w:r w:rsidRPr="008D2244">
              <w:rPr>
                <w:b/>
                <w:bCs/>
                <w:color w:val="0D0D0D"/>
              </w:rPr>
              <w:t>170428000058</w:t>
            </w:r>
          </w:p>
        </w:tc>
      </w:tr>
      <w:tr w:rsidR="00990B9F" w:rsidRPr="00142DB1" w:rsidTr="008A181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0B9F" w:rsidRDefault="00990B9F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2017-09-14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0B9F" w:rsidRDefault="00990B9F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10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0B9F" w:rsidRPr="008D2244" w:rsidRDefault="00990B9F" w:rsidP="00CD2350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990B9F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關閉行動辦公室行動理賠連結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0B9F" w:rsidRPr="00142DB1" w:rsidRDefault="00990B9F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洪啟豪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0B9F" w:rsidRPr="008D2244" w:rsidRDefault="00990B9F" w:rsidP="00CD2350">
            <w:pPr>
              <w:spacing w:line="240" w:lineRule="atLeast"/>
              <w:rPr>
                <w:b/>
                <w:bCs/>
                <w:color w:val="0D0D0D"/>
              </w:rPr>
            </w:pPr>
            <w:r w:rsidRPr="00C635D5">
              <w:rPr>
                <w:rFonts w:ascii="標楷體" w:eastAsia="標楷體" w:hAnsi="標楷體"/>
                <w:b/>
                <w:sz w:val="20"/>
                <w:szCs w:val="20"/>
              </w:rPr>
              <w:t>170913001263</w:t>
            </w:r>
          </w:p>
        </w:tc>
      </w:tr>
      <w:tr w:rsidR="002D1033" w:rsidRPr="00142DB1" w:rsidTr="008A181C"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033" w:rsidRDefault="002D1033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2019-05-30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033" w:rsidRDefault="002D1033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11</w:t>
            </w:r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033" w:rsidRPr="00990B9F" w:rsidRDefault="002D1033" w:rsidP="002D1033">
            <w:pPr>
              <w:spacing w:line="240" w:lineRule="atLeast"/>
              <w:ind w:left="360" w:hanging="360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導入CA(兼職人員)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033" w:rsidRPr="00142DB1" w:rsidRDefault="002D1033" w:rsidP="00CD2350">
            <w:pPr>
              <w:spacing w:line="240" w:lineRule="atLeast"/>
              <w:jc w:val="center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慈蓮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1033" w:rsidRPr="00C635D5" w:rsidRDefault="002D1033" w:rsidP="00CD2350">
            <w:pPr>
              <w:spacing w:line="240" w:lineRule="atLeast"/>
              <w:rPr>
                <w:rFonts w:ascii="標楷體" w:eastAsia="標楷體" w:hAnsi="標楷體"/>
                <w:b/>
                <w:sz w:val="20"/>
                <w:szCs w:val="20"/>
              </w:rPr>
            </w:pPr>
            <w:r>
              <w:rPr>
                <w:rFonts w:ascii="Arial" w:hAnsi="Arial" w:cs="Arial"/>
                <w:color w:val="5B7389"/>
                <w:sz w:val="18"/>
                <w:szCs w:val="18"/>
              </w:rPr>
              <w:t>190531000777</w:t>
            </w:r>
          </w:p>
        </w:tc>
      </w:tr>
      <w:tr w:rsidR="00427393" w:rsidRPr="00142DB1" w:rsidTr="00596B39">
        <w:tblPrEx>
          <w:tblW w:w="0" w:type="auto"/>
          <w:tblInd w:w="10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PrExChange w:id="27" w:author="李明諭" w:date="2019-08-26T11:50:00Z">
            <w:tblPrEx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ins w:id="28" w:author="李明諭" w:date="2019-08-26T11:50:00Z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29" w:author="李明諭" w:date="2019-08-26T11:50:00Z">
              <w:tcPr>
                <w:tcW w:w="127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427393" w:rsidRDefault="00427393" w:rsidP="00427393">
            <w:pPr>
              <w:spacing w:line="240" w:lineRule="atLeast"/>
              <w:jc w:val="center"/>
              <w:rPr>
                <w:ins w:id="30" w:author="李明諭" w:date="2019-08-26T11:50:00Z"/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ins w:id="31" w:author="李明諭" w:date="2019-08-26T11:50:00Z">
              <w:r>
                <w:rPr>
                  <w:rFonts w:ascii="細明體" w:eastAsia="細明體" w:hAnsi="細明體" w:hint="eastAsia"/>
                  <w:sz w:val="20"/>
                  <w:szCs w:val="20"/>
                </w:rPr>
                <w:t>2019/08/22</w:t>
              </w:r>
            </w:ins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32" w:author="李明諭" w:date="2019-08-26T11:50:00Z">
              <w:tcPr>
                <w:tcW w:w="95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427393" w:rsidRDefault="00427393" w:rsidP="00427393">
            <w:pPr>
              <w:spacing w:line="240" w:lineRule="atLeast"/>
              <w:jc w:val="center"/>
              <w:rPr>
                <w:ins w:id="33" w:author="李明諭" w:date="2019-08-26T11:50:00Z"/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ins w:id="34" w:author="李明諭" w:date="2019-08-26T11:50:00Z">
              <w:r>
                <w:rPr>
                  <w:rFonts w:ascii="細明體" w:eastAsia="細明體" w:hAnsi="細明體" w:cs="Courier New" w:hint="eastAsia"/>
                  <w:sz w:val="20"/>
                  <w:szCs w:val="20"/>
                </w:rPr>
                <w:t>12</w:t>
              </w:r>
            </w:ins>
          </w:p>
        </w:tc>
        <w:tc>
          <w:tcPr>
            <w:tcW w:w="4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35" w:author="李明諭" w:date="2019-08-26T11:50:00Z">
              <w:tcPr>
                <w:tcW w:w="48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427393" w:rsidRDefault="00427393" w:rsidP="00427393">
            <w:pPr>
              <w:spacing w:line="240" w:lineRule="atLeast"/>
              <w:ind w:left="360" w:hanging="360"/>
              <w:rPr>
                <w:ins w:id="36" w:author="李明諭" w:date="2019-08-26T13:01:00Z"/>
                <w:rFonts w:ascii="新細明體" w:hAnsi="新細明體" w:cs="Courier New"/>
                <w:sz w:val="20"/>
                <w:szCs w:val="20"/>
              </w:rPr>
            </w:pPr>
            <w:ins w:id="37" w:author="李明諭" w:date="2019-08-26T11:51:00Z">
              <w:r w:rsidRPr="00427393">
                <w:rPr>
                  <w:rFonts w:ascii="新細明體" w:hAnsi="新細明體" w:cs="Courier New"/>
                  <w:sz w:val="20"/>
                  <w:szCs w:val="20"/>
                </w:rPr>
                <w:t>退休員工福團自動啟案作業</w:t>
              </w:r>
            </w:ins>
          </w:p>
          <w:p w:rsidR="00444766" w:rsidRDefault="00444766" w:rsidP="00427393">
            <w:pPr>
              <w:spacing w:line="240" w:lineRule="atLeast"/>
              <w:ind w:left="360" w:hanging="360"/>
              <w:rPr>
                <w:ins w:id="38" w:author="李明諭" w:date="2019-08-26T11:50:00Z"/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ins w:id="39" w:author="李明諭" w:date="2019-08-26T13:01:00Z">
              <w:r>
                <w:rPr>
                  <w:rFonts w:ascii="新細明體" w:hAnsi="新細明體" w:cs="Courier New" w:hint="eastAsia"/>
                  <w:sz w:val="20"/>
                  <w:szCs w:val="20"/>
                </w:rPr>
                <w:t>在索賠類別員工福團加(</w:t>
              </w:r>
            </w:ins>
            <w:ins w:id="40" w:author="李明諭" w:date="2019-08-26T13:02:00Z">
              <w:r>
                <w:rPr>
                  <w:rFonts w:ascii="新細明體" w:hAnsi="新細明體" w:cs="Courier New" w:hint="eastAsia"/>
                  <w:sz w:val="20"/>
                  <w:szCs w:val="20"/>
                </w:rPr>
                <w:t>含退</w:t>
              </w:r>
            </w:ins>
            <w:ins w:id="41" w:author="李明諭" w:date="2019-08-26T13:03:00Z">
              <w:r>
                <w:rPr>
                  <w:rFonts w:ascii="新細明體" w:hAnsi="新細明體" w:cs="Courier New" w:hint="eastAsia"/>
                  <w:sz w:val="20"/>
                  <w:szCs w:val="20"/>
                </w:rPr>
                <w:t>休員工)</w:t>
              </w:r>
            </w:ins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42" w:author="李明諭" w:date="2019-08-26T11:50:00Z">
              <w:tcPr>
                <w:tcW w:w="16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:rsidR="00427393" w:rsidRDefault="00427393" w:rsidP="00427393">
            <w:pPr>
              <w:spacing w:line="240" w:lineRule="atLeast"/>
              <w:jc w:val="center"/>
              <w:rPr>
                <w:ins w:id="43" w:author="李明諭" w:date="2019-08-26T11:50:00Z"/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ins w:id="44" w:author="李明諭" w:date="2019-08-26T11:50:00Z">
              <w:r>
                <w:rPr>
                  <w:rFonts w:ascii="細明體" w:eastAsia="細明體" w:hAnsi="細明體" w:hint="eastAsia"/>
                </w:rPr>
                <w:t>李明諭</w:t>
              </w:r>
            </w:ins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45" w:author="李明諭" w:date="2019-08-26T11:50:00Z">
              <w:tcPr>
                <w:tcW w:w="169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427393" w:rsidRDefault="00427393" w:rsidP="00427393">
            <w:pPr>
              <w:spacing w:line="240" w:lineRule="atLeast"/>
              <w:rPr>
                <w:ins w:id="46" w:author="李明諭" w:date="2019-08-26T11:50:00Z"/>
                <w:rFonts w:ascii="Arial" w:hAnsi="Arial" w:cs="Arial"/>
                <w:color w:val="5B7389"/>
                <w:sz w:val="18"/>
                <w:szCs w:val="18"/>
              </w:rPr>
            </w:pPr>
            <w:ins w:id="47" w:author="李明諭" w:date="2019-08-26T11:50:00Z">
              <w:r>
                <w:rPr>
                  <w:rFonts w:ascii="細明體" w:eastAsia="細明體" w:hAnsi="細明體" w:cs="Courier New" w:hint="eastAsia"/>
                  <w:b/>
                  <w:bCs/>
                  <w:sz w:val="20"/>
                  <w:szCs w:val="20"/>
                </w:rPr>
                <w:t>190812000623</w:t>
              </w:r>
            </w:ins>
          </w:p>
        </w:tc>
      </w:tr>
    </w:tbl>
    <w:p w:rsidR="00937C5F" w:rsidRPr="00142DB1" w:rsidRDefault="00937C5F" w:rsidP="000535F7">
      <w:pPr>
        <w:rPr>
          <w:rFonts w:ascii="細明體" w:eastAsia="細明體" w:hAnsi="細明體"/>
          <w:color w:val="0D0D0D"/>
          <w:sz w:val="20"/>
          <w:szCs w:val="20"/>
        </w:rPr>
      </w:pPr>
    </w:p>
    <w:p w:rsidR="000535F7" w:rsidRPr="00142DB1" w:rsidRDefault="000535F7" w:rsidP="000535F7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b/>
          <w:color w:val="0D0D0D"/>
          <w:kern w:val="2"/>
          <w:lang w:eastAsia="zh-TW"/>
        </w:rPr>
      </w:pPr>
      <w:r w:rsidRPr="00142DB1">
        <w:rPr>
          <w:rFonts w:ascii="細明體" w:eastAsia="細明體" w:hAnsi="細明體" w:hint="eastAsia"/>
          <w:b/>
          <w:color w:val="0D0D0D"/>
          <w:kern w:val="2"/>
          <w:lang w:eastAsia="zh-TW"/>
        </w:rPr>
        <w:t>UCA</w:t>
      </w:r>
      <w:r w:rsidR="00207388" w:rsidRPr="00142DB1">
        <w:rPr>
          <w:rFonts w:ascii="細明體" w:eastAsia="細明體" w:hAnsi="細明體" w:hint="eastAsia"/>
          <w:b/>
          <w:color w:val="0D0D0D"/>
          <w:kern w:val="2"/>
          <w:lang w:eastAsia="zh-TW"/>
        </w:rPr>
        <w:t>AA20101</w:t>
      </w:r>
      <w:r w:rsidRPr="00142DB1">
        <w:rPr>
          <w:rFonts w:ascii="細明體" w:eastAsia="細明體" w:hAnsi="細明體" w:hint="eastAsia"/>
          <w:b/>
          <w:color w:val="0D0D0D"/>
          <w:kern w:val="2"/>
          <w:lang w:eastAsia="zh-TW"/>
        </w:rPr>
        <w:t>_</w:t>
      </w:r>
      <w:r w:rsidR="00207388" w:rsidRPr="00142DB1">
        <w:rPr>
          <w:rFonts w:ascii="細明體" w:eastAsia="細明體" w:hAnsi="細明體" w:hint="eastAsia"/>
          <w:b/>
          <w:color w:val="0D0D0D"/>
          <w:kern w:val="2"/>
          <w:lang w:eastAsia="zh-TW"/>
        </w:rPr>
        <w:t>理賠臨櫃申請輸入</w:t>
      </w:r>
      <w:r w:rsidR="009C18CF" w:rsidRPr="00142DB1">
        <w:rPr>
          <w:rFonts w:ascii="細明體" w:eastAsia="細明體" w:hAnsi="細明體" w:hint="eastAsia"/>
          <w:b/>
          <w:color w:val="0D0D0D"/>
          <w:kern w:val="2"/>
          <w:lang w:eastAsia="zh-TW"/>
        </w:rPr>
        <w:t xml:space="preserve"> </w:t>
      </w:r>
    </w:p>
    <w:p w:rsidR="000535F7" w:rsidRPr="00142DB1" w:rsidRDefault="000535F7" w:rsidP="000535F7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bCs/>
          <w:color w:val="0D0D0D"/>
          <w:kern w:val="2"/>
          <w:lang w:eastAsia="zh-TW"/>
        </w:rPr>
      </w:pPr>
    </w:p>
    <w:p w:rsidR="000535F7" w:rsidRPr="00142DB1" w:rsidRDefault="000535F7" w:rsidP="00D73884">
      <w:pPr>
        <w:numPr>
          <w:ilvl w:val="0"/>
          <w:numId w:val="2"/>
        </w:numPr>
        <w:rPr>
          <w:rFonts w:ascii="細明體" w:eastAsia="細明體" w:hAnsi="細明體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>程式功能概述：</w:t>
      </w: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2340"/>
        <w:gridCol w:w="7920"/>
      </w:tblGrid>
      <w:tr w:rsidR="000535F7" w:rsidRPr="00142DB1" w:rsidTr="000535F7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程式功能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9C18CF" w:rsidP="00207388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理賠臨櫃</w:t>
            </w:r>
            <w:r w:rsidR="00207388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申請輸入</w:t>
            </w:r>
            <w:r w:rsidR="000535F7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作業</w:t>
            </w:r>
          </w:p>
        </w:tc>
      </w:tr>
      <w:tr w:rsidR="000535F7" w:rsidRPr="00142DB1" w:rsidTr="000535F7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程式名稱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9C18CF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AAA2_010</w:t>
            </w:r>
            <w:r w:rsidR="00207388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1</w:t>
            </w:r>
          </w:p>
        </w:tc>
      </w:tr>
      <w:tr w:rsidR="000535F7" w:rsidRPr="00142DB1" w:rsidTr="000535F7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作業方式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ONLINE</w:t>
            </w:r>
          </w:p>
        </w:tc>
      </w:tr>
      <w:tr w:rsidR="00142DB1" w:rsidRPr="00142DB1" w:rsidTr="000535F7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概要說明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062C" w:rsidRPr="00142DB1" w:rsidRDefault="009C18CF" w:rsidP="00207388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提供理賠臨櫃受理</w:t>
            </w:r>
            <w:r w:rsidR="00207388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輸入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作業，</w:t>
            </w:r>
            <w:r w:rsidR="00207388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數入完成後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可</w:t>
            </w:r>
            <w:r w:rsidR="00207388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列印理賠申請書。</w:t>
            </w:r>
          </w:p>
          <w:p w:rsidR="000535F7" w:rsidRPr="00142DB1" w:rsidRDefault="0072062C" w:rsidP="00207388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(可參考理賠受理輸入AAA00100作業畫面)</w:t>
            </w:r>
          </w:p>
        </w:tc>
      </w:tr>
      <w:tr w:rsidR="000535F7" w:rsidRPr="00142DB1" w:rsidTr="000535F7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處理人員</w:t>
            </w:r>
          </w:p>
        </w:tc>
        <w:tc>
          <w:tcPr>
            <w:tcW w:w="7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35F7" w:rsidRPr="00142DB1" w:rsidRDefault="000535F7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</w:tbl>
    <w:p w:rsidR="000535F7" w:rsidRPr="00142DB1" w:rsidRDefault="000535F7" w:rsidP="000535F7">
      <w:pPr>
        <w:ind w:left="480"/>
        <w:rPr>
          <w:rFonts w:ascii="細明體" w:eastAsia="細明體" w:hAnsi="細明體" w:hint="eastAsia"/>
          <w:color w:val="0D0D0D"/>
          <w:sz w:val="20"/>
          <w:szCs w:val="20"/>
        </w:rPr>
      </w:pPr>
    </w:p>
    <w:p w:rsidR="000535F7" w:rsidRPr="00142DB1" w:rsidRDefault="000535F7" w:rsidP="00D73884">
      <w:pPr>
        <w:numPr>
          <w:ilvl w:val="0"/>
          <w:numId w:val="2"/>
        </w:numPr>
        <w:rPr>
          <w:rFonts w:ascii="細明體" w:eastAsia="細明體" w:hAnsi="細明體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>使用模組</w:t>
      </w:r>
      <w:r w:rsidRPr="00142DB1">
        <w:rPr>
          <w:rFonts w:ascii="細明體" w:eastAsia="細明體" w:hAnsi="細明體"/>
          <w:color w:val="0D0D0D"/>
          <w:sz w:val="20"/>
          <w:szCs w:val="20"/>
        </w:rPr>
        <w:sym w:font="Wingdings" w:char="00E8"/>
      </w: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 xml:space="preserve"> 列出需要用到的所有模組，而在使用處再說明傳入傳出參數</w:t>
      </w: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710"/>
        <w:gridCol w:w="3826"/>
        <w:gridCol w:w="2694"/>
        <w:gridCol w:w="3030"/>
      </w:tblGrid>
      <w:tr w:rsidR="000535F7" w:rsidRPr="00142DB1" w:rsidTr="000535F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項次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中文說明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CLASS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METHOD</w:t>
            </w:r>
          </w:p>
        </w:tc>
      </w:tr>
      <w:tr w:rsidR="0044588B" w:rsidRPr="00142DB1" w:rsidTr="000535F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44588B" w:rsidP="00D73884">
            <w:pPr>
              <w:numPr>
                <w:ilvl w:val="0"/>
                <w:numId w:val="3"/>
              </w:num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588B" w:rsidRPr="00142DB1" w:rsidRDefault="0044588B" w:rsidP="004F2ED9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理賠臨櫃受理申請書檔維護模組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588B" w:rsidRPr="00142DB1" w:rsidRDefault="0044588B" w:rsidP="004F2ED9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AA_A2Z001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44588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44588B" w:rsidRPr="00142DB1" w:rsidTr="000535F7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44588B" w:rsidP="00D73884">
            <w:pPr>
              <w:numPr>
                <w:ilvl w:val="0"/>
                <w:numId w:val="3"/>
              </w:num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633CFD" w:rsidP="004F2ED9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特殊設定作業共用模組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633CFD" w:rsidP="004F2ED9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ZZ_R0Z001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588B" w:rsidRPr="00142DB1" w:rsidRDefault="00633CFD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fetchREG_CONT</w:t>
            </w:r>
          </w:p>
        </w:tc>
      </w:tr>
    </w:tbl>
    <w:p w:rsidR="000535F7" w:rsidRPr="00142DB1" w:rsidRDefault="000535F7" w:rsidP="000535F7">
      <w:pPr>
        <w:rPr>
          <w:rFonts w:ascii="細明體" w:eastAsia="細明體" w:hAnsi="細明體" w:hint="eastAsia"/>
          <w:color w:val="0D0D0D"/>
          <w:sz w:val="20"/>
          <w:szCs w:val="20"/>
        </w:rPr>
      </w:pPr>
    </w:p>
    <w:p w:rsidR="000535F7" w:rsidRPr="00142DB1" w:rsidRDefault="000535F7" w:rsidP="00D73884">
      <w:pPr>
        <w:numPr>
          <w:ilvl w:val="0"/>
          <w:numId w:val="2"/>
        </w:numPr>
        <w:rPr>
          <w:rFonts w:ascii="細明體" w:eastAsia="細明體" w:hAnsi="細明體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 xml:space="preserve">使用檔案 </w:t>
      </w:r>
      <w:r w:rsidRPr="00142DB1">
        <w:rPr>
          <w:rFonts w:ascii="細明體" w:eastAsia="細明體" w:hAnsi="細明體"/>
          <w:color w:val="0D0D0D"/>
          <w:sz w:val="20"/>
          <w:szCs w:val="20"/>
        </w:rPr>
        <w:sym w:font="Wingdings" w:char="00E8"/>
      </w: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 xml:space="preserve"> 列出所有會用到的檔案</w:t>
      </w:r>
    </w:p>
    <w:tbl>
      <w:tblPr>
        <w:tblW w:w="72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720"/>
        <w:gridCol w:w="3816"/>
        <w:gridCol w:w="2694"/>
      </w:tblGrid>
      <w:tr w:rsidR="000535F7" w:rsidRPr="00142DB1" w:rsidTr="000535F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項次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中文說明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0535F7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檔案名稱</w:t>
            </w:r>
          </w:p>
        </w:tc>
      </w:tr>
      <w:tr w:rsidR="000535F7" w:rsidRPr="00142DB1" w:rsidTr="000535F7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35F7" w:rsidRPr="00142DB1" w:rsidRDefault="000535F7" w:rsidP="00D73884">
            <w:pPr>
              <w:numPr>
                <w:ilvl w:val="0"/>
                <w:numId w:val="4"/>
              </w:num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44588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理賠臨櫃受理申請書檔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35F7" w:rsidRPr="00142DB1" w:rsidRDefault="0044588B">
            <w:pPr>
              <w:jc w:val="center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DTAAA210</w:t>
            </w:r>
          </w:p>
        </w:tc>
      </w:tr>
    </w:tbl>
    <w:p w:rsidR="000535F7" w:rsidRPr="00142DB1" w:rsidRDefault="000535F7" w:rsidP="000535F7">
      <w:pPr>
        <w:ind w:left="480"/>
        <w:rPr>
          <w:rFonts w:ascii="細明體" w:eastAsia="細明體" w:hAnsi="細明體" w:hint="eastAsia"/>
          <w:color w:val="0D0D0D"/>
          <w:sz w:val="20"/>
          <w:szCs w:val="20"/>
        </w:rPr>
      </w:pPr>
    </w:p>
    <w:p w:rsidR="000535F7" w:rsidRPr="00142DB1" w:rsidRDefault="000535F7" w:rsidP="000535F7">
      <w:pPr>
        <w:rPr>
          <w:rFonts w:ascii="細明體" w:eastAsia="細明體" w:hAnsi="細明體" w:hint="eastAsia"/>
          <w:color w:val="0D0D0D"/>
          <w:sz w:val="20"/>
          <w:szCs w:val="20"/>
        </w:rPr>
      </w:pPr>
    </w:p>
    <w:p w:rsidR="007631D5" w:rsidRPr="00142DB1" w:rsidRDefault="000535F7" w:rsidP="00D73884">
      <w:pPr>
        <w:numPr>
          <w:ilvl w:val="0"/>
          <w:numId w:val="5"/>
        </w:numPr>
        <w:rPr>
          <w:rFonts w:ascii="細明體" w:eastAsia="細明體" w:hAnsi="細明體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>畫面</w:t>
      </w:r>
      <w:r w:rsidR="00207388" w:rsidRPr="00142DB1">
        <w:rPr>
          <w:rFonts w:ascii="細明體" w:eastAsia="細明體" w:hAnsi="細明體" w:hint="eastAsia"/>
          <w:color w:val="0D0D0D"/>
          <w:sz w:val="20"/>
          <w:szCs w:val="20"/>
        </w:rPr>
        <w:t>AAA2_0101</w:t>
      </w: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>圖1</w:t>
      </w:r>
      <w:r w:rsidRPr="00142DB1">
        <w:rPr>
          <w:rFonts w:ascii="細明體" w:eastAsia="細明體" w:hAnsi="細明體" w:hint="eastAsia"/>
          <w:noProof/>
          <w:color w:val="0D0D0D"/>
          <w:sz w:val="20"/>
          <w:szCs w:val="20"/>
        </w:rPr>
        <w:t xml:space="preserve"> </w:t>
      </w:r>
    </w:p>
    <w:p w:rsidR="0070447D" w:rsidRPr="00142DB1" w:rsidRDefault="0070447D" w:rsidP="007631D5">
      <w:pPr>
        <w:rPr>
          <w:rFonts w:ascii="細明體" w:eastAsia="細明體" w:hAnsi="細明體"/>
          <w:noProof/>
          <w:color w:val="0D0D0D"/>
          <w:sz w:val="20"/>
          <w:szCs w:val="20"/>
        </w:rPr>
      </w:pPr>
    </w:p>
    <w:p w:rsidR="004C1264" w:rsidRPr="00142DB1" w:rsidRDefault="00FF4D14" w:rsidP="007631D5">
      <w:pPr>
        <w:rPr>
          <w:noProof/>
          <w:color w:val="0D0D0D"/>
        </w:rPr>
      </w:pPr>
      <w:r w:rsidRPr="00142DB1">
        <w:rPr>
          <w:noProof/>
          <w:color w:val="0D0D0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6" type="#_x0000_t75" style="width:512.25pt;height:399.75pt;visibility:visible">
            <v:imagedata r:id="rId8" o:title=""/>
          </v:shape>
        </w:pict>
      </w:r>
    </w:p>
    <w:p w:rsidR="004C1264" w:rsidRPr="00142DB1" w:rsidRDefault="004C1264" w:rsidP="007631D5">
      <w:pPr>
        <w:rPr>
          <w:noProof/>
          <w:color w:val="0D0D0D"/>
        </w:rPr>
      </w:pPr>
    </w:p>
    <w:p w:rsidR="004C1264" w:rsidRPr="00142DB1" w:rsidRDefault="004C1264" w:rsidP="007631D5">
      <w:pPr>
        <w:rPr>
          <w:rFonts w:hint="eastAsia"/>
          <w:noProof/>
          <w:color w:val="0D0D0D"/>
        </w:rPr>
      </w:pPr>
      <w:r w:rsidRPr="00142DB1">
        <w:rPr>
          <w:rFonts w:hint="eastAsia"/>
          <w:noProof/>
          <w:color w:val="0D0D0D"/>
        </w:rPr>
        <w:t>圖</w:t>
      </w:r>
      <w:r w:rsidRPr="00142DB1">
        <w:rPr>
          <w:rFonts w:hint="eastAsia"/>
          <w:noProof/>
          <w:color w:val="0D0D0D"/>
        </w:rPr>
        <w:t>2:</w:t>
      </w:r>
      <w:r w:rsidRPr="00142DB1">
        <w:rPr>
          <w:rFonts w:ascii="Arial" w:eastAsia="標楷體" w:hAnsi="Arial" w:cs="Arial" w:hint="eastAsia"/>
          <w:color w:val="0D0D0D"/>
          <w:kern w:val="2"/>
          <w:sz w:val="28"/>
          <w:szCs w:val="28"/>
        </w:rPr>
        <w:t xml:space="preserve"> </w:t>
      </w:r>
      <w:r w:rsidRPr="00142DB1">
        <w:rPr>
          <w:rFonts w:hint="eastAsia"/>
          <w:noProof/>
          <w:color w:val="0D0D0D"/>
        </w:rPr>
        <w:t>新增觸控簽名欄位連結到</w:t>
      </w:r>
      <w:r w:rsidRPr="00142DB1">
        <w:rPr>
          <w:rFonts w:hint="eastAsia"/>
          <w:b/>
          <w:noProof/>
          <w:color w:val="0D0D0D"/>
        </w:rPr>
        <w:t>『觸控簽名』</w:t>
      </w:r>
      <w:r w:rsidRPr="00142DB1">
        <w:rPr>
          <w:rFonts w:hint="eastAsia"/>
          <w:noProof/>
          <w:color w:val="0D0D0D"/>
        </w:rPr>
        <w:t>及</w:t>
      </w:r>
      <w:r w:rsidRPr="00142DB1">
        <w:rPr>
          <w:rFonts w:hint="eastAsia"/>
          <w:b/>
          <w:noProof/>
          <w:color w:val="0D0D0D"/>
        </w:rPr>
        <w:t>『觸控簽名影像調閱』</w:t>
      </w:r>
      <w:r w:rsidRPr="00142DB1">
        <w:rPr>
          <w:rFonts w:hint="eastAsia"/>
          <w:noProof/>
          <w:color w:val="0D0D0D"/>
        </w:rPr>
        <w:t>選項</w:t>
      </w:r>
    </w:p>
    <w:p w:rsidR="004C1264" w:rsidRPr="00142DB1" w:rsidRDefault="004C1264" w:rsidP="007631D5">
      <w:pPr>
        <w:rPr>
          <w:rFonts w:ascii="細明體" w:eastAsia="細明體" w:hAnsi="細明體"/>
          <w:color w:val="0D0D0D"/>
          <w:sz w:val="20"/>
          <w:szCs w:val="20"/>
          <w:u w:val="single"/>
        </w:rPr>
      </w:pPr>
      <w:r w:rsidRPr="00142DB1">
        <w:rPr>
          <w:rFonts w:ascii="細明體" w:eastAsia="細明體" w:hAnsi="細明體" w:hint="eastAsia"/>
          <w:noProof/>
          <w:color w:val="0D0D0D"/>
          <w:sz w:val="20"/>
          <w:szCs w:val="20"/>
          <w:u w:val="single"/>
        </w:rPr>
      </w:r>
      <w:r w:rsidRPr="00142DB1">
        <w:rPr>
          <w:rFonts w:ascii="細明體" w:eastAsia="細明體" w:hAnsi="細明體"/>
          <w:color w:val="0D0D0D"/>
          <w:sz w:val="20"/>
          <w:szCs w:val="20"/>
          <w:u w:val="single"/>
        </w:rPr>
        <w:pict>
          <v:shape id="_x0000_s1026" type="#_x0000_t75" style="width:421.5pt;height:280.35pt;mso-position-horizontal-relative:char;mso-position-vertical-relative:line">
            <v:imagedata r:id="rId9" o:title=""/>
            <w10:anchorlock/>
          </v:shape>
        </w:pict>
      </w:r>
    </w:p>
    <w:p w:rsidR="004C1264" w:rsidRPr="00142DB1" w:rsidRDefault="004C1264" w:rsidP="007631D5">
      <w:pPr>
        <w:rPr>
          <w:rFonts w:ascii="細明體" w:eastAsia="細明體" w:hAnsi="細明體"/>
          <w:color w:val="0D0D0D"/>
          <w:sz w:val="20"/>
          <w:szCs w:val="20"/>
          <w:u w:val="single"/>
        </w:rPr>
      </w:pPr>
    </w:p>
    <w:p w:rsidR="00C13ADB" w:rsidRPr="00142DB1" w:rsidRDefault="00C13ADB" w:rsidP="007631D5">
      <w:pPr>
        <w:rPr>
          <w:rFonts w:ascii="Arial" w:eastAsia="標楷體" w:hAnsi="Arial" w:cs="Arial"/>
          <w:color w:val="0D0D0D"/>
          <w:sz w:val="28"/>
          <w:szCs w:val="28"/>
        </w:rPr>
      </w:pPr>
      <w:r w:rsidRPr="00142DB1">
        <w:rPr>
          <w:rFonts w:ascii="Arial" w:eastAsia="標楷體" w:hAnsi="Arial" w:cs="Arial" w:hint="eastAsia"/>
          <w:color w:val="0D0D0D"/>
          <w:sz w:val="28"/>
          <w:szCs w:val="28"/>
        </w:rPr>
        <w:t>選取</w:t>
      </w:r>
      <w:r w:rsidRPr="00142DB1">
        <w:rPr>
          <w:rFonts w:ascii="標楷體" w:eastAsia="標楷體" w:hAnsi="標楷體" w:cs="Arial" w:hint="eastAsia"/>
          <w:color w:val="0D0D0D"/>
          <w:sz w:val="28"/>
          <w:szCs w:val="28"/>
        </w:rPr>
        <w:t>「</w:t>
      </w:r>
      <w:r w:rsidRPr="00142DB1">
        <w:rPr>
          <w:rFonts w:ascii="Arial" w:eastAsia="標楷體" w:hAnsi="Arial" w:cs="Arial" w:hint="eastAsia"/>
          <w:color w:val="0D0D0D"/>
          <w:sz w:val="28"/>
          <w:szCs w:val="28"/>
        </w:rPr>
        <w:t>觸控簽名</w:t>
      </w:r>
      <w:r w:rsidRPr="00142DB1">
        <w:rPr>
          <w:rFonts w:ascii="標楷體" w:eastAsia="標楷體" w:hAnsi="標楷體" w:cs="Arial" w:hint="eastAsia"/>
          <w:color w:val="0D0D0D"/>
          <w:sz w:val="28"/>
          <w:szCs w:val="28"/>
        </w:rPr>
        <w:t>」選項</w:t>
      </w:r>
      <w:r w:rsidRPr="00142DB1">
        <w:rPr>
          <w:rFonts w:ascii="Arial" w:eastAsia="標楷體" w:hAnsi="Arial" w:cs="Arial" w:hint="eastAsia"/>
          <w:color w:val="0D0D0D"/>
          <w:sz w:val="28"/>
          <w:szCs w:val="28"/>
        </w:rPr>
        <w:t>，連結至觸控簽名系統畫面如下圖，並新增</w:t>
      </w:r>
      <w:r w:rsidRPr="00142DB1">
        <w:rPr>
          <w:rFonts w:ascii="標楷體" w:eastAsia="標楷體" w:hAnsi="標楷體" w:cs="Arial" w:hint="eastAsia"/>
          <w:color w:val="0D0D0D"/>
          <w:sz w:val="28"/>
          <w:szCs w:val="28"/>
        </w:rPr>
        <w:t>「</w:t>
      </w:r>
      <w:r w:rsidRPr="00142DB1">
        <w:rPr>
          <w:rFonts w:ascii="Arial" w:eastAsia="標楷體" w:hAnsi="Arial" w:cs="Arial" w:hint="eastAsia"/>
          <w:color w:val="0D0D0D"/>
          <w:sz w:val="28"/>
          <w:szCs w:val="28"/>
        </w:rPr>
        <w:t>觸控簽名影像調閱</w:t>
      </w:r>
      <w:r w:rsidRPr="00142DB1">
        <w:rPr>
          <w:rFonts w:ascii="標楷體" w:eastAsia="標楷體" w:hAnsi="標楷體" w:cs="Arial" w:hint="eastAsia"/>
          <w:color w:val="0D0D0D"/>
          <w:sz w:val="28"/>
          <w:szCs w:val="28"/>
        </w:rPr>
        <w:t>」</w:t>
      </w:r>
      <w:r w:rsidRPr="00142DB1">
        <w:rPr>
          <w:rFonts w:ascii="Arial" w:eastAsia="標楷體" w:hAnsi="Arial" w:cs="Arial" w:hint="eastAsia"/>
          <w:color w:val="0D0D0D"/>
          <w:sz w:val="28"/>
          <w:szCs w:val="28"/>
        </w:rPr>
        <w:t>鈕，以利後續影像調閱：</w:t>
      </w:r>
    </w:p>
    <w:p w:rsidR="00C13ADB" w:rsidRPr="00142DB1" w:rsidRDefault="00C13ADB" w:rsidP="007631D5">
      <w:pPr>
        <w:rPr>
          <w:noProof/>
          <w:color w:val="0D0D0D"/>
        </w:rPr>
      </w:pPr>
      <w:r w:rsidRPr="00142DB1">
        <w:rPr>
          <w:noProof/>
          <w:color w:val="0D0D0D"/>
        </w:rPr>
        <w:pict>
          <v:shape id="圖片 22" o:spid="_x0000_s1029" type="#_x0000_t75" style="position:absolute;margin-left:.1pt;margin-top:302.45pt;width:262.9pt;height:326.95pt;z-index:251658240;visibility:visible">
            <v:imagedata r:id="rId10" o:title="" croptop="5793f" cropbottom="2855f" cropleft="8523f" cropright="40712f"/>
          </v:shape>
        </w:pict>
      </w:r>
      <w:r w:rsidRPr="00142DB1">
        <w:rPr>
          <w:noProof/>
          <w:color w:val="0D0D0D"/>
        </w:rPr>
        <w:pict>
          <v:shape id="圖片 16" o:spid="_x0000_s1027" type="#_x0000_t75" style="position:absolute;margin-left:2.85pt;margin-top:35.45pt;width:150pt;height:200.25pt;z-index:251656192;visibility:visible">
            <v:imagedata r:id="rId11" o:title="" croptop="5793f" cropbottom="2855f" cropleft="8523f" cropright="40712f"/>
          </v:shape>
        </w:pict>
      </w:r>
      <w:r w:rsidRPr="00142DB1">
        <w:rPr>
          <w:noProof/>
          <w:color w:val="0D0D0D"/>
        </w:rPr>
        <w:pict>
          <v:shape id="圖片 18" o:spid="_x0000_i1027" type="#_x0000_t75" style="width:369pt;height:262.5pt;visibility:visible">
            <v:imagedata r:id="rId12" o:title=""/>
          </v:shape>
        </w:pict>
      </w:r>
    </w:p>
    <w:p w:rsidR="00C13ADB" w:rsidRPr="00142DB1" w:rsidRDefault="00C13ADB" w:rsidP="007631D5">
      <w:pPr>
        <w:rPr>
          <w:rFonts w:ascii="細明體" w:eastAsia="細明體" w:hAnsi="細明體" w:hint="eastAsia"/>
          <w:color w:val="0D0D0D"/>
          <w:sz w:val="20"/>
          <w:szCs w:val="20"/>
          <w:u w:val="single"/>
        </w:rPr>
      </w:pPr>
      <w:r w:rsidRPr="00142DB1">
        <w:rPr>
          <w:noProof/>
          <w:color w:val="0D0D0D"/>
        </w:rPr>
        <w:pict>
          <v:shape id="圖片 19" o:spid="_x0000_s1028" type="#_x0000_t75" style="position:absolute;margin-left:.1pt;margin-top:11.1pt;width:266.15pt;height:355pt;z-index:251657216;visibility:visible">
            <v:imagedata r:id="rId13" o:title=""/>
            <w10:wrap type="topAndBottom"/>
          </v:shape>
        </w:pict>
      </w:r>
    </w:p>
    <w:p w:rsidR="000535F7" w:rsidRPr="00142DB1" w:rsidRDefault="000535F7" w:rsidP="007631D5">
      <w:pPr>
        <w:rPr>
          <w:rFonts w:ascii="細明體" w:eastAsia="細明體" w:hAnsi="細明體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  <w:u w:val="single"/>
        </w:rPr>
        <w:br w:type="page"/>
        <w:t>說明</w:t>
      </w:r>
    </w:p>
    <w:p w:rsidR="000535F7" w:rsidRPr="00142DB1" w:rsidRDefault="000535F7" w:rsidP="00D73884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畫面</w:t>
      </w:r>
    </w:p>
    <w:p w:rsidR="000535F7" w:rsidRDefault="000535F7" w:rsidP="00D73884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如圖1</w:t>
      </w:r>
    </w:p>
    <w:p w:rsidR="000535F7" w:rsidRPr="00142DB1" w:rsidRDefault="00CE2558" w:rsidP="00D73884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畫面起始</w:t>
      </w:r>
      <w:r w:rsidR="000535F7" w:rsidRPr="00142DB1">
        <w:rPr>
          <w:rFonts w:ascii="細明體" w:eastAsia="細明體" w:hAnsi="細明體" w:hint="eastAsia"/>
          <w:bCs/>
          <w:color w:val="0D0D0D"/>
          <w:lang w:eastAsia="zh-TW"/>
        </w:rPr>
        <w:t>：</w:t>
      </w:r>
      <w:r w:rsidR="00336817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</w:t>
      </w:r>
    </w:p>
    <w:p w:rsidR="009769C3" w:rsidRPr="00142DB1" w:rsidRDefault="00336817" w:rsidP="009769C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畫面所有可輸入欄位清空</w:t>
      </w:r>
    </w:p>
    <w:p w:rsidR="0089479B" w:rsidRPr="00142DB1" w:rsidRDefault="0089479B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//****判斷登入人員是否</w:t>
      </w:r>
      <w:r w:rsidR="00662D36" w:rsidRPr="00142DB1">
        <w:rPr>
          <w:rFonts w:ascii="細明體" w:eastAsia="細明體" w:hAnsi="細明體" w:hint="eastAsia"/>
          <w:bCs/>
          <w:color w:val="0D0D0D"/>
          <w:lang w:eastAsia="zh-TW"/>
        </w:rPr>
        <w:t>有特定角色可使用索引</w:t>
      </w:r>
    </w:p>
    <w:p w:rsidR="00662D36" w:rsidRPr="00142DB1" w:rsidRDefault="00662D36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$是否可使用索引 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1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(不能索引)</w:t>
      </w:r>
    </w:p>
    <w:p w:rsidR="0089479B" w:rsidRPr="00142DB1" w:rsidRDefault="0089479B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LOGIN人員角色符合角色代碼: </w:t>
      </w:r>
      <w:r w:rsidR="00662D36" w:rsidRPr="00142DB1">
        <w:rPr>
          <w:rFonts w:ascii="細明體" w:eastAsia="細明體" w:hAnsi="細明體" w:hint="eastAsia"/>
          <w:bCs/>
          <w:color w:val="0D0D0D"/>
          <w:lang w:eastAsia="zh-TW"/>
        </w:rPr>
        <w:t>RLAA006【理賠企劃人員】、ROZZ303【服務中心主管(業)】、ROZZ306【服務中心人員(業)(非主管)】</w:t>
      </w:r>
    </w:p>
    <w:p w:rsidR="0089479B" w:rsidRPr="00142DB1" w:rsidRDefault="00662D36" w:rsidP="0089479B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$是否可使用索引</w:t>
      </w:r>
      <w:r w:rsidR="0089479B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0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(可以索引_</w:t>
      </w:r>
    </w:p>
    <w:p w:rsidR="0089479B" w:rsidRPr="00142DB1" w:rsidRDefault="0089479B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END IF</w:t>
      </w:r>
    </w:p>
    <w:p w:rsidR="0089479B" w:rsidRPr="00142DB1" w:rsidRDefault="0089479B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</w:t>
      </w:r>
      <w:r w:rsidR="00662D36" w:rsidRPr="00142DB1">
        <w:rPr>
          <w:rFonts w:ascii="細明體" w:eastAsia="細明體" w:hAnsi="細明體" w:hint="eastAsia"/>
          <w:bCs/>
          <w:color w:val="0D0D0D"/>
          <w:lang w:eastAsia="zh-TW"/>
        </w:rPr>
        <w:t>$是否可使用索引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="00662D36"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="00662D36" w:rsidRPr="00142DB1">
        <w:rPr>
          <w:rFonts w:ascii="細明體" w:eastAsia="細明體" w:hAnsi="細明體" w:hint="eastAsia"/>
          <w:bCs/>
          <w:color w:val="0D0D0D"/>
          <w:lang w:eastAsia="zh-TW"/>
        </w:rPr>
        <w:t>1</w:t>
      </w:r>
      <w:r w:rsidR="00662D36" w:rsidRPr="00142DB1">
        <w:rPr>
          <w:rFonts w:ascii="細明體" w:eastAsia="細明體" w:hAnsi="細明體"/>
          <w:bCs/>
          <w:color w:val="0D0D0D"/>
          <w:lang w:eastAsia="zh-TW"/>
        </w:rPr>
        <w:t>”</w:t>
      </w:r>
    </w:p>
    <w:p w:rsidR="0089479B" w:rsidRPr="00142DB1" w:rsidRDefault="0089479B" w:rsidP="0089479B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投保紀錄索引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】、【簡易受理】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按鈕不出現</w:t>
      </w:r>
    </w:p>
    <w:p w:rsidR="0089479B" w:rsidRPr="00142DB1" w:rsidRDefault="0089479B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END IF</w:t>
      </w:r>
    </w:p>
    <w:p w:rsidR="000849E7" w:rsidRPr="00142DB1" w:rsidRDefault="000849E7" w:rsidP="0089479B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判斷接收參數IS_OIU：</w:t>
      </w:r>
    </w:p>
    <w:tbl>
      <w:tblPr>
        <w:tblW w:w="0" w:type="auto"/>
        <w:tblInd w:w="14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10"/>
        <w:gridCol w:w="2755"/>
        <w:gridCol w:w="2756"/>
        <w:tblGridChange w:id="48">
          <w:tblGrid>
            <w:gridCol w:w="2110"/>
            <w:gridCol w:w="2755"/>
            <w:gridCol w:w="2756"/>
          </w:tblGrid>
        </w:tblGridChange>
      </w:tblGrid>
      <w:tr w:rsidR="00142DB1" w:rsidRPr="00142DB1" w:rsidTr="009B659B">
        <w:tc>
          <w:tcPr>
            <w:tcW w:w="2110" w:type="dxa"/>
            <w:shd w:val="clear" w:color="auto" w:fill="FFC000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>畫面欄位</w:t>
            </w:r>
          </w:p>
        </w:tc>
        <w:tc>
          <w:tcPr>
            <w:tcW w:w="2755" w:type="dxa"/>
            <w:shd w:val="clear" w:color="auto" w:fill="FFC000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 xml:space="preserve">OIU件(IS_OIU = </w:t>
            </w:r>
            <w:r w:rsidRPr="00142DB1">
              <w:rPr>
                <w:rFonts w:ascii="細明體" w:eastAsia="細明體" w:hAnsi="細明體"/>
                <w:b/>
                <w:bCs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>Y</w:t>
            </w:r>
            <w:r w:rsidRPr="00142DB1">
              <w:rPr>
                <w:rFonts w:ascii="細明體" w:eastAsia="細明體" w:hAnsi="細明體"/>
                <w:b/>
                <w:bCs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>)</w:t>
            </w:r>
          </w:p>
        </w:tc>
        <w:tc>
          <w:tcPr>
            <w:tcW w:w="2756" w:type="dxa"/>
            <w:shd w:val="clear" w:color="auto" w:fill="FFC000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 xml:space="preserve">非OIU件(IS_OIU != </w:t>
            </w:r>
            <w:r w:rsidRPr="00142DB1">
              <w:rPr>
                <w:rFonts w:ascii="細明體" w:eastAsia="細明體" w:hAnsi="細明體"/>
                <w:b/>
                <w:bCs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>Y</w:t>
            </w:r>
            <w:r w:rsidRPr="00142DB1">
              <w:rPr>
                <w:rFonts w:ascii="細明體" w:eastAsia="細明體" w:hAnsi="細明體"/>
                <w:b/>
                <w:bCs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lang w:eastAsia="zh-TW"/>
              </w:rPr>
              <w:t>)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OIU件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勾選。欄位</w:t>
            </w: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DISABLED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不勾選。欄位DISABLED。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聯絡電話國碼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</w:t>
            </w: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ENABLED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預設空白。欄位DISABLED。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行動電話國碼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</w:t>
            </w: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ENABLED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預設空白。欄位DISABLED。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報案機關電話國碼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</w:t>
            </w: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ENABLED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預設空白。欄位DISABLED。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事故者國籍中文/代碼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提供超聯結:</w:t>
            </w:r>
            <w:r w:rsidRPr="00142DB1">
              <w:rPr>
                <w:rFonts w:hint="eastAsia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國家代碼查詢。</w:t>
            </w:r>
          </w:p>
          <w:p w:rsidR="003739F8" w:rsidRPr="00142DB1" w:rsidRDefault="003739F8" w:rsidP="009B659B">
            <w:pPr>
              <w:pStyle w:val="Tabletext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點選超連結，則開啟小視窗連結AAC0_2200。</w:t>
            </w:r>
          </w:p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將選擇的代碼對應的中文國家名稱及代碼帶回至對應的欄位。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無提供超聯結</w:t>
            </w:r>
            <w:r w:rsidR="00886CE1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  <w:p w:rsidR="00886CE1" w:rsidRPr="00142DB1" w:rsidRDefault="00886CE1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新細明體" w:hAnsi="新細明體" w:hint="eastAsia"/>
                <w:color w:val="0D0D0D"/>
                <w:lang w:eastAsia="zh-TW"/>
              </w:rPr>
              <w:t>清空國籍中文及國籍代碼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保險金領取方式的行庫代碼超聯結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不提供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提供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保險金領取方式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只提供前兩項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全提供</w:t>
            </w:r>
          </w:p>
        </w:tc>
      </w:tr>
      <w:tr w:rsidR="00142DB1" w:rsidRPr="00142DB1" w:rsidTr="009B659B">
        <w:tc>
          <w:tcPr>
            <w:tcW w:w="2110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帳戶資料</w:t>
            </w:r>
          </w:p>
        </w:tc>
        <w:tc>
          <w:tcPr>
            <w:tcW w:w="2755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顯示如紅框處</w:t>
            </w:r>
            <w:r w:rsidR="00886CE1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  <w:p w:rsidR="00886CE1" w:rsidRPr="00142DB1" w:rsidRDefault="00886CE1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身分別選項: 透過代碼對照取得(系統代號=DJ，欄位名稱=</w:t>
            </w:r>
            <w:r w:rsidRPr="00142DB1">
              <w:rPr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/>
                <w:bCs/>
                <w:color w:val="0D0D0D"/>
                <w:lang w:eastAsia="zh-TW"/>
              </w:rPr>
              <w:t>ID_TYPE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)，並新增選項「請選擇」(預設)</w:t>
            </w:r>
          </w:p>
        </w:tc>
        <w:tc>
          <w:tcPr>
            <w:tcW w:w="2756" w:type="dxa"/>
            <w:shd w:val="clear" w:color="auto" w:fill="auto"/>
          </w:tcPr>
          <w:p w:rsidR="003739F8" w:rsidRPr="00142DB1" w:rsidRDefault="003739F8" w:rsidP="009B659B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顯示如藍框處</w:t>
            </w:r>
            <w:r w:rsidR="00886CE1" w:rsidRPr="00142DB1">
              <w:rPr>
                <w:rFonts w:ascii="細明體" w:eastAsia="細明體" w:hAnsi="細明體" w:hint="eastAsia"/>
                <w:bCs/>
                <w:color w:val="0D0D0D"/>
                <w:lang w:eastAsia="zh-TW"/>
              </w:rPr>
              <w:t>。</w:t>
            </w:r>
          </w:p>
        </w:tc>
      </w:tr>
    </w:tbl>
    <w:p w:rsidR="000849E7" w:rsidRPr="00142DB1" w:rsidRDefault="000849E7" w:rsidP="004C1264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bCs/>
          <w:color w:val="0D0D0D"/>
          <w:lang w:eastAsia="zh-TW"/>
        </w:rPr>
      </w:pPr>
    </w:p>
    <w:p w:rsidR="000535F7" w:rsidRPr="00142DB1" w:rsidRDefault="000535F7" w:rsidP="00D73884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 xml:space="preserve">查詢 </w:t>
      </w:r>
    </w:p>
    <w:p w:rsidR="000535F7" w:rsidRPr="00142DB1" w:rsidRDefault="000535F7" w:rsidP="00D73884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檢核:</w:t>
      </w:r>
    </w:p>
    <w:p w:rsidR="009769C3" w:rsidRPr="00142DB1" w:rsidRDefault="009769C3" w:rsidP="009769C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若從畫面理賠臨櫃受理查詢畫面AAA20100連結過來</w:t>
      </w:r>
      <w:r w:rsidR="00567907" w:rsidRPr="00142DB1">
        <w:rPr>
          <w:rFonts w:ascii="細明體" w:eastAsia="細明體" w:hAnsi="細明體" w:hint="eastAsia"/>
          <w:bCs/>
          <w:color w:val="0D0D0D"/>
          <w:lang w:eastAsia="zh-TW"/>
        </w:rPr>
        <w:t>OR從AAA40200連結過來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事故者ID:連結參數AAA20100.事故者ID</w:t>
      </w:r>
    </w:p>
    <w:p w:rsidR="009769C3" w:rsidRPr="00142DB1" w:rsidRDefault="009769C3" w:rsidP="009769C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事故日期:連結參數AAA20100.事故者日期$是否從AAA20100連結過來 = TRUE</w:t>
      </w:r>
    </w:p>
    <w:p w:rsidR="00CF7896" w:rsidRPr="00142DB1" w:rsidRDefault="00CF7896" w:rsidP="00CF789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若是畫面自己啟動</w:t>
      </w:r>
    </w:p>
    <w:p w:rsidR="00CF7896" w:rsidRPr="00142DB1" w:rsidRDefault="00CF7896" w:rsidP="00CF789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事故者ID:不能為空值</w:t>
      </w:r>
      <w:r w:rsidR="003212E7" w:rsidRPr="00142DB1">
        <w:rPr>
          <w:rFonts w:ascii="細明體" w:eastAsia="細明體" w:hAnsi="細明體" w:hint="eastAsia"/>
          <w:bCs/>
          <w:color w:val="0D0D0D"/>
          <w:lang w:eastAsia="zh-TW"/>
        </w:rPr>
        <w:t>，自動轉大寫</w:t>
      </w:r>
    </w:p>
    <w:p w:rsidR="00065765" w:rsidRPr="00142DB1" w:rsidRDefault="00C971DC" w:rsidP="00065765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//**</w:t>
      </w:r>
      <w:r w:rsidR="00065765" w:rsidRPr="00142DB1">
        <w:rPr>
          <w:rFonts w:ascii="細明體" w:eastAsia="細明體" w:hAnsi="細明體" w:hint="eastAsia"/>
          <w:bCs/>
          <w:color w:val="0D0D0D"/>
          <w:lang w:eastAsia="zh-TW"/>
        </w:rPr>
        <w:t>輸入完成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跳離輸入欄位後</w:t>
      </w:r>
      <w:r w:rsidR="00065765" w:rsidRPr="00142DB1">
        <w:rPr>
          <w:rFonts w:ascii="細明體" w:eastAsia="細明體" w:hAnsi="細明體" w:hint="eastAsia"/>
          <w:bCs/>
          <w:color w:val="0D0D0D"/>
          <w:lang w:eastAsia="zh-TW"/>
        </w:rPr>
        <w:t>自動索引事故者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姓名</w:t>
      </w:r>
    </w:p>
    <w:p w:rsidR="00C971DC" w:rsidRPr="00142DB1" w:rsidRDefault="00C971DC" w:rsidP="00065765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/>
          <w:bCs/>
          <w:color w:val="0D0D0D"/>
          <w:lang w:eastAsia="zh-TW"/>
        </w:rPr>
        <w:t>C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all 所以事故人姓名AAA0_0100_mod.</w:t>
      </w:r>
      <w:r w:rsidRPr="00142DB1">
        <w:rPr>
          <w:rFonts w:ascii="細明體" w:eastAsia="細明體" w:hAnsi="細明體"/>
          <w:bCs/>
          <w:color w:val="0D0D0D"/>
          <w:lang w:eastAsia="zh-TW"/>
        </w:rPr>
        <w:t>queryOCR_NAME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(),BY 參數</w:t>
      </w:r>
    </w:p>
    <w:p w:rsidR="00C971DC" w:rsidRPr="00142DB1" w:rsidRDefault="00C971DC" w:rsidP="00C971D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事故者ID:同畫面輸入</w:t>
      </w:r>
    </w:p>
    <w:p w:rsidR="00C971DC" w:rsidRPr="00142DB1" w:rsidRDefault="00C971DC" w:rsidP="00C971D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若有資料</w:t>
      </w:r>
    </w:p>
    <w:p w:rsidR="00C971DC" w:rsidRPr="00142DB1" w:rsidRDefault="00C971DC" w:rsidP="00C971DC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$事故者姓名 = 回傳事故者姓名</w:t>
      </w:r>
    </w:p>
    <w:p w:rsidR="00C971DC" w:rsidRPr="00142DB1" w:rsidRDefault="00C971DC" w:rsidP="00C971D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若無資料</w:t>
      </w:r>
    </w:p>
    <w:p w:rsidR="00C971DC" w:rsidRPr="00142DB1" w:rsidRDefault="00C971DC" w:rsidP="00C971DC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$事故者姓名 = 空白</w:t>
      </w:r>
    </w:p>
    <w:p w:rsidR="00CF7896" w:rsidRPr="00142DB1" w:rsidRDefault="00CF7896" w:rsidP="00CF789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事故日期:不能為空值，且為有效日期格式</w:t>
      </w:r>
    </w:p>
    <w:p w:rsidR="00CF7896" w:rsidRPr="00142DB1" w:rsidRDefault="00CF7896" w:rsidP="00CF789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$是否從AAA20100連結過來 = FALSE</w:t>
      </w:r>
    </w:p>
    <w:p w:rsidR="0013449A" w:rsidRPr="00142DB1" w:rsidRDefault="0013449A" w:rsidP="0013449A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//**</w:t>
      </w:r>
      <w:r w:rsidR="00FE1C1E" w:rsidRPr="00142DB1">
        <w:rPr>
          <w:rFonts w:ascii="細明體" w:eastAsia="細明體" w:hAnsi="細明體" w:hint="eastAsia"/>
          <w:bCs/>
          <w:color w:val="0D0D0D"/>
          <w:lang w:eastAsia="zh-TW"/>
        </w:rPr>
        <w:t>若接收參數IS_OIU !</w:t>
      </w:r>
      <w:r w:rsidR="00FE1C1E" w:rsidRPr="00142DB1">
        <w:rPr>
          <w:rFonts w:ascii="細明體" w:eastAsia="細明體" w:hAnsi="細明體"/>
          <w:bCs/>
          <w:color w:val="0D0D0D"/>
          <w:lang w:eastAsia="zh-TW"/>
        </w:rPr>
        <w:t>= ‘Y’</w:t>
      </w:r>
      <w:r w:rsidR="00FE1C1E" w:rsidRPr="00142DB1">
        <w:rPr>
          <w:rFonts w:ascii="細明體" w:eastAsia="細明體" w:hAnsi="細明體"/>
          <w:bCs/>
          <w:color w:val="0D0D0D"/>
          <w:lang w:eastAsia="zh-TW"/>
        </w:rPr>
        <w:sym w:font="Wingdings" w:char="F0E8"/>
      </w:r>
      <w:r w:rsidR="00FE1C1E" w:rsidRPr="00142DB1">
        <w:rPr>
          <w:rFonts w:ascii="細明體" w:eastAsia="細明體" w:hAnsi="細明體"/>
          <w:bCs/>
          <w:color w:val="0D0D0D"/>
          <w:lang w:eastAsia="zh-TW"/>
        </w:rPr>
        <w:t xml:space="preserve"> 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取得最新投保保單資料的收費地址及事故者出生日期</w:t>
      </w:r>
      <w:r w:rsidR="00037B38" w:rsidRPr="00142DB1">
        <w:rPr>
          <w:rFonts w:ascii="細明體" w:eastAsia="細明體" w:hAnsi="細明體" w:hint="eastAsia"/>
          <w:bCs/>
          <w:color w:val="0D0D0D"/>
          <w:lang w:eastAsia="zh-TW"/>
        </w:rPr>
        <w:t>，是否有一指通資料</w:t>
      </w:r>
    </w:p>
    <w:p w:rsidR="0013449A" w:rsidRPr="00142DB1" w:rsidRDefault="0013449A" w:rsidP="0013449A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WITH TA AS (</w:t>
      </w:r>
    </w:p>
    <w:p w:rsidR="0013449A" w:rsidRPr="00142DB1" w:rsidRDefault="0013449A" w:rsidP="0013449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讀取關係人檔DTAB0005 LEFT JOIN 契約主約資料DTAB0001 ON 保單號碼相同</w:t>
      </w:r>
    </w:p>
    <w:p w:rsidR="0013449A" w:rsidRPr="00142DB1" w:rsidRDefault="0013449A" w:rsidP="0013449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WHERE條件 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DTAB0005.角色  IN (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I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,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A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,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S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) 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DTAB0005.ID : 事故者ID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DTAB0001.保單號碼  不為空值</w:t>
      </w:r>
    </w:p>
    <w:p w:rsidR="008D2244" w:rsidRPr="00142DB1" w:rsidRDefault="008D2244" w:rsidP="008D2244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>
        <w:rPr>
          <w:rFonts w:ascii="細明體" w:eastAsia="細明體" w:hAnsi="細明體" w:hint="eastAsia"/>
          <w:bCs/>
          <w:color w:val="0D0D0D"/>
          <w:lang w:eastAsia="zh-TW"/>
        </w:rPr>
        <w:t>[</w:t>
      </w:r>
      <w:r w:rsidRPr="008D2244">
        <w:rPr>
          <w:rFonts w:ascii="細明體" w:eastAsia="細明體" w:hAnsi="細明體"/>
          <w:bCs/>
          <w:color w:val="0D0D0D"/>
          <w:lang w:eastAsia="zh-TW"/>
        </w:rPr>
        <w:t>DTAB0001.PROD_ID</w:t>
      </w:r>
      <w:r>
        <w:rPr>
          <w:rFonts w:ascii="細明體" w:eastAsia="細明體" w:hAnsi="細明體" w:hint="eastAsia"/>
          <w:bCs/>
          <w:color w:val="0D0D0D"/>
          <w:lang w:eastAsia="zh-TW"/>
        </w:rPr>
        <w:t xml:space="preserve"> </w:t>
      </w:r>
      <w:r>
        <w:rPr>
          <w:rFonts w:ascii="細明體" w:eastAsia="細明體" w:hAnsi="細明體"/>
          <w:bCs/>
          <w:color w:val="0D0D0D"/>
          <w:lang w:eastAsia="zh-TW"/>
        </w:rPr>
        <w:t xml:space="preserve">ont in </w:t>
      </w:r>
      <w:r w:rsidRPr="008D2244">
        <w:rPr>
          <w:rFonts w:ascii="細明體" w:eastAsia="細明體" w:hAnsi="細明體"/>
          <w:bCs/>
          <w:color w:val="0D0D0D"/>
          <w:lang w:eastAsia="zh-TW"/>
        </w:rPr>
        <w:t>FieldOptionList.getAllOption("AA", "ADDR_PASS_IN_PROD_ID")</w:t>
      </w:r>
      <w:r>
        <w:rPr>
          <w:rFonts w:ascii="細明體" w:eastAsia="細明體" w:hAnsi="細明體"/>
          <w:bCs/>
          <w:color w:val="0D0D0D"/>
          <w:lang w:eastAsia="zh-TW"/>
        </w:rPr>
        <w:t>]</w:t>
      </w:r>
    </w:p>
    <w:p w:rsidR="0013449A" w:rsidRPr="00142DB1" w:rsidRDefault="0013449A" w:rsidP="0013449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讀取欄位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DTAB0001.投保始期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DTAB0005.ID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DTAB0001.保單號碼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DTAB0005.出生日期</w:t>
      </w:r>
    </w:p>
    <w:p w:rsidR="0013449A" w:rsidRPr="00142DB1" w:rsidRDefault="0013449A" w:rsidP="0013449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ORDER BY DTAB0001.投保始期 由大到小取第一筆</w:t>
      </w:r>
    </w:p>
    <w:p w:rsidR="0013449A" w:rsidRPr="00142DB1" w:rsidRDefault="0013449A" w:rsidP="0013449A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)</w:t>
      </w:r>
    </w:p>
    <w:p w:rsidR="0013449A" w:rsidRPr="00142DB1" w:rsidRDefault="0013449A" w:rsidP="0013449A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讀取 TA LEFT JOIN 收費地址檔DTAB0006 ON 1L32 ON 保單號碼</w:t>
      </w:r>
    </w:p>
    <w:p w:rsidR="0013449A" w:rsidRPr="00142DB1" w:rsidRDefault="0013449A" w:rsidP="0013449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WHERE 條件</w:t>
      </w:r>
    </w:p>
    <w:p w:rsidR="0013449A" w:rsidRPr="00142DB1" w:rsidRDefault="0013449A" w:rsidP="0013449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DTAB0006.保單號碼不為空值</w:t>
      </w:r>
    </w:p>
    <w:p w:rsidR="008D2244" w:rsidRPr="002D1033" w:rsidRDefault="008D2244" w:rsidP="0042739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先增加條件</w:t>
      </w:r>
      <w:r w:rsidRPr="008D2244">
        <w:rPr>
          <w:rFonts w:ascii="細明體" w:eastAsia="細明體" w:hAnsi="細明體"/>
          <w:bCs/>
          <w:color w:val="0D0D0D"/>
          <w:lang w:eastAsia="zh-TW"/>
        </w:rPr>
        <w:t>DTAB0001.PROD_ID</w:t>
      </w:r>
      <w:r>
        <w:rPr>
          <w:rFonts w:ascii="細明體" w:eastAsia="細明體" w:hAnsi="細明體" w:hint="eastAsia"/>
          <w:bCs/>
          <w:color w:val="0D0D0D"/>
          <w:lang w:eastAsia="zh-TW"/>
        </w:rPr>
        <w:t xml:space="preserve"> 不為特殊險種</w:t>
      </w:r>
      <w:r w:rsidRPr="008D2244">
        <w:rPr>
          <w:rFonts w:ascii="細明體" w:eastAsia="細明體" w:hAnsi="細明體"/>
          <w:bCs/>
          <w:color w:val="0D0D0D"/>
          <w:lang w:eastAsia="zh-TW"/>
        </w:rPr>
        <w:t>FieldOption("AA", "ADDR_PASS_IN_PROD_ID")</w:t>
      </w:r>
    </w:p>
    <w:p w:rsidR="008D2244" w:rsidRPr="00142DB1" w:rsidRDefault="008D2244" w:rsidP="0042739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>
        <w:rPr>
          <w:rFonts w:ascii="細明體" w:eastAsia="細明體" w:hAnsi="細明體" w:hint="eastAsia"/>
          <w:bCs/>
          <w:color w:val="0D0D0D"/>
          <w:lang w:eastAsia="zh-TW"/>
        </w:rPr>
        <w:t>若無資料，則不增加特殊險種條件再查詢一次，有資料則刪除</w:t>
      </w:r>
      <w:r w:rsidRPr="008D2244">
        <w:rPr>
          <w:rFonts w:ascii="細明體" w:eastAsia="細明體" w:hAnsi="細明體"/>
          <w:bCs/>
          <w:color w:val="0D0D0D"/>
          <w:lang w:eastAsia="zh-TW"/>
        </w:rPr>
        <w:t>ZIP_CODE</w:t>
      </w:r>
      <w:r>
        <w:rPr>
          <w:rFonts w:ascii="細明體" w:eastAsia="細明體" w:hAnsi="細明體" w:hint="eastAsia"/>
          <w:bCs/>
          <w:color w:val="0D0D0D"/>
          <w:lang w:eastAsia="zh-TW"/>
        </w:rPr>
        <w:t>、</w:t>
      </w:r>
      <w:r w:rsidRPr="008D2244">
        <w:rPr>
          <w:rFonts w:ascii="細明體" w:eastAsia="細明體" w:hAnsi="細明體"/>
          <w:bCs/>
          <w:color w:val="0D0D0D"/>
          <w:lang w:eastAsia="zh-TW"/>
        </w:rPr>
        <w:t>ADDR</w:t>
      </w:r>
    </w:p>
    <w:p w:rsidR="0013449A" w:rsidRPr="00142DB1" w:rsidRDefault="00037B38" w:rsidP="00427393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若無資料</w:t>
      </w:r>
    </w:p>
    <w:p w:rsidR="00037B38" w:rsidRPr="00142DB1" w:rsidRDefault="00037B38" w:rsidP="00037B38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$是否有一指通  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N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037B38" w:rsidRPr="00142DB1" w:rsidRDefault="00037B38" w:rsidP="00427393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若有資料</w:t>
      </w:r>
    </w:p>
    <w:p w:rsidR="006170FE" w:rsidRPr="00142DB1" w:rsidRDefault="00A348DA" w:rsidP="00B24B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以事故者ID取得</w:t>
      </w:r>
      <w:r w:rsidR="009C1711" w:rsidRPr="00142DB1">
        <w:rPr>
          <w:rFonts w:ascii="細明體" w:eastAsia="細明體" w:hAnsi="細明體" w:hint="eastAsia"/>
          <w:bCs/>
          <w:color w:val="0D0D0D"/>
          <w:lang w:eastAsia="zh-TW"/>
        </w:rPr>
        <w:t>一指通帳號資料</w:t>
      </w:r>
      <w:r w:rsidR="00996431" w:rsidRPr="00142DB1">
        <w:rPr>
          <w:rFonts w:ascii="細明體" w:eastAsia="細明體" w:hAnsi="細明體" w:hint="eastAsia"/>
          <w:bCs/>
          <w:color w:val="0D0D0D"/>
          <w:lang w:eastAsia="zh-TW"/>
        </w:rPr>
        <w:t>$DTABO001</w:t>
      </w:r>
      <w:r w:rsidR="009C1711" w:rsidRPr="00142DB1">
        <w:rPr>
          <w:rFonts w:ascii="細明體" w:eastAsia="細明體" w:hAnsi="細明體" w:hint="eastAsia"/>
          <w:bCs/>
          <w:color w:val="0D0D0D"/>
          <w:lang w:eastAsia="zh-TW"/>
        </w:rPr>
        <w:t>，規則如下：</w:t>
      </w:r>
    </w:p>
    <w:p w:rsidR="009C1711" w:rsidRPr="00142DB1" w:rsidRDefault="008618F9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Style w:val="style131"/>
          <w:rFonts w:ascii="細明體" w:eastAsia="細明體" w:hAnsi="細明體" w:cs="Times New Roman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READ </w:t>
      </w:r>
      <w:r w:rsidR="00A13F38" w:rsidRPr="00142DB1">
        <w:rPr>
          <w:rStyle w:val="style131"/>
          <w:rFonts w:ascii="細明體" w:eastAsia="細明體" w:hAnsi="細明體"/>
          <w:bCs/>
          <w:color w:val="0D0D0D"/>
          <w:lang w:eastAsia="zh-TW"/>
        </w:rPr>
        <w:t>指定匯撥資料檔</w:t>
      </w:r>
      <w:r w:rsidR="00567CCA" w:rsidRPr="00142DB1">
        <w:rPr>
          <w:rStyle w:val="style131"/>
          <w:rFonts w:ascii="細明體" w:eastAsia="細明體" w:hAnsi="細明體" w:hint="eastAsia"/>
          <w:bCs/>
          <w:color w:val="0D0D0D"/>
          <w:lang w:eastAsia="zh-TW"/>
        </w:rPr>
        <w:t>(DTABO001)</w:t>
      </w:r>
      <w:r w:rsidR="00102EBD" w:rsidRPr="00142DB1">
        <w:rPr>
          <w:rStyle w:val="style131"/>
          <w:rFonts w:ascii="細明體" w:eastAsia="細明體" w:hAnsi="細明體" w:hint="eastAsia"/>
          <w:bCs/>
          <w:color w:val="0D0D0D"/>
          <w:lang w:eastAsia="zh-TW"/>
        </w:rPr>
        <w:t>，WHERE條件如下：</w:t>
      </w:r>
    </w:p>
    <w:p w:rsidR="00CB7721" w:rsidRPr="00142DB1" w:rsidRDefault="00231A66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申請人ID = </w:t>
      </w:r>
      <w:r w:rsidR="00216043" w:rsidRPr="00142DB1">
        <w:rPr>
          <w:rFonts w:ascii="細明體" w:eastAsia="細明體" w:hAnsi="細明體" w:hint="eastAsia"/>
          <w:bCs/>
          <w:color w:val="0D0D0D"/>
          <w:lang w:eastAsia="zh-TW"/>
        </w:rPr>
        <w:t>AAA20100.事故者ID</w:t>
      </w:r>
    </w:p>
    <w:p w:rsidR="00657149" w:rsidRPr="00142DB1" w:rsidRDefault="00A76F69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幣別 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NTD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3A5F30" w:rsidRPr="00142DB1" w:rsidRDefault="003A5F30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UNION</w:t>
      </w:r>
    </w:p>
    <w:p w:rsidR="00013342" w:rsidRPr="00142DB1" w:rsidRDefault="00013342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Style w:val="style131"/>
          <w:rFonts w:ascii="細明體" w:eastAsia="細明體" w:hAnsi="細明體" w:cs="Times New Roman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READ</w:t>
      </w:r>
      <w:r w:rsidR="009E1A32" w:rsidRPr="00142DB1">
        <w:rPr>
          <w:rStyle w:val="style131"/>
          <w:rFonts w:ascii="細明體" w:eastAsia="細明體" w:hAnsi="細明體"/>
          <w:bCs/>
          <w:color w:val="0D0D0D"/>
          <w:lang w:eastAsia="zh-TW"/>
        </w:rPr>
        <w:t>指定匯撥資料檔</w:t>
      </w:r>
      <w:r w:rsidR="009E1A32" w:rsidRPr="00142DB1">
        <w:rPr>
          <w:rStyle w:val="style131"/>
          <w:rFonts w:ascii="細明體" w:eastAsia="細明體" w:hAnsi="細明體" w:hint="eastAsia"/>
          <w:bCs/>
          <w:color w:val="0D0D0D"/>
          <w:lang w:eastAsia="zh-TW"/>
        </w:rPr>
        <w:t>(DTABO001)，WHERE條件如下</w:t>
      </w:r>
      <w:r w:rsidR="000A2102" w:rsidRPr="00142DB1">
        <w:rPr>
          <w:rStyle w:val="style131"/>
          <w:rFonts w:ascii="細明體" w:eastAsia="細明體" w:hAnsi="細明體" w:hint="eastAsia"/>
          <w:bCs/>
          <w:color w:val="0D0D0D"/>
          <w:lang w:eastAsia="zh-TW"/>
        </w:rPr>
        <w:t>(只取一筆)</w:t>
      </w:r>
      <w:r w:rsidR="00742881" w:rsidRPr="00142DB1">
        <w:rPr>
          <w:rStyle w:val="style131"/>
          <w:rFonts w:ascii="細明體" w:eastAsia="細明體" w:hAnsi="細明體" w:hint="eastAsia"/>
          <w:bCs/>
          <w:color w:val="0D0D0D"/>
          <w:lang w:eastAsia="zh-TW"/>
        </w:rPr>
        <w:t>：</w:t>
      </w:r>
    </w:p>
    <w:p w:rsidR="00236D1A" w:rsidRPr="00142DB1" w:rsidRDefault="0018025C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申請人ID = AAA20100.事故者ID</w:t>
      </w:r>
    </w:p>
    <w:p w:rsidR="0018025C" w:rsidRPr="00142DB1" w:rsidRDefault="0018025C" w:rsidP="00D86407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幣別 </w:t>
      </w:r>
      <w:r w:rsidR="0048166D" w:rsidRPr="00142DB1">
        <w:rPr>
          <w:rFonts w:ascii="細明體" w:eastAsia="細明體" w:hAnsi="細明體" w:hint="eastAsia"/>
          <w:bCs/>
          <w:color w:val="0D0D0D"/>
          <w:lang w:eastAsia="zh-TW"/>
        </w:rPr>
        <w:t>!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NTD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18025C" w:rsidRPr="00142DB1" w:rsidRDefault="00E97D49" w:rsidP="00B24B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若無</w:t>
      </w:r>
      <w:r w:rsidR="001B46B6" w:rsidRPr="00142DB1">
        <w:rPr>
          <w:rFonts w:ascii="細明體" w:eastAsia="細明體" w:hAnsi="細明體" w:hint="eastAsia"/>
          <w:bCs/>
          <w:color w:val="0D0D0D"/>
          <w:lang w:eastAsia="zh-TW"/>
        </w:rPr>
        <w:t>一指通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資料</w:t>
      </w:r>
    </w:p>
    <w:p w:rsidR="001B46B6" w:rsidRPr="00142DB1" w:rsidRDefault="001B4E5C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$是否有一指通  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N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2B5CF3" w:rsidRPr="00142DB1" w:rsidRDefault="002B5CF3" w:rsidP="00B24B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若有一指通資料</w:t>
      </w:r>
    </w:p>
    <w:p w:rsidR="008B7016" w:rsidRPr="00142DB1" w:rsidRDefault="008B7016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FOR </w:t>
      </w:r>
      <w:r w:rsidR="00483021" w:rsidRPr="00142DB1">
        <w:rPr>
          <w:rFonts w:ascii="細明體" w:eastAsia="細明體" w:hAnsi="細明體" w:hint="eastAsia"/>
          <w:bCs/>
          <w:color w:val="0D0D0D"/>
          <w:lang w:eastAsia="zh-TW"/>
        </w:rPr>
        <w:t>$DTABO001資料，逐筆判斷</w:t>
      </w:r>
    </w:p>
    <w:p w:rsidR="00BE6BE1" w:rsidRPr="00142DB1" w:rsidRDefault="001A67BB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$是否有外幣帳戶 = FALSE</w:t>
      </w:r>
    </w:p>
    <w:p w:rsidR="007362C6" w:rsidRPr="00142DB1" w:rsidRDefault="0055441D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$行庫代號</w:t>
      </w:r>
      <w:r w:rsidR="00497EC4" w:rsidRPr="00142DB1">
        <w:rPr>
          <w:rFonts w:ascii="細明體" w:eastAsia="細明體" w:hAnsi="細明體" w:hint="eastAsia"/>
          <w:bCs/>
          <w:color w:val="0D0D0D"/>
          <w:lang w:eastAsia="zh-TW"/>
        </w:rPr>
        <w:t>:空值</w:t>
      </w:r>
    </w:p>
    <w:p w:rsidR="0055441D" w:rsidRPr="00142DB1" w:rsidRDefault="0055441D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$行庫帳號</w:t>
      </w:r>
      <w:r w:rsidR="00497EC4" w:rsidRPr="00142DB1">
        <w:rPr>
          <w:rFonts w:ascii="細明體" w:eastAsia="細明體" w:hAnsi="細明體" w:hint="eastAsia"/>
          <w:bCs/>
          <w:color w:val="0D0D0D"/>
          <w:lang w:eastAsia="zh-TW"/>
        </w:rPr>
        <w:t>:空值</w:t>
      </w:r>
    </w:p>
    <w:p w:rsidR="0055441D" w:rsidRPr="00142DB1" w:rsidRDefault="0055441D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$行庫中文名稱</w:t>
      </w:r>
      <w:r w:rsidR="00497EC4" w:rsidRPr="00142DB1">
        <w:rPr>
          <w:rFonts w:ascii="細明體" w:eastAsia="細明體" w:hAnsi="細明體" w:hint="eastAsia"/>
          <w:bCs/>
          <w:color w:val="0D0D0D"/>
          <w:lang w:eastAsia="zh-TW"/>
        </w:rPr>
        <w:t>:空值</w:t>
      </w:r>
    </w:p>
    <w:p w:rsidR="00134E3A" w:rsidRPr="00142DB1" w:rsidRDefault="00134241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</w:t>
      </w:r>
      <w:r w:rsidR="008857F9" w:rsidRPr="00142DB1">
        <w:rPr>
          <w:rFonts w:ascii="細明體" w:eastAsia="細明體" w:hAnsi="細明體" w:hint="eastAsia"/>
          <w:bCs/>
          <w:color w:val="0D0D0D"/>
          <w:lang w:eastAsia="zh-TW"/>
        </w:rPr>
        <w:t>$DTABO001</w:t>
      </w:r>
      <w:r w:rsidR="00D76AE4" w:rsidRPr="00142DB1">
        <w:rPr>
          <w:rFonts w:ascii="細明體" w:eastAsia="細明體" w:hAnsi="細明體" w:hint="eastAsia"/>
          <w:bCs/>
          <w:color w:val="0D0D0D"/>
          <w:lang w:eastAsia="zh-TW"/>
        </w:rPr>
        <w:t>.</w:t>
      </w:r>
      <w:r w:rsidR="00065B29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幣別 = </w:t>
      </w:r>
      <w:r w:rsidR="00D3202D"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="00065B29" w:rsidRPr="00142DB1">
        <w:rPr>
          <w:rFonts w:ascii="細明體" w:eastAsia="細明體" w:hAnsi="細明體" w:hint="eastAsia"/>
          <w:bCs/>
          <w:color w:val="0D0D0D"/>
          <w:lang w:eastAsia="zh-TW"/>
        </w:rPr>
        <w:t>NTD</w:t>
      </w:r>
      <w:r w:rsidR="00D3202D"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6C3285" w:rsidRPr="00142DB1" w:rsidRDefault="006C3285" w:rsidP="00B24B7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$行庫代號</w:t>
      </w:r>
      <w:r w:rsidR="00B07F5D" w:rsidRPr="00142DB1">
        <w:rPr>
          <w:rFonts w:ascii="細明體" w:eastAsia="細明體" w:hAnsi="細明體" w:hint="eastAsia"/>
          <w:bCs/>
          <w:color w:val="0D0D0D"/>
          <w:lang w:eastAsia="zh-TW"/>
        </w:rPr>
        <w:t>=</w:t>
      </w:r>
      <w:r w:rsidR="002222F6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</w:t>
      </w:r>
      <w:r w:rsidR="008857F9" w:rsidRPr="00142DB1">
        <w:rPr>
          <w:rFonts w:ascii="細明體" w:eastAsia="細明體" w:hAnsi="細明體" w:hint="eastAsia"/>
          <w:bCs/>
          <w:color w:val="0D0D0D"/>
          <w:lang w:eastAsia="zh-TW"/>
        </w:rPr>
        <w:t>$DTABO001</w:t>
      </w:r>
      <w:r w:rsidR="00283776" w:rsidRPr="00142DB1">
        <w:rPr>
          <w:rFonts w:ascii="細明體" w:eastAsia="細明體" w:hAnsi="細明體" w:hint="eastAsia"/>
          <w:bCs/>
          <w:color w:val="0D0D0D"/>
          <w:lang w:eastAsia="zh-TW"/>
        </w:rPr>
        <w:t>.</w:t>
      </w:r>
      <w:r w:rsidR="00A350F9" w:rsidRPr="00142DB1">
        <w:rPr>
          <w:rFonts w:ascii="細明體" w:eastAsia="細明體" w:hAnsi="細明體" w:hint="eastAsia"/>
          <w:bCs/>
          <w:color w:val="0D0D0D"/>
          <w:lang w:eastAsia="zh-TW"/>
        </w:rPr>
        <w:t>行庫代號</w:t>
      </w:r>
    </w:p>
    <w:p w:rsidR="006C3285" w:rsidRPr="00142DB1" w:rsidRDefault="006C3285" w:rsidP="00B24B7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$行庫帳號</w:t>
      </w:r>
      <w:r w:rsidR="00B07F5D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="008857F9" w:rsidRPr="00142DB1">
        <w:rPr>
          <w:rFonts w:ascii="細明體" w:eastAsia="細明體" w:hAnsi="細明體" w:hint="eastAsia"/>
          <w:bCs/>
          <w:color w:val="0D0D0D"/>
          <w:lang w:eastAsia="zh-TW"/>
        </w:rPr>
        <w:t>$DTABO001</w:t>
      </w:r>
      <w:r w:rsidR="00B37CA9" w:rsidRPr="00142DB1">
        <w:rPr>
          <w:rFonts w:ascii="細明體" w:eastAsia="細明體" w:hAnsi="細明體" w:hint="eastAsia"/>
          <w:bCs/>
          <w:color w:val="0D0D0D"/>
          <w:lang w:eastAsia="zh-TW"/>
        </w:rPr>
        <w:t>.</w:t>
      </w:r>
      <w:r w:rsidR="000742A3" w:rsidRPr="00142DB1">
        <w:rPr>
          <w:rFonts w:ascii="細明體" w:eastAsia="細明體" w:hAnsi="細明體" w:hint="eastAsia"/>
          <w:bCs/>
          <w:color w:val="0D0D0D"/>
          <w:lang w:eastAsia="zh-TW"/>
        </w:rPr>
        <w:t>帳號</w:t>
      </w:r>
    </w:p>
    <w:p w:rsidR="003D714F" w:rsidRPr="00142DB1" w:rsidRDefault="003D714F" w:rsidP="00B24B7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CALL </w:t>
      </w:r>
      <w:r w:rsidRPr="00142DB1">
        <w:rPr>
          <w:rFonts w:ascii="細明體" w:eastAsia="細明體" w:hAnsi="細明體"/>
          <w:bCs/>
          <w:color w:val="0D0D0D"/>
          <w:lang w:eastAsia="zh-TW"/>
        </w:rPr>
        <w:t>ABL0_0200_mod.getBankInfo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(</w:t>
      </w:r>
      <w:r w:rsidR="008857F9" w:rsidRPr="00142DB1">
        <w:rPr>
          <w:rFonts w:ascii="細明體" w:eastAsia="細明體" w:hAnsi="細明體" w:hint="eastAsia"/>
          <w:bCs/>
          <w:color w:val="0D0D0D"/>
          <w:lang w:eastAsia="zh-TW"/>
        </w:rPr>
        <w:t>$DTABO001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.行庫代號)，取得行庫帳號資料$DTDCB014</w:t>
      </w:r>
    </w:p>
    <w:p w:rsidR="0012645F" w:rsidRPr="00142DB1" w:rsidRDefault="0012645F" w:rsidP="00B24B7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$行庫中文名稱 = $DTDCB014.</w:t>
      </w:r>
      <w:r w:rsidR="005C3C16" w:rsidRPr="00142DB1">
        <w:rPr>
          <w:rFonts w:ascii="細明體" w:eastAsia="細明體" w:hAnsi="細明體" w:hint="eastAsia"/>
          <w:bCs/>
          <w:color w:val="0D0D0D"/>
          <w:lang w:eastAsia="zh-TW"/>
        </w:rPr>
        <w:t>行庫中文簡稱</w:t>
      </w:r>
    </w:p>
    <w:p w:rsidR="006C3285" w:rsidRPr="00142DB1" w:rsidRDefault="00077403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$DTABO001.幣別 </w:t>
      </w:r>
      <w:r w:rsidR="007E4783" w:rsidRPr="00142DB1">
        <w:rPr>
          <w:rFonts w:ascii="細明體" w:eastAsia="細明體" w:hAnsi="細明體" w:hint="eastAsia"/>
          <w:bCs/>
          <w:color w:val="0D0D0D"/>
          <w:lang w:eastAsia="zh-TW"/>
        </w:rPr>
        <w:t>!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NTD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’</w:t>
      </w:r>
    </w:p>
    <w:p w:rsidR="007E4783" w:rsidRPr="00142DB1" w:rsidRDefault="00BB4EB4" w:rsidP="00B24B7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$是否有外幣帳戶 = </w:t>
      </w:r>
      <w:r w:rsidR="00BE6BE1" w:rsidRPr="00142DB1">
        <w:rPr>
          <w:rFonts w:ascii="細明體" w:eastAsia="細明體" w:hAnsi="細明體" w:hint="eastAsia"/>
          <w:bCs/>
          <w:color w:val="0D0D0D"/>
          <w:lang w:eastAsia="zh-TW"/>
        </w:rPr>
        <w:t>TRUE</w:t>
      </w:r>
    </w:p>
    <w:p w:rsidR="006361D1" w:rsidRPr="00142DB1" w:rsidRDefault="00C45F55" w:rsidP="00427393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若$是否有外幣帳戶 = TRUE</w:t>
      </w:r>
      <w:r w:rsidR="00FA2E82" w:rsidRPr="00142DB1">
        <w:rPr>
          <w:rFonts w:ascii="細明體" w:eastAsia="細明體" w:hAnsi="細明體" w:hint="eastAsia"/>
          <w:bCs/>
          <w:color w:val="0D0D0D"/>
          <w:lang w:eastAsia="zh-TW"/>
        </w:rPr>
        <w:t>，則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畫面顯示訊息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 保戶僅有外幣一指通帳戶”</w:t>
      </w:r>
    </w:p>
    <w:p w:rsidR="00037B38" w:rsidRPr="00142DB1" w:rsidRDefault="00037B38" w:rsidP="00037B38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CALL 一指通</w:t>
      </w:r>
      <w:r w:rsidR="005E7C86"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帳號查詢模組AB_O0Z003.getOneTouch()，BY參數</w:t>
      </w:r>
    </w:p>
    <w:p w:rsidR="005E7C86" w:rsidRPr="00142DB1" w:rsidRDefault="005E7C86" w:rsidP="005E7C8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ID:事故者ID</w:t>
      </w:r>
    </w:p>
    <w:p w:rsidR="005E7C86" w:rsidRPr="00142DB1" w:rsidRDefault="005E7C86" w:rsidP="0062159B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姓名:事故者姓名</w:t>
      </w:r>
    </w:p>
    <w:p w:rsidR="005E7C86" w:rsidRPr="00142DB1" w:rsidRDefault="005E7C86" w:rsidP="005E7C8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幣別:</w:t>
      </w:r>
    </w:p>
    <w:p w:rsidR="005E7C86" w:rsidRPr="00142DB1" w:rsidRDefault="005E7C86" w:rsidP="005E7C8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CALL 主檔查詢模組AB_13Z001.getCurr(保單號碼) 取得</w:t>
      </w:r>
    </w:p>
    <w:p w:rsidR="005E7C86" w:rsidRPr="00142DB1" w:rsidRDefault="005E7C86" w:rsidP="005E7C8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若無資料</w:t>
      </w:r>
    </w:p>
    <w:p w:rsidR="005E7C86" w:rsidRPr="00142DB1" w:rsidRDefault="005E7C86" w:rsidP="005E7C8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再以事故者ID讀取DTAB0001所有保單的幣別資料$幣別LIST</w:t>
      </w:r>
    </w:p>
    <w:p w:rsidR="005E7C86" w:rsidRPr="00142DB1" w:rsidRDefault="005E7C86" w:rsidP="005E7C8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LOOP依序再CALL一指通帳號查詢模組AB_O0Z003.getOneTouch()，BY參數</w:t>
      </w:r>
    </w:p>
    <w:p w:rsidR="005E7C86" w:rsidRPr="00142DB1" w:rsidRDefault="005E7C86" w:rsidP="005E7C86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ID:事故者ID</w:t>
      </w:r>
    </w:p>
    <w:p w:rsidR="005E7C86" w:rsidRPr="00142DB1" w:rsidRDefault="005E7C86" w:rsidP="005E7C86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姓名:事故者姓名</w:t>
      </w:r>
    </w:p>
    <w:p w:rsidR="005E7C86" w:rsidRPr="00142DB1" w:rsidRDefault="005E7C86" w:rsidP="005E7C86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幣別:處理當筆$幣別LIST</w:t>
      </w:r>
    </w:p>
    <w:p w:rsidR="005E7C86" w:rsidRPr="00142DB1" w:rsidRDefault="005E7C86" w:rsidP="005E7C86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若有資料,KEET 一指通資料$DTABO001</w:t>
      </w:r>
    </w:p>
    <w:p w:rsidR="005E7C86" w:rsidRPr="00142DB1" w:rsidRDefault="005E7C86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 xml:space="preserve">CALL </w:t>
      </w:r>
      <w:r w:rsidRPr="00142DB1">
        <w:rPr>
          <w:rFonts w:ascii="細明體" w:eastAsia="細明體" w:hAnsi="細明體"/>
          <w:bCs/>
          <w:strike/>
          <w:color w:val="0D0D0D"/>
          <w:lang w:eastAsia="zh-TW"/>
        </w:rPr>
        <w:t>ABL0_0200_mod.getBankInfo</w:t>
      </w: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($DTABO001.行庫代號)，取得行庫帳號資料$DTDCB014</w:t>
      </w:r>
    </w:p>
    <w:p w:rsidR="005E7C86" w:rsidRPr="00142DB1" w:rsidRDefault="005E7C86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 xml:space="preserve">$是否有一指通  = </w:t>
      </w:r>
      <w:r w:rsidRPr="00142DB1">
        <w:rPr>
          <w:rFonts w:ascii="細明體" w:eastAsia="細明體" w:hAnsi="細明體"/>
          <w:bCs/>
          <w:strike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Y</w:t>
      </w:r>
      <w:r w:rsidRPr="00142DB1">
        <w:rPr>
          <w:rFonts w:ascii="細明體" w:eastAsia="細明體" w:hAnsi="細明體"/>
          <w:bCs/>
          <w:strike/>
          <w:color w:val="0D0D0D"/>
          <w:lang w:eastAsia="zh-TW"/>
        </w:rPr>
        <w:t>’</w:t>
      </w:r>
    </w:p>
    <w:p w:rsidR="005E7C86" w:rsidRPr="00142DB1" w:rsidRDefault="005E7C86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$行庫代號: $DTABO001.行庫代號</w:t>
      </w:r>
    </w:p>
    <w:p w:rsidR="005E7C86" w:rsidRPr="00142DB1" w:rsidRDefault="005E7C86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$行庫中文名稱: $DTDCB014.</w:t>
      </w:r>
      <w:r w:rsidR="009B2FCC"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行庫中文簡稱</w:t>
      </w:r>
    </w:p>
    <w:p w:rsidR="009B2FCC" w:rsidRPr="00142DB1" w:rsidRDefault="009B2FCC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$行庫帳號: $DTABO001.行庫帳號  (依銀行帳號規則遮蔽)</w:t>
      </w:r>
    </w:p>
    <w:p w:rsidR="009B2FCC" w:rsidRPr="00142DB1" w:rsidRDefault="009B2FCC" w:rsidP="005E7C86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BREAK  //有找到就跳出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END LOOP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//若都查不到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 xml:space="preserve">$是否有一指通  = </w:t>
      </w:r>
      <w:r w:rsidRPr="00142DB1">
        <w:rPr>
          <w:rFonts w:ascii="細明體" w:eastAsia="細明體" w:hAnsi="細明體"/>
          <w:bCs/>
          <w:strike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N</w:t>
      </w:r>
      <w:r w:rsidRPr="00142DB1">
        <w:rPr>
          <w:rFonts w:ascii="細明體" w:eastAsia="細明體" w:hAnsi="細明體"/>
          <w:bCs/>
          <w:strike/>
          <w:color w:val="0D0D0D"/>
          <w:lang w:eastAsia="zh-TW"/>
        </w:rPr>
        <w:t>’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$行庫代號:空值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$行庫中文名稱: 空值</w:t>
      </w:r>
    </w:p>
    <w:p w:rsidR="009B2FCC" w:rsidRPr="00142DB1" w:rsidRDefault="009B2FCC" w:rsidP="009B2FCC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strike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strike/>
          <w:color w:val="0D0D0D"/>
          <w:lang w:eastAsia="zh-TW"/>
        </w:rPr>
        <w:t>$行庫帳號: 空值</w:t>
      </w:r>
    </w:p>
    <w:p w:rsidR="009B2FCC" w:rsidRPr="00142DB1" w:rsidRDefault="009B2FCC" w:rsidP="009B2FCC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</w:p>
    <w:p w:rsidR="0013449A" w:rsidRPr="00142DB1" w:rsidRDefault="00E6281C" w:rsidP="0013449A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</w:t>
      </w:r>
      <w:r w:rsidR="004A2864" w:rsidRPr="00142DB1">
        <w:rPr>
          <w:rFonts w:ascii="細明體" w:eastAsia="細明體" w:hAnsi="細明體" w:hint="eastAsia"/>
          <w:bCs/>
          <w:color w:val="0D0D0D"/>
          <w:lang w:eastAsia="zh-TW"/>
        </w:rPr>
        <w:t>是由</w:t>
      </w:r>
      <w:r w:rsidR="005F7277" w:rsidRPr="00142DB1">
        <w:rPr>
          <w:rFonts w:ascii="細明體" w:eastAsia="細明體" w:hAnsi="細明體" w:hint="eastAsia"/>
          <w:bCs/>
          <w:color w:val="0D0D0D"/>
          <w:lang w:eastAsia="zh-TW"/>
        </w:rPr>
        <w:t>AAA4_0</w:t>
      </w:r>
      <w:r w:rsidR="004A2864" w:rsidRPr="00142DB1">
        <w:rPr>
          <w:rFonts w:ascii="細明體" w:eastAsia="細明體" w:hAnsi="細明體" w:hint="eastAsia"/>
          <w:bCs/>
          <w:color w:val="0D0D0D"/>
          <w:lang w:eastAsia="zh-TW"/>
        </w:rPr>
        <w:t>1</w:t>
      </w:r>
      <w:r w:rsidR="005F7277" w:rsidRPr="00142DB1">
        <w:rPr>
          <w:rFonts w:ascii="細明體" w:eastAsia="細明體" w:hAnsi="細明體" w:hint="eastAsia"/>
          <w:bCs/>
          <w:color w:val="0D0D0D"/>
          <w:lang w:eastAsia="zh-TW"/>
        </w:rPr>
        <w:t>0</w:t>
      </w:r>
      <w:r w:rsidR="004A2864" w:rsidRPr="00142DB1">
        <w:rPr>
          <w:rFonts w:ascii="細明體" w:eastAsia="細明體" w:hAnsi="細明體" w:hint="eastAsia"/>
          <w:bCs/>
          <w:color w:val="0D0D0D"/>
          <w:lang w:eastAsia="zh-TW"/>
        </w:rPr>
        <w:t>1點選</w:t>
      </w:r>
      <w:r w:rsidR="00E21012" w:rsidRPr="00142DB1">
        <w:rPr>
          <w:rFonts w:ascii="細明體" w:eastAsia="細明體" w:hAnsi="細明體"/>
          <w:bCs/>
          <w:color w:val="0D0D0D"/>
          <w:lang w:eastAsia="zh-TW"/>
        </w:rPr>
        <w:t>”</w:t>
      </w:r>
      <w:r w:rsidR="004A2864" w:rsidRPr="00142DB1">
        <w:rPr>
          <w:rFonts w:ascii="細明體" w:eastAsia="細明體" w:hAnsi="細明體" w:hint="eastAsia"/>
          <w:bCs/>
          <w:color w:val="0D0D0D"/>
          <w:lang w:eastAsia="zh-TW"/>
        </w:rPr>
        <w:t>查詢</w:t>
      </w:r>
      <w:r w:rsidR="00671165" w:rsidRPr="00142DB1">
        <w:rPr>
          <w:rFonts w:ascii="細明體" w:eastAsia="細明體" w:hAnsi="細明體"/>
          <w:bCs/>
          <w:color w:val="0D0D0D"/>
          <w:lang w:eastAsia="zh-TW"/>
        </w:rPr>
        <w:t>”</w:t>
      </w:r>
      <w:r w:rsidR="004A2864" w:rsidRPr="00142DB1">
        <w:rPr>
          <w:rFonts w:ascii="細明體" w:eastAsia="細明體" w:hAnsi="細明體" w:hint="eastAsia"/>
          <w:bCs/>
          <w:color w:val="0D0D0D"/>
          <w:lang w:eastAsia="zh-TW"/>
        </w:rPr>
        <w:t>過來</w:t>
      </w:r>
    </w:p>
    <w:p w:rsidR="00DD0182" w:rsidRPr="00142DB1" w:rsidRDefault="004678D1" w:rsidP="00B24B7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新增METHOD：doMIQuery()</w:t>
      </w:r>
    </w:p>
    <w:p w:rsidR="00147E66" w:rsidRPr="00142DB1" w:rsidRDefault="00147E66" w:rsidP="00B24B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讀取DTAAA210(</w:t>
      </w:r>
      <w:r w:rsidRPr="00142DB1">
        <w:rPr>
          <w:rFonts w:ascii="細明體" w:eastAsia="細明體" w:hAnsi="細明體" w:hint="eastAsia"/>
          <w:color w:val="0D0D0D"/>
          <w:lang w:eastAsia="zh-TW"/>
        </w:rPr>
        <w:t>理賠臨櫃受理申請書檔</w:t>
      </w: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)，條件：</w:t>
      </w:r>
    </w:p>
    <w:p w:rsidR="00147E66" w:rsidRPr="00142DB1" w:rsidRDefault="00147E66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DTAAA210.OCR_ID(事故者ID) = 畫面.身分證號</w:t>
      </w:r>
    </w:p>
    <w:p w:rsidR="00147E66" w:rsidRPr="00142DB1" w:rsidRDefault="00147E66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DTAAA210.OCR_DATE(事故日期) = 畫面.事故日期</w:t>
      </w:r>
    </w:p>
    <w:p w:rsidR="00147E66" w:rsidRPr="00142DB1" w:rsidRDefault="00147E66" w:rsidP="00147E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kern w:val="2"/>
          <w:lang w:eastAsia="zh-TW"/>
        </w:rPr>
      </w:pP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DTAAA210.</w:t>
      </w:r>
      <w:r w:rsidRPr="00142DB1">
        <w:rPr>
          <w:rFonts w:ascii="細明體" w:eastAsia="細明體" w:hAnsi="細明體"/>
          <w:color w:val="0D0D0D"/>
          <w:kern w:val="2"/>
          <w:lang w:eastAsia="zh-TW"/>
        </w:rPr>
        <w:t>IS_MOBILE</w:t>
      </w: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 xml:space="preserve">(是否使用行動裝置輸入) = </w:t>
      </w:r>
      <w:r w:rsidRPr="00142DB1">
        <w:rPr>
          <w:rFonts w:ascii="細明體" w:eastAsia="細明體" w:hAnsi="細明體"/>
          <w:color w:val="0D0D0D"/>
          <w:kern w:val="2"/>
          <w:lang w:eastAsia="zh-TW"/>
        </w:rPr>
        <w:t>‘</w:t>
      </w: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1</w:t>
      </w:r>
      <w:r w:rsidRPr="00142DB1">
        <w:rPr>
          <w:rFonts w:ascii="細明體" w:eastAsia="細明體" w:hAnsi="細明體"/>
          <w:color w:val="0D0D0D"/>
          <w:kern w:val="2"/>
          <w:lang w:eastAsia="zh-TW"/>
        </w:rPr>
        <w:t>’</w:t>
      </w:r>
    </w:p>
    <w:p w:rsidR="004678D1" w:rsidRPr="00142DB1" w:rsidRDefault="00147E66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kern w:val="2"/>
          <w:lang w:eastAsia="zh-TW"/>
        </w:rPr>
        <w:t>DTAAA210.SEND_DATE(送出日期) IS NULL</w:t>
      </w:r>
    </w:p>
    <w:p w:rsidR="00147E66" w:rsidRPr="00142DB1" w:rsidRDefault="00FD5BFC" w:rsidP="00B24B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若有資料(表示有</w:t>
      </w:r>
      <w:r w:rsidR="00DC5B0B" w:rsidRPr="00142DB1">
        <w:rPr>
          <w:rFonts w:ascii="細明體" w:eastAsia="細明體" w:hAnsi="細明體" w:hint="eastAsia"/>
          <w:bCs/>
          <w:color w:val="0D0D0D"/>
          <w:lang w:eastAsia="zh-TW"/>
        </w:rPr>
        <w:t>從MI輸入且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未送出案件)</w:t>
      </w:r>
    </w:p>
    <w:p w:rsidR="00F04C75" w:rsidRPr="00142DB1" w:rsidRDefault="00042D58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$受理日期 = </w:t>
      </w:r>
      <w:r w:rsidR="004D3CF2" w:rsidRPr="00142DB1">
        <w:rPr>
          <w:rFonts w:ascii="細明體" w:eastAsia="細明體" w:hAnsi="細明體" w:hint="eastAsia"/>
          <w:bCs/>
          <w:color w:val="0D0D0D"/>
          <w:lang w:eastAsia="zh-TW"/>
        </w:rPr>
        <w:t>DTAAA210.受理日期(INPUT_DATE)</w:t>
      </w:r>
    </w:p>
    <w:p w:rsidR="000D28E7" w:rsidRPr="00142DB1" w:rsidRDefault="000D28E7" w:rsidP="000D28E7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CALL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理賠臨櫃受理申請書檔維護模組AA_A2Z001.查詢(</w:t>
      </w:r>
      <w:r w:rsidR="009769C3" w:rsidRPr="00142DB1">
        <w:rPr>
          <w:rFonts w:ascii="細明體" w:eastAsia="細明體" w:hAnsi="細明體" w:cs="Arial" w:hint="eastAsia"/>
          <w:color w:val="0D0D0D"/>
          <w:lang w:eastAsia="zh-TW"/>
        </w:rPr>
        <w:t>單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筆)，BY參數:</w:t>
      </w:r>
    </w:p>
    <w:p w:rsidR="000D28E7" w:rsidRPr="00142DB1" w:rsidRDefault="000D28E7" w:rsidP="009769C3">
      <w:pPr>
        <w:widowControl w:val="0"/>
        <w:numPr>
          <w:ilvl w:val="2"/>
          <w:numId w:val="6"/>
        </w:numPr>
        <w:rPr>
          <w:rFonts w:ascii="細明體" w:eastAsia="細明體" w:hAnsi="細明體" w:cs="Arial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color w:val="0D0D0D"/>
          <w:sz w:val="20"/>
          <w:szCs w:val="20"/>
        </w:rPr>
        <w:t>事故者ID</w:t>
      </w:r>
      <w:r w:rsidRPr="00142DB1">
        <w:rPr>
          <w:rFonts w:ascii="細明體" w:eastAsia="細明體" w:hAnsi="細明體" w:cs="Arial" w:hint="eastAsia"/>
          <w:color w:val="0D0D0D"/>
          <w:sz w:val="20"/>
          <w:szCs w:val="20"/>
        </w:rPr>
        <w:t>:同畫面輸入</w:t>
      </w:r>
    </w:p>
    <w:p w:rsidR="000D28E7" w:rsidRPr="00142DB1" w:rsidRDefault="000D28E7" w:rsidP="009769C3">
      <w:pPr>
        <w:widowControl w:val="0"/>
        <w:numPr>
          <w:ilvl w:val="2"/>
          <w:numId w:val="6"/>
        </w:numPr>
        <w:rPr>
          <w:rFonts w:ascii="細明體" w:eastAsia="細明體" w:hAnsi="細明體" w:cs="Arial" w:hint="eastAsia"/>
          <w:color w:val="0D0D0D"/>
          <w:sz w:val="20"/>
          <w:szCs w:val="20"/>
        </w:rPr>
      </w:pPr>
      <w:r w:rsidRPr="00142DB1">
        <w:rPr>
          <w:rFonts w:ascii="細明體" w:eastAsia="細明體" w:hAnsi="細明體" w:cs="Arial" w:hint="eastAsia"/>
          <w:color w:val="0D0D0D"/>
          <w:sz w:val="20"/>
          <w:szCs w:val="20"/>
        </w:rPr>
        <w:t>事故日期:同畫面輸入</w:t>
      </w:r>
    </w:p>
    <w:p w:rsidR="009769C3" w:rsidRPr="00142DB1" w:rsidRDefault="00E53A09" w:rsidP="009769C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若模組回傳 查無資料，</w:t>
      </w:r>
      <w:r w:rsidR="009769C3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</w:t>
      </w:r>
    </w:p>
    <w:p w:rsidR="00715C7A" w:rsidRPr="00142DB1" w:rsidRDefault="00715C7A" w:rsidP="00715C7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IF $是否從AAA20100連結過來 = TRUE</w:t>
      </w:r>
    </w:p>
    <w:p w:rsidR="00E53A09" w:rsidRPr="00142DB1" w:rsidRDefault="00E53A09" w:rsidP="00715C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顯示</w:t>
      </w:r>
      <w:r w:rsidR="009769C3" w:rsidRPr="00142DB1">
        <w:rPr>
          <w:rFonts w:ascii="細明體" w:eastAsia="細明體" w:hAnsi="細明體" w:hint="eastAsia"/>
          <w:bCs/>
          <w:color w:val="0D0D0D"/>
          <w:lang w:eastAsia="zh-TW"/>
        </w:rPr>
        <w:t>錯誤訊息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查無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理賠臨櫃受理申請資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料</w:t>
      </w:r>
      <w:r w:rsidR="00715C7A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,無法修改。事故者ID:</w:t>
      </w:r>
      <w:r w:rsidRPr="00142DB1">
        <w:rPr>
          <w:rFonts w:ascii="細明體" w:eastAsia="細明體" w:hAnsi="細明體" w:cs="Arial"/>
          <w:color w:val="0D0D0D"/>
          <w:lang w:eastAsia="zh-TW"/>
        </w:rPr>
        <w:t>”</w:t>
      </w:r>
      <w:r w:rsidR="00715C7A" w:rsidRPr="00142DB1">
        <w:rPr>
          <w:rFonts w:ascii="細明體" w:eastAsia="細明體" w:hAnsi="細明體" w:cs="Arial" w:hint="eastAsia"/>
          <w:color w:val="0D0D0D"/>
          <w:lang w:eastAsia="zh-TW"/>
        </w:rPr>
        <w:t>+</w:t>
      </w:r>
      <w:r w:rsidR="00715C7A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事故者ID+ </w:t>
      </w:r>
      <w:r w:rsidR="00715C7A" w:rsidRPr="00142DB1">
        <w:rPr>
          <w:rFonts w:ascii="細明體" w:eastAsia="細明體" w:hAnsi="細明體" w:cs="Arial"/>
          <w:bCs/>
          <w:color w:val="0D0D0D"/>
          <w:lang w:eastAsia="zh-TW"/>
        </w:rPr>
        <w:t>“</w:t>
      </w:r>
      <w:r w:rsidR="00715C7A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 事故日期:</w:t>
      </w:r>
      <w:r w:rsidR="00715C7A" w:rsidRPr="00142DB1">
        <w:rPr>
          <w:rFonts w:ascii="細明體" w:eastAsia="細明體" w:hAnsi="細明體" w:cs="Arial"/>
          <w:bCs/>
          <w:color w:val="0D0D0D"/>
          <w:lang w:eastAsia="zh-TW"/>
        </w:rPr>
        <w:t>”</w:t>
      </w:r>
      <w:r w:rsidR="00715C7A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 + 事故日期</w:t>
      </w:r>
    </w:p>
    <w:p w:rsidR="00715C7A" w:rsidRPr="00142DB1" w:rsidRDefault="00715C7A" w:rsidP="00715C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【儲存】、【刪除】、【列印】DISABLED</w:t>
      </w:r>
      <w:r w:rsidR="00CA380A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，【查詢】ENABLED</w:t>
      </w:r>
    </w:p>
    <w:p w:rsidR="00381A5E" w:rsidRPr="00142DB1" w:rsidRDefault="00381A5E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ELSE</w:t>
      </w:r>
    </w:p>
    <w:p w:rsidR="00F179A3" w:rsidRPr="00142DB1" w:rsidRDefault="00381A5E" w:rsidP="00381A5E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自己本身啟動查無資料屬正常，</w:t>
      </w:r>
    </w:p>
    <w:p w:rsidR="00065765" w:rsidRPr="00142DB1" w:rsidRDefault="00065765" w:rsidP="00065765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查詢條件保留</w:t>
      </w:r>
      <w:r w:rsidR="00C971DC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需保留</w:t>
      </w:r>
    </w:p>
    <w:p w:rsidR="00C971DC" w:rsidRPr="00142DB1" w:rsidRDefault="00C971DC" w:rsidP="00C971DC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事故者ID</w:t>
      </w:r>
    </w:p>
    <w:p w:rsidR="00C971DC" w:rsidRPr="00142DB1" w:rsidRDefault="00C971DC" w:rsidP="00C971DC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事故日期</w:t>
      </w:r>
    </w:p>
    <w:p w:rsidR="00C971DC" w:rsidRPr="00142DB1" w:rsidRDefault="00C971DC" w:rsidP="00C971DC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事故者姓名</w:t>
      </w:r>
    </w:p>
    <w:p w:rsidR="00381A5E" w:rsidRPr="00142DB1" w:rsidRDefault="00381A5E" w:rsidP="00F179A3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顯示訊息 </w:t>
      </w:r>
      <w:r w:rsidRPr="00142DB1">
        <w:rPr>
          <w:rFonts w:ascii="細明體" w:eastAsia="細明體" w:hAnsi="細明體" w:cs="Arial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查詢完成。無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理賠臨櫃受理申請資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料</w:t>
      </w:r>
      <w:r w:rsidR="00A51099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，請新增。</w:t>
      </w:r>
      <w:r w:rsidRPr="00142DB1">
        <w:rPr>
          <w:rFonts w:ascii="細明體" w:eastAsia="細明體" w:hAnsi="細明體" w:cs="Arial"/>
          <w:bCs/>
          <w:color w:val="0D0D0D"/>
          <w:lang w:eastAsia="zh-TW"/>
        </w:rPr>
        <w:t>”</w:t>
      </w:r>
    </w:p>
    <w:p w:rsidR="00381A5E" w:rsidRPr="00142DB1" w:rsidRDefault="00381A5E" w:rsidP="00381A5E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【刪除】、【列印】DISABLED，【儲存】、【查詢】ENABLED</w:t>
      </w:r>
    </w:p>
    <w:p w:rsidR="00381A5E" w:rsidRPr="00142DB1" w:rsidRDefault="00381A5E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END IF</w:t>
      </w:r>
    </w:p>
    <w:p w:rsidR="00381A5E" w:rsidRPr="00142DB1" w:rsidRDefault="00E53A09" w:rsidP="00381A5E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color w:val="0D0D0D"/>
          <w:lang w:eastAsia="zh-TW"/>
        </w:rPr>
        <w:t xml:space="preserve">若模組有誤，顯示錯誤訊息 </w:t>
      </w:r>
      <w:r w:rsidRPr="00142DB1">
        <w:rPr>
          <w:rFonts w:ascii="細明體" w:eastAsia="細明體" w:hAnsi="細明體" w:cs="Arial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查詢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理賠臨櫃受理申請資料檔錯誤</w:t>
      </w:r>
      <w:r w:rsidR="00381A5E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,無法修改。事故者ID:</w:t>
      </w:r>
      <w:r w:rsidR="00381A5E" w:rsidRPr="00142DB1">
        <w:rPr>
          <w:rFonts w:ascii="細明體" w:eastAsia="細明體" w:hAnsi="細明體" w:cs="Arial"/>
          <w:color w:val="0D0D0D"/>
          <w:lang w:eastAsia="zh-TW"/>
        </w:rPr>
        <w:t>”</w:t>
      </w:r>
      <w:r w:rsidR="00381A5E" w:rsidRPr="00142DB1">
        <w:rPr>
          <w:rFonts w:ascii="細明體" w:eastAsia="細明體" w:hAnsi="細明體" w:cs="Arial" w:hint="eastAsia"/>
          <w:color w:val="0D0D0D"/>
          <w:lang w:eastAsia="zh-TW"/>
        </w:rPr>
        <w:t>+</w:t>
      </w:r>
      <w:r w:rsidR="00381A5E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事故者ID+ </w:t>
      </w:r>
      <w:r w:rsidR="00381A5E" w:rsidRPr="00142DB1">
        <w:rPr>
          <w:rFonts w:ascii="細明體" w:eastAsia="細明體" w:hAnsi="細明體" w:cs="Arial"/>
          <w:bCs/>
          <w:color w:val="0D0D0D"/>
          <w:lang w:eastAsia="zh-TW"/>
        </w:rPr>
        <w:t>“</w:t>
      </w:r>
      <w:r w:rsidR="00381A5E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 事故日期:</w:t>
      </w:r>
      <w:r w:rsidR="00381A5E" w:rsidRPr="00142DB1">
        <w:rPr>
          <w:rFonts w:ascii="細明體" w:eastAsia="細明體" w:hAnsi="細明體" w:cs="Arial"/>
          <w:bCs/>
          <w:color w:val="0D0D0D"/>
          <w:lang w:eastAsia="zh-TW"/>
        </w:rPr>
        <w:t>”</w:t>
      </w:r>
      <w:r w:rsidR="00381A5E" w:rsidRPr="00142DB1">
        <w:rPr>
          <w:rFonts w:ascii="細明體" w:eastAsia="細明體" w:hAnsi="細明體" w:cs="Arial" w:hint="eastAsia"/>
          <w:bCs/>
          <w:color w:val="0D0D0D"/>
          <w:lang w:eastAsia="zh-TW"/>
        </w:rPr>
        <w:t xml:space="preserve"> + 事故日期</w:t>
      </w:r>
    </w:p>
    <w:p w:rsidR="00E53A09" w:rsidRPr="00142DB1" w:rsidRDefault="00E53A09" w:rsidP="00381A5E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color w:val="0D0D0D"/>
          <w:lang w:eastAsia="zh-TW"/>
        </w:rPr>
        <w:t>若無誤，</w:t>
      </w:r>
      <w:r w:rsidR="00381A5E" w:rsidRPr="00142DB1">
        <w:rPr>
          <w:rFonts w:ascii="細明體" w:eastAsia="細明體" w:hAnsi="細明體" w:cs="Arial" w:hint="eastAsia"/>
          <w:color w:val="0D0D0D"/>
          <w:lang w:eastAsia="zh-TW"/>
        </w:rPr>
        <w:t>顯示查詢出資料</w:t>
      </w:r>
      <w:r w:rsidR="00256A5F" w:rsidRPr="00142DB1">
        <w:rPr>
          <w:rFonts w:ascii="細明體" w:eastAsia="細明體" w:hAnsi="細明體" w:cs="Arial" w:hint="eastAsia"/>
          <w:color w:val="0D0D0D"/>
          <w:lang w:eastAsia="zh-TW"/>
        </w:rPr>
        <w:t>($DTAAA210)</w:t>
      </w:r>
    </w:p>
    <w:p w:rsidR="00E53A09" w:rsidRPr="00142DB1" w:rsidRDefault="00E53A09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格式如</w:t>
      </w:r>
      <w:bookmarkStart w:id="49" w:name="FORMAT_A_BACK"/>
      <w:bookmarkEnd w:id="49"/>
      <w:r w:rsidRPr="00142DB1">
        <w:rPr>
          <w:rFonts w:ascii="細明體" w:eastAsia="細明體" w:hAnsi="細明體"/>
          <w:color w:val="0D0D0D"/>
          <w:lang w:eastAsia="zh-TW"/>
        </w:rPr>
        <w:fldChar w:fldCharType="begin"/>
      </w:r>
      <w:r w:rsidRPr="00142DB1">
        <w:rPr>
          <w:rFonts w:ascii="細明體" w:eastAsia="細明體" w:hAnsi="細明體"/>
          <w:color w:val="0D0D0D"/>
          <w:lang w:eastAsia="zh-TW"/>
        </w:rPr>
        <w:instrText xml:space="preserve"> HYPERLINK  \l "FORMAT_A" </w:instrText>
      </w:r>
      <w:r w:rsidRPr="00142DB1">
        <w:rPr>
          <w:rFonts w:ascii="細明體" w:eastAsia="細明體" w:hAnsi="細明體"/>
          <w:color w:val="0D0D0D"/>
          <w:lang w:eastAsia="zh-TW"/>
        </w:rPr>
      </w:r>
      <w:r w:rsidRPr="00142DB1">
        <w:rPr>
          <w:rFonts w:ascii="細明體" w:eastAsia="細明體" w:hAnsi="細明體"/>
          <w:color w:val="0D0D0D"/>
          <w:lang w:eastAsia="zh-TW"/>
        </w:rPr>
        <w:fldChar w:fldCharType="separate"/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>FO</w:t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>R</w:t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>M</w:t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>A</w:t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>T</w:t>
      </w:r>
      <w:r w:rsidRPr="00142DB1">
        <w:rPr>
          <w:rStyle w:val="a8"/>
          <w:rFonts w:ascii="細明體" w:eastAsia="細明體" w:hAnsi="細明體" w:hint="eastAsia"/>
          <w:color w:val="0D0D0D"/>
          <w:lang w:eastAsia="zh-TW"/>
        </w:rPr>
        <w:t xml:space="preserve"> (A)</w:t>
      </w:r>
      <w:r w:rsidRPr="00142DB1">
        <w:rPr>
          <w:rFonts w:ascii="細明體" w:eastAsia="細明體" w:hAnsi="細明體"/>
          <w:color w:val="0D0D0D"/>
          <w:lang w:eastAsia="zh-TW"/>
        </w:rPr>
        <w:fldChar w:fldCharType="end"/>
      </w:r>
    </w:p>
    <w:p w:rsidR="00B828BD" w:rsidRPr="00142DB1" w:rsidRDefault="00B828BD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IF </w:t>
      </w:r>
      <w:r w:rsidR="00825611"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$是否可使用索引 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= </w:t>
      </w:r>
      <w:r w:rsidR="00825611"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="00825611" w:rsidRPr="00142DB1">
        <w:rPr>
          <w:rFonts w:ascii="細明體" w:eastAsia="細明體" w:hAnsi="細明體" w:hint="eastAsia"/>
          <w:bCs/>
          <w:color w:val="0D0D0D"/>
          <w:lang w:eastAsia="zh-TW"/>
        </w:rPr>
        <w:t>1</w:t>
      </w:r>
      <w:r w:rsidR="00825611" w:rsidRPr="00142DB1">
        <w:rPr>
          <w:rFonts w:ascii="細明體" w:eastAsia="細明體" w:hAnsi="細明體"/>
          <w:bCs/>
          <w:color w:val="0D0D0D"/>
          <w:lang w:eastAsia="zh-TW"/>
        </w:rPr>
        <w:t>”</w:t>
      </w:r>
    </w:p>
    <w:p w:rsidR="00B828BD" w:rsidRPr="00142DB1" w:rsidRDefault="00B828BD" w:rsidP="00B828BD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投保紀錄索引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】、【簡易受理】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按鈕不出現</w:t>
      </w:r>
    </w:p>
    <w:p w:rsidR="00B828BD" w:rsidRPr="00142DB1" w:rsidRDefault="00B828BD" w:rsidP="00B828BD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END IF</w:t>
      </w:r>
    </w:p>
    <w:p w:rsidR="00190A67" w:rsidRPr="00142DB1" w:rsidRDefault="00190A67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//**判斷當天的件才可以刪除跟儲存**//</w:t>
      </w:r>
    </w:p>
    <w:p w:rsidR="00190A67" w:rsidRPr="00142DB1" w:rsidRDefault="00190A67" w:rsidP="00381A5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IF $DTAAA210.受理日期 = 系統日期</w:t>
      </w:r>
    </w:p>
    <w:p w:rsidR="00190A67" w:rsidRPr="00142DB1" w:rsidRDefault="00190A67" w:rsidP="00190A67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【儲存】、【刪除】ENABLED</w:t>
      </w:r>
    </w:p>
    <w:p w:rsidR="00190A67" w:rsidRPr="00142DB1" w:rsidRDefault="00190A67" w:rsidP="00445B6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ELSE</w:t>
      </w:r>
    </w:p>
    <w:p w:rsidR="00190A67" w:rsidRPr="00142DB1" w:rsidRDefault="00190A67" w:rsidP="00190A67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【儲存】、【刪除】DISABLED</w:t>
      </w:r>
    </w:p>
    <w:p w:rsidR="00190A67" w:rsidRPr="00142DB1" w:rsidRDefault="00190A67" w:rsidP="00445B6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END IF</w:t>
      </w:r>
    </w:p>
    <w:p w:rsidR="00381A5E" w:rsidRPr="00142DB1" w:rsidRDefault="00381A5E" w:rsidP="00445B6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【列印】、【查詢】ENABLED</w:t>
      </w:r>
    </w:p>
    <w:p w:rsidR="009046A2" w:rsidRPr="00142DB1" w:rsidRDefault="009046A2" w:rsidP="00445B6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判斷MI進來案件</w:t>
      </w:r>
      <w:r w:rsidR="00AC7C59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執行權限：</w:t>
      </w:r>
    </w:p>
    <w:p w:rsidR="00AC7C59" w:rsidRPr="00142DB1" w:rsidRDefault="003A6D49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IF DTAAA210.</w:t>
      </w:r>
      <w:r w:rsidR="00696BAE" w:rsidRPr="00142DB1">
        <w:rPr>
          <w:rFonts w:ascii="細明體" w:eastAsia="細明體" w:hAnsi="細明體" w:hint="eastAsia"/>
          <w:bCs/>
          <w:color w:val="0D0D0D"/>
          <w:lang w:eastAsia="zh-TW"/>
        </w:rPr>
        <w:t>送出日期(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SEND_DATE</w:t>
      </w:r>
      <w:r w:rsidR="00696BAE" w:rsidRPr="00142DB1">
        <w:rPr>
          <w:rFonts w:ascii="細明體" w:eastAsia="細明體" w:hAnsi="細明體" w:hint="eastAsia"/>
          <w:bCs/>
          <w:color w:val="0D0D0D"/>
          <w:lang w:eastAsia="zh-TW"/>
        </w:rPr>
        <w:t>)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 </w:t>
      </w:r>
      <w:r w:rsidR="00696BAE" w:rsidRPr="00142DB1">
        <w:rPr>
          <w:rFonts w:ascii="細明體" w:eastAsia="細明體" w:hAnsi="細明體" w:hint="eastAsia"/>
          <w:bCs/>
          <w:color w:val="0D0D0D"/>
          <w:lang w:eastAsia="zh-TW"/>
        </w:rPr>
        <w:t>is null</w:t>
      </w:r>
    </w:p>
    <w:p w:rsidR="001A2C84" w:rsidRPr="00142DB1" w:rsidRDefault="00900EC0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上一頁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】.【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下一頁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】.【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暫存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】</w:t>
      </w:r>
      <w:r w:rsidR="00965A96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ENABLED</w:t>
      </w:r>
    </w:p>
    <w:p w:rsidR="00057D63" w:rsidRPr="00142DB1" w:rsidRDefault="00057D63" w:rsidP="00B24B7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ELSE</w:t>
      </w:r>
    </w:p>
    <w:p w:rsidR="00057D63" w:rsidRPr="00142DB1" w:rsidRDefault="00057D63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表示原案件已送出，可以入新件</w:t>
      </w:r>
    </w:p>
    <w:p w:rsidR="003073D5" w:rsidRPr="00142DB1" w:rsidRDefault="003073D5" w:rsidP="00B24B7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</w:p>
    <w:p w:rsidR="00190A67" w:rsidRPr="00142DB1" w:rsidRDefault="00190A67" w:rsidP="00445B6E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顯示</w:t>
      </w:r>
      <w:r w:rsidRPr="00142DB1">
        <w:rPr>
          <w:rFonts w:ascii="細明體" w:eastAsia="細明體" w:hAnsi="細明體" w:cs="Arial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查詢完成</w:t>
      </w:r>
      <w:r w:rsidRPr="00142DB1">
        <w:rPr>
          <w:rFonts w:ascii="細明體" w:eastAsia="細明體" w:hAnsi="細明體" w:cs="Arial"/>
          <w:bCs/>
          <w:color w:val="0D0D0D"/>
          <w:lang w:eastAsia="zh-TW"/>
        </w:rPr>
        <w:t>”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訊息</w:t>
      </w:r>
    </w:p>
    <w:p w:rsidR="00826499" w:rsidRPr="00142DB1" w:rsidRDefault="00826499" w:rsidP="00826499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處理個資</w:t>
      </w:r>
    </w:p>
    <w:p w:rsidR="00826499" w:rsidRPr="00142DB1" w:rsidRDefault="00826499" w:rsidP="0082649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Courier New"/>
          <w:color w:val="0D0D0D"/>
          <w:lang w:eastAsia="zh-TW"/>
        </w:rPr>
        <w:t>C</w:t>
      </w:r>
      <w:r w:rsidRPr="00142DB1">
        <w:rPr>
          <w:rFonts w:ascii="細明體" w:eastAsia="細明體" w:hAnsi="細明體" w:cs="Courier New" w:hint="eastAsia"/>
          <w:color w:val="0D0D0D"/>
          <w:lang w:eastAsia="zh-TW"/>
        </w:rPr>
        <w:t xml:space="preserve">all </w:t>
      </w:r>
      <w:r w:rsidRPr="00142DB1">
        <w:rPr>
          <w:rFonts w:ascii="細明體" w:eastAsia="細明體" w:hAnsi="細明體" w:cs="Courier New"/>
          <w:color w:val="0D0D0D"/>
        </w:rPr>
        <w:t>logSecurity</w:t>
      </w:r>
      <w:r w:rsidRPr="00142DB1">
        <w:rPr>
          <w:rFonts w:ascii="細明體" w:eastAsia="細明體" w:hAnsi="細明體" w:cs="Courier New" w:hint="eastAsia"/>
          <w:color w:val="0D0D0D"/>
          <w:lang w:eastAsia="zh-TW"/>
        </w:rPr>
        <w:t>()，by紀錄欄位</w:t>
      </w:r>
    </w:p>
    <w:p w:rsidR="00826499" w:rsidRPr="00142DB1" w:rsidRDefault="00826499" w:rsidP="00826499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</w:t>
      </w:r>
    </w:p>
    <w:p w:rsidR="00826499" w:rsidRPr="00142DB1" w:rsidRDefault="00826499" w:rsidP="00826499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事故者姓名</w:t>
      </w:r>
    </w:p>
    <w:p w:rsidR="00826499" w:rsidRPr="00142DB1" w:rsidRDefault="00826499" w:rsidP="00826499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事故者地址</w:t>
      </w:r>
    </w:p>
    <w:p w:rsidR="000D28E7" w:rsidRPr="00142DB1" w:rsidRDefault="00445B6E" w:rsidP="00E0101F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儲存</w:t>
      </w:r>
    </w:p>
    <w:p w:rsidR="00F80E7D" w:rsidRPr="00142DB1" w:rsidRDefault="00F80E7D" w:rsidP="00F80E7D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檢核:</w:t>
      </w:r>
    </w:p>
    <w:p w:rsidR="00F80E7D" w:rsidRPr="00142DB1" w:rsidRDefault="00F80E7D" w:rsidP="00F80E7D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需完成查詢後才可儲存</w:t>
      </w:r>
    </w:p>
    <w:p w:rsidR="00F80E7D" w:rsidRPr="00142DB1" w:rsidRDefault="00F80E7D" w:rsidP="00F80E7D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查詢KEY值不可變更</w:t>
      </w:r>
    </w:p>
    <w:p w:rsidR="00F80E7D" w:rsidRPr="00142DB1" w:rsidRDefault="00F80E7D" w:rsidP="00F80E7D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:事故者ID ,事故日期 要與查詢當時的值相同</w:t>
      </w:r>
    </w:p>
    <w:p w:rsidR="007850F5" w:rsidRPr="00142DB1" w:rsidRDefault="007850F5" w:rsidP="00207E14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//**底下檢核可參考</w:t>
      </w:r>
      <w:r w:rsidRPr="00142DB1">
        <w:rPr>
          <w:rFonts w:ascii="細明體" w:eastAsia="細明體" w:hAnsi="細明體" w:hint="eastAsia"/>
          <w:color w:val="0D0D0D"/>
          <w:lang w:eastAsia="zh-TW"/>
        </w:rPr>
        <w:t>理賠受理輸入AAA00100</w:t>
      </w:r>
      <w:r w:rsidR="003C78C1" w:rsidRPr="00142DB1">
        <w:rPr>
          <w:rFonts w:ascii="細明體" w:eastAsia="細明體" w:hAnsi="細明體" w:hint="eastAsia"/>
          <w:color w:val="0D0D0D"/>
          <w:lang w:eastAsia="zh-TW"/>
        </w:rPr>
        <w:t>寫</w:t>
      </w:r>
      <w:r w:rsidRPr="00142DB1">
        <w:rPr>
          <w:rFonts w:ascii="細明體" w:eastAsia="細明體" w:hAnsi="細明體" w:hint="eastAsia"/>
          <w:color w:val="0D0D0D"/>
          <w:lang w:eastAsia="zh-TW"/>
        </w:rPr>
        <w:t>法**//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7"/>
        <w:gridCol w:w="6030"/>
        <w:gridCol w:w="2941"/>
        <w:tblGridChange w:id="50">
          <w:tblGrid>
            <w:gridCol w:w="677"/>
            <w:gridCol w:w="6030"/>
            <w:gridCol w:w="2941"/>
          </w:tblGrid>
        </w:tblGridChange>
      </w:tblGrid>
      <w:tr w:rsidR="00142DB1" w:rsidRPr="00142DB1" w:rsidTr="004C1264">
        <w:tc>
          <w:tcPr>
            <w:tcW w:w="677" w:type="dxa"/>
            <w:vAlign w:val="center"/>
          </w:tcPr>
          <w:p w:rsidR="00F179A3" w:rsidRPr="00142DB1" w:rsidRDefault="00F179A3" w:rsidP="004C1264">
            <w:pPr>
              <w:pStyle w:val="Tabletext"/>
              <w:keepLines w:val="0"/>
              <w:spacing w:after="0" w:line="240" w:lineRule="auto"/>
              <w:ind w:leftChars="-4" w:left="24" w:hanging="34"/>
              <w:jc w:val="center"/>
              <w:rPr>
                <w:rFonts w:ascii="細明體" w:eastAsia="細明體" w:hAnsi="細明體" w:hint="eastAsia"/>
                <w:b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color w:val="0D0D0D"/>
                <w:lang w:eastAsia="zh-TW"/>
              </w:rPr>
              <w:t>項次</w:t>
            </w:r>
          </w:p>
        </w:tc>
        <w:tc>
          <w:tcPr>
            <w:tcW w:w="6030" w:type="dxa"/>
          </w:tcPr>
          <w:p w:rsidR="00F179A3" w:rsidRPr="00142DB1" w:rsidRDefault="00F179A3" w:rsidP="00F252C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color w:val="0D0D0D"/>
                <w:lang w:eastAsia="zh-TW"/>
              </w:rPr>
              <w:t>檢核</w:t>
            </w:r>
          </w:p>
        </w:tc>
        <w:tc>
          <w:tcPr>
            <w:tcW w:w="2941" w:type="dxa"/>
          </w:tcPr>
          <w:p w:rsidR="00F179A3" w:rsidRPr="00142DB1" w:rsidRDefault="00F179A3" w:rsidP="00F252CF">
            <w:pPr>
              <w:pStyle w:val="Tabletext"/>
              <w:keepLines w:val="0"/>
              <w:spacing w:after="0" w:line="240" w:lineRule="auto"/>
              <w:jc w:val="center"/>
              <w:rPr>
                <w:rFonts w:ascii="細明體" w:eastAsia="細明體" w:hAnsi="細明體" w:hint="eastAsia"/>
                <w:b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b/>
                <w:color w:val="0D0D0D"/>
                <w:lang w:eastAsia="zh-TW"/>
              </w:rPr>
              <w:t>不符合時的錯誤訊息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113266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非OIU件:</w:t>
            </w:r>
            <w:r w:rsidR="00A42BBD"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事故者ID需有值且長度為10碼</w:t>
            </w:r>
          </w:p>
          <w:p w:rsidR="00113266" w:rsidRPr="00142DB1" w:rsidRDefault="00113266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OIU件: 事故者ID需有值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請確認事故者ID：畫面 .事故者ID是否正確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按 確認 則 Pass 此檢核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按 取消 則 事故人ID 反白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出生日期需有值且為合理日期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請輸入正確出生日期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事故者姓名需有值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無事故者姓名,請重新索引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居住地址需有值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請輸入居住地址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居住地址郵遞區號需有值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請輸入居住地址郵遞區號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白天易晤地址需有值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請輸入白天易晤地址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白天易晤地址郵遞區號需有值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請輸入白天易晤地址郵遞區號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聯絡電話或行動電話至少有一項需輸入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請輸入電話連絡方式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E-Mail需為合理E-Mail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請輸入合理E-Mail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申請日期需有值且為合理日期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請輸入正確申請日期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申請日期需小於等於受理日期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申請日期需小於受理日期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事故日期需有值且為合理日期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請輸入正確事故日期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事故日期不得大於申請日期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事故日期不得大於申請日期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送件人ID需有值且長度為10碼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請輸入正確送件人ID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送件人姓名需有值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請輸入送件人姓名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索賠類別至少須有一項勾選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請勾選索賠類別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索賠類別為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N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(理賠年金)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除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X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(意外險)外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不得有其他索賠類別被勾選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理賠年金不得與其它索賠類別同時申請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索賠類別只有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X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(意外險)被勾選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請選擇除意外險外之其他索賠類別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113266" w:rsidRPr="00142DB1" w:rsidRDefault="00113266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113266" w:rsidRPr="00142DB1" w:rsidRDefault="00FF523B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OIU件: 索賠類別不可勾選X(意外險) 及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O(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員工福團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)</w:t>
            </w:r>
          </w:p>
        </w:tc>
        <w:tc>
          <w:tcPr>
            <w:tcW w:w="2941" w:type="dxa"/>
          </w:tcPr>
          <w:p w:rsidR="00113266" w:rsidRPr="00142DB1" w:rsidRDefault="00FF523B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OIU件索賠類別不可勾選意外險或員工福團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無記名式保單號碼是否正確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CM/v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alidate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.js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請輸入正確保單號碼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需檢核無記名保單部份是否同一保單號碼同一附約是否已存在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該保單及險別已存在，請輸入正確保單及險別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無記名附約.險別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XXX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IF 角色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Z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顯示 請選擇意外險無記名附約角色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END IF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END IF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無記名附約.險別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EMP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IF 角色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Z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顯示 請選擇員工福團無記名附約角色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END IF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END IF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無記名附約.角色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C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(配偶)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出現確認視窗 顯示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請確認婚姻關係是否存在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按確認繼續做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按取消RETURN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END IF。    </w:t>
            </w: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A42BBD" w:rsidRPr="00142DB1" w:rsidRDefault="00A42BBD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200" w:hangingChars="100" w:hanging="2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1.IF 畫面有新增無記名附約資料,且附約代號&lt;&gt;(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XXX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OR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EMP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),處理ID與對象檢核: 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查詢條件:READ  DTAB0005  WHERE   保單號碼=畫面.無記名附約保單號碼 AND  ROLE =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I’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200" w:hangingChars="100" w:hanging="200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(若畫面有多筆保單,需逐筆檢核)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100" w:firstLine="2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1.1   IF   查無資料: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500" w:hangingChars="250" w:hanging="5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出現確認視窗 顯示: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/>
                <w:b/>
                <w:bCs/>
                <w:color w:val="0D0D0D"/>
                <w:lang w:eastAsia="zh-TW"/>
              </w:rPr>
              <w:t xml:space="preserve"> 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>於壽險</w:t>
            </w:r>
            <w:r w:rsidRPr="00142DB1">
              <w:rPr>
                <w:rStyle w:val="style131"/>
                <w:rFonts w:ascii="細明體" w:eastAsia="細明體" w:hAnsi="細明體"/>
                <w:bCs/>
                <w:color w:val="0D0D0D"/>
                <w:lang w:eastAsia="zh-TW"/>
              </w:rPr>
              <w:t>契約關係人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檔缺主被保人資料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 xml:space="preserve"> +</w:t>
            </w:r>
            <w:r w:rsidRPr="00142DB1">
              <w:rPr>
                <w:rStyle w:val="Tabletext"/>
                <w:rFonts w:ascii="細明體" w:eastAsia="細明體" w:hAnsi="細明體"/>
                <w:bCs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請確認選取對象是否正確?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按確認繼續做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按取消RETURN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100" w:firstLine="200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1.2  ELSE  IF   有資料且</w:t>
            </w:r>
            <w:hyperlink r:id="rId14" w:history="1">
              <w:r w:rsidRPr="00142DB1">
                <w:rPr>
                  <w:rStyle w:val="style3r1"/>
                  <w:rFonts w:ascii="細明體" w:eastAsia="細明體" w:hAnsi="細明體"/>
                  <w:color w:val="0D0D0D"/>
                  <w:lang w:eastAsia="zh-TW"/>
                </w:rPr>
                <w:t>客戶ID</w:t>
              </w:r>
              <w:r w:rsidRPr="00142DB1">
                <w:rPr>
                  <w:rStyle w:val="a8"/>
                  <w:rFonts w:ascii="細明體" w:eastAsia="細明體" w:hAnsi="細明體" w:cs="Arial"/>
                  <w:color w:val="0D0D0D"/>
                  <w:lang w:eastAsia="zh-TW"/>
                </w:rPr>
                <w:t xml:space="preserve"> </w:t>
              </w:r>
            </w:hyperlink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=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2222222222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500" w:hangingChars="250" w:hanging="5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 xml:space="preserve">       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出現確認視窗 顯示: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主被保人</w:t>
            </w:r>
            <w:r w:rsidRPr="00142DB1">
              <w:rPr>
                <w:rStyle w:val="Tabletext"/>
                <w:rFonts w:ascii="細明體" w:eastAsia="細明體" w:hAnsi="細明體"/>
                <w:b/>
                <w:bCs/>
                <w:color w:val="0D0D0D"/>
                <w:lang w:eastAsia="zh-TW"/>
              </w:rPr>
              <w:t xml:space="preserve"> 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>ID:</w:t>
            </w:r>
            <w:r w:rsidRPr="00142DB1">
              <w:rPr>
                <w:rStyle w:val="Tabletext"/>
                <w:rFonts w:ascii="細明體" w:eastAsia="細明體" w:hAnsi="細明體"/>
                <w:bCs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>+DTAB0005. 客戶ID+</w:t>
            </w:r>
            <w:r w:rsidRPr="00142DB1">
              <w:rPr>
                <w:rStyle w:val="Tabletext"/>
                <w:rFonts w:ascii="細明體" w:eastAsia="細明體" w:hAnsi="細明體"/>
                <w:bCs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請確認選取對象是否 正確?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按確認繼續做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300" w:firstLine="600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按取消RETURN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150" w:firstLine="3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1.3 ELSE  IF   有資料且</w:t>
            </w:r>
            <w:hyperlink r:id="rId15" w:history="1">
              <w:r w:rsidRPr="00142DB1">
                <w:rPr>
                  <w:rStyle w:val="style3r1"/>
                  <w:rFonts w:ascii="細明體" w:eastAsia="細明體" w:hAnsi="細明體"/>
                  <w:color w:val="0D0D0D"/>
                </w:rPr>
                <w:t>客戶ID</w:t>
              </w:r>
              <w:r w:rsidRPr="00142DB1">
                <w:rPr>
                  <w:rStyle w:val="a8"/>
                  <w:rFonts w:ascii="細明體" w:eastAsia="細明體" w:hAnsi="細明體" w:cs="Arial"/>
                  <w:color w:val="0D0D0D"/>
                </w:rPr>
                <w:t xml:space="preserve"> </w:t>
              </w:r>
            </w:hyperlink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&lt;&gt;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2222222222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48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1.3.1          IF  畫面.事故者ID = DTAB0005.客戶ID且無記名附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480" w:firstLineChars="600" w:firstLine="12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約之對象非選擇[被保人]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1480" w:hangingChars="500" w:hanging="10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        顯示訊息：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事故者為主被保人,無記名附約之對象請選擇[被保人] 。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RETURN。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2280" w:hangingChars="900" w:hanging="18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1.3.2          ELSE  IF 畫面.事故者ID &lt;&gt; DTAB0005.客戶ID且無記名附約之對象選擇[被保人]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480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617" w:left="1481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顯示訊息：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+” 事故者非主被保人,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480" w:firstLineChars="500" w:firstLine="10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無記名附約對象不可選擇[被保人]”,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480" w:firstLineChars="500" w:firstLine="10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RETURN。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2.ELSE IF附約代號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XXX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READ DTCBA103，條件如下：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INSD_ID=畫面.事故人</w:t>
            </w:r>
            <w:r w:rsidRPr="00142DB1">
              <w:rPr>
                <w:rFonts w:ascii="細明體" w:eastAsia="細明體" w:hAnsi="細明體" w:hint="eastAsia"/>
                <w:color w:val="0D0D0D"/>
              </w:rPr>
              <w:t>ID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POLICY_NO = 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200" w:hangingChars="100" w:hanging="200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(若畫面有多筆保單,需逐筆檢核)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100" w:firstLine="2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1.1   IF  NOT FND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500" w:hangingChars="250" w:hanging="5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出現確認視窗 顯示: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’為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>意外險無名冊件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 w:hint="eastAsia"/>
                <w:bCs/>
                <w:color w:val="0D0D0D"/>
                <w:lang w:eastAsia="zh-TW"/>
              </w:rPr>
              <w:t xml:space="preserve"> +</w:t>
            </w:r>
            <w:r w:rsidRPr="00142DB1">
              <w:rPr>
                <w:rStyle w:val="Tabletext"/>
                <w:rFonts w:ascii="細明體" w:eastAsia="細明體" w:hAnsi="細明體"/>
                <w:bCs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請確認選取對象是否正確?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按確認繼續做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按取消RETURN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150" w:firstLine="3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2.2 ELSE 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48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2.2.1    IF  (DTCBA103.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 xml:space="preserve"> 眷屬別 = </w:t>
            </w:r>
            <w:r w:rsidRPr="00142DB1">
              <w:rPr>
                <w:rStyle w:val="Tabletext"/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0</w:t>
            </w:r>
            <w:r w:rsidRPr="00142DB1">
              <w:rPr>
                <w:rStyle w:val="Tabletext"/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 xml:space="preserve"> OR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DTCBA103.</w:t>
            </w:r>
            <w:hyperlink r:id="rId16" w:history="1">
              <w:r w:rsidRPr="00142DB1">
                <w:rPr>
                  <w:rStyle w:val="style31"/>
                  <w:rFonts w:ascii="細明體" w:eastAsia="細明體" w:hAnsi="細明體"/>
                  <w:color w:val="0D0D0D"/>
                  <w:u w:val="single"/>
                </w:rPr>
                <w:t>身分別</w:t>
              </w:r>
              <w:r w:rsidRPr="00142DB1">
                <w:rPr>
                  <w:rStyle w:val="style31"/>
                  <w:rFonts w:ascii="細明體" w:eastAsia="細明體" w:hAnsi="細明體" w:hint="eastAsia"/>
                  <w:color w:val="0D0D0D"/>
                  <w:u w:val="single"/>
                  <w:lang w:eastAsia="zh-TW"/>
                </w:rPr>
                <w:t>=</w:t>
              </w:r>
              <w:r w:rsidRPr="00142DB1">
                <w:rPr>
                  <w:rStyle w:val="style31"/>
                  <w:rFonts w:ascii="細明體" w:eastAsia="細明體" w:hAnsi="細明體"/>
                  <w:color w:val="0D0D0D"/>
                  <w:u w:val="single"/>
                  <w:lang w:eastAsia="zh-TW"/>
                </w:rPr>
                <w:t>’</w:t>
              </w:r>
              <w:r w:rsidRPr="00142DB1">
                <w:rPr>
                  <w:rStyle w:val="style31"/>
                  <w:rFonts w:ascii="細明體" w:eastAsia="細明體" w:hAnsi="細明體" w:hint="eastAsia"/>
                  <w:color w:val="0D0D0D"/>
                  <w:u w:val="single"/>
                  <w:lang w:eastAsia="zh-TW"/>
                </w:rPr>
                <w:t>0</w:t>
              </w:r>
              <w:r w:rsidRPr="00142DB1">
                <w:rPr>
                  <w:rStyle w:val="style31"/>
                  <w:rFonts w:ascii="細明體" w:eastAsia="細明體" w:hAnsi="細明體"/>
                  <w:color w:val="0D0D0D"/>
                  <w:u w:val="single"/>
                  <w:lang w:eastAsia="zh-TW"/>
                </w:rPr>
                <w:t>’</w:t>
              </w:r>
            </w:hyperlink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) AND 畫面.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無記名附約之對象非選擇[被保人]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199" w:left="1330" w:hangingChars="426" w:hanging="852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     顯示訊息：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事故者為主被保人,無記名附約之對象請選擇[被保人] 。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RETURN。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="48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2.2.2  ELSE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IF DTCBA103.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 xml:space="preserve"> 眷屬別 &lt;&gt; </w:t>
            </w:r>
            <w:r w:rsidRPr="00142DB1">
              <w:rPr>
                <w:rStyle w:val="Tabletext"/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0</w:t>
            </w:r>
            <w:r w:rsidRPr="00142DB1">
              <w:rPr>
                <w:rStyle w:val="Tabletext"/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AND  畫面.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無記名附約之對象選擇[被保人]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617" w:left="1481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顯示訊息：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+” 事故者非主被保人,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480" w:firstLineChars="500" w:firstLine="10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無記名附約對象不可選擇[被保人]”,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200" w:left="480" w:firstLineChars="500" w:firstLine="10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RETURN。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3.ELSE IF附約代號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EMP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3.1 IF畫面.事故人ID &lt;&gt; 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 xml:space="preserve">畫面.無記名附約保單號碼 </w:t>
            </w:r>
            <w:r w:rsidRPr="00142DB1">
              <w:rPr>
                <w:rStyle w:val="Tabletext"/>
                <w:rFonts w:ascii="細明體" w:eastAsia="細明體" w:hAnsi="細明體" w:hint="eastAsia"/>
                <w:color w:val="0D0D0D"/>
                <w:lang w:eastAsia="zh-TW"/>
              </w:rPr>
              <w:t>AND  畫面.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無記名附約之對象選擇[被保人]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334" w:left="806" w:hangingChars="2" w:hanging="4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顯示訊息：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保單號碼: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+” 事故者非主被保人,無記名附約對象不可選擇[被保人]”,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334" w:left="806" w:hangingChars="2" w:hanging="4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RETURN。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3.2 ELSE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50" w:firstLine="1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READ DTFAI011，條件如下：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           EMP_ID=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firstLineChars="250" w:firstLine="500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IF  NOT FND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330" w:left="792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出現確認視窗 顯示: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員工身份證字號: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畫面.無記名附約保單號碼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,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查無員工福團投保記錄，請確認輸入資料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ind w:leftChars="330" w:left="792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按取消RETURN </w:t>
            </w:r>
          </w:p>
          <w:p w:rsidR="00870DE1" w:rsidRPr="00142DB1" w:rsidRDefault="00870DE1" w:rsidP="00B24B7A">
            <w:pPr>
              <w:pStyle w:val="Tabletext"/>
              <w:keepLines w:val="0"/>
              <w:numPr>
                <w:ilvl w:val="0"/>
                <w:numId w:val="47"/>
              </w:numPr>
              <w:spacing w:after="0" w:line="240" w:lineRule="auto"/>
              <w:rPr>
                <w:rFonts w:ascii="細明體" w:eastAsia="細明體" w:hAnsi="細明體" w:cs="Arial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ELSE</w:t>
            </w:r>
            <w:r w:rsidRPr="00142DB1">
              <w:rPr>
                <w:rFonts w:ascii="細明體" w:eastAsia="細明體" w:hAnsi="細明體" w:cs="Arial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若為子女</w:t>
            </w:r>
            <w:r w:rsidR="005E5446"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 xml:space="preserve">，且險別為 BW或CT </w:t>
            </w:r>
            <w:r w:rsidR="005E5446" w:rsidRPr="00142DB1">
              <w:rPr>
                <w:rFonts w:ascii="細明體" w:eastAsia="細明體" w:hAnsi="細明體" w:cs="Arial"/>
                <w:color w:val="0D0D0D"/>
                <w:lang w:eastAsia="zh-TW"/>
              </w:rPr>
              <w:br/>
            </w:r>
            <w:r w:rsidR="005E5446"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CALL特殊設定作業共用模組判斷：</w:t>
            </w:r>
            <w:r w:rsidR="005E5446" w:rsidRPr="00142DB1">
              <w:rPr>
                <w:rFonts w:ascii="細明體" w:eastAsia="細明體" w:hAnsi="細明體" w:cs="Arial"/>
                <w:color w:val="0D0D0D"/>
                <w:lang w:eastAsia="zh-TW"/>
              </w:rPr>
              <w:br/>
            </w:r>
            <w:r w:rsidR="005E5446"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呼叫ZZ_R0Z001.fetchREG_CONT()，傳入編號”116”，取得對應險別代碼清單[</w:t>
            </w:r>
            <w:r w:rsidR="005E5446" w:rsidRPr="00142DB1">
              <w:rPr>
                <w:color w:val="0D0D0D"/>
              </w:rPr>
              <w:t>BW,CT,CT1,CT2</w:t>
            </w:r>
            <w:r w:rsidR="005E5446"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>]</w:t>
            </w:r>
            <w:r w:rsidR="005E5446" w:rsidRPr="00142DB1">
              <w:rPr>
                <w:rFonts w:ascii="細明體" w:eastAsia="細明體" w:hAnsi="細明體" w:cs="Arial"/>
                <w:color w:val="0D0D0D"/>
                <w:lang w:eastAsia="zh-TW"/>
              </w:rPr>
              <w:br/>
            </w:r>
            <w:r w:rsidR="005E5446" w:rsidRPr="00142DB1">
              <w:rPr>
                <w:rFonts w:ascii="細明體" w:eastAsia="細明體" w:hAnsi="細明體" w:cs="Arial" w:hint="eastAsia"/>
                <w:color w:val="0D0D0D"/>
                <w:lang w:eastAsia="zh-TW"/>
              </w:rPr>
              <w:t xml:space="preserve">4.1  </w:t>
            </w:r>
            <w:r w:rsidR="005E5446" w:rsidRPr="00142DB1">
              <w:rPr>
                <w:rFonts w:ascii="細明體" w:eastAsia="細明體" w:hAnsi="細明體" w:cs="Arial"/>
                <w:color w:val="0D0D0D"/>
                <w:lang w:eastAsia="zh-TW"/>
              </w:rPr>
              <w:t>乖寶貝系列不檢核</w:t>
            </w:r>
          </w:p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2941" w:type="dxa"/>
          </w:tcPr>
          <w:p w:rsidR="00A42BBD" w:rsidRPr="00142DB1" w:rsidRDefault="00A42BBD" w:rsidP="00F252C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2D7F0F" w:rsidRPr="00142DB1" w:rsidRDefault="002D7F0F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2D7F0F" w:rsidRPr="00142DB1" w:rsidRDefault="002D7F0F" w:rsidP="00B24B7A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事故原因必需有值</w:t>
            </w:r>
          </w:p>
        </w:tc>
        <w:tc>
          <w:tcPr>
            <w:tcW w:w="2941" w:type="dxa"/>
          </w:tcPr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請輸入事故原因</w:t>
            </w:r>
          </w:p>
        </w:tc>
      </w:tr>
      <w:tr w:rsidR="00142DB1" w:rsidRPr="00142DB1" w:rsidTr="004C1264">
        <w:tc>
          <w:tcPr>
            <w:tcW w:w="677" w:type="dxa"/>
            <w:vAlign w:val="center"/>
          </w:tcPr>
          <w:p w:rsidR="002D7F0F" w:rsidRPr="00142DB1" w:rsidRDefault="002D7F0F" w:rsidP="004C1264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IF 申請種類 =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意外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’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IF 事故地點 為空值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顯示錯誤訊息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“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請輸入事故地點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”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END IF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IF事故經過 為空值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顯示錯誤訊息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“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請輸入事故經過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”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END IF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IF工作內容 為空值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   顯示錯誤訊息 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“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請輸入工作內容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”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  END IF</w:t>
            </w:r>
          </w:p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END IF</w:t>
            </w:r>
          </w:p>
        </w:tc>
        <w:tc>
          <w:tcPr>
            <w:tcW w:w="2941" w:type="dxa"/>
          </w:tcPr>
          <w:p w:rsidR="002D7F0F" w:rsidRPr="00142DB1" w:rsidRDefault="002D7F0F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</w:tr>
      <w:tr w:rsidR="00142DB1" w:rsidRPr="00142DB1" w:rsidTr="00113266">
        <w:tc>
          <w:tcPr>
            <w:tcW w:w="677" w:type="dxa"/>
            <w:vAlign w:val="center"/>
          </w:tcPr>
          <w:p w:rsidR="00FF523B" w:rsidRPr="00142DB1" w:rsidRDefault="00FF523B" w:rsidP="00113266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FF523B" w:rsidRPr="00142DB1" w:rsidRDefault="00FF523B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OIU件之國籍中文及代碼皆需有值</w:t>
            </w:r>
          </w:p>
        </w:tc>
        <w:tc>
          <w:tcPr>
            <w:tcW w:w="2941" w:type="dxa"/>
          </w:tcPr>
          <w:p w:rsidR="00FF523B" w:rsidRPr="00142DB1" w:rsidRDefault="00FF523B" w:rsidP="00FF4D14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請選擇國籍代碼或國籍中文</w:t>
            </w:r>
          </w:p>
        </w:tc>
      </w:tr>
      <w:tr w:rsidR="00142DB1" w:rsidRPr="00142DB1" w:rsidTr="00113266">
        <w:tc>
          <w:tcPr>
            <w:tcW w:w="677" w:type="dxa"/>
            <w:vAlign w:val="center"/>
          </w:tcPr>
          <w:p w:rsidR="00FF4D14" w:rsidRPr="00142DB1" w:rsidRDefault="00FF4D14" w:rsidP="00113266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FF4D14" w:rsidRPr="00142DB1" w:rsidRDefault="00FF4D14" w:rsidP="002D7F0F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若OIU件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sym w:font="Wingdings" w:char="F0E8"/>
            </w:r>
          </w:p>
          <w:p w:rsidR="00FF4D14" w:rsidRPr="00142DB1" w:rsidRDefault="00FF4D14" w:rsidP="00FF4D14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若帳號1有值: 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A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 帳號1需長度最長35位元、限填半型數字。 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B)</w:t>
            </w:r>
            <w:r w:rsidRPr="00142DB1">
              <w:rPr>
                <w:rFonts w:hint="eastAsia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英文戶名1需有值且長度最長140位元、限填半型英文。(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C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國際銀行代碼1需有值且長度限8碼或11碼、限填半型英文及數字。(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D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hint="eastAsia"/>
                <w:color w:val="0D0D0D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身分別1不可為請選擇。(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E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hint="eastAsia"/>
                <w:color w:val="0D0D0D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國家代碼/中文1不可為空或空白。</w:t>
            </w:r>
          </w:p>
          <w:p w:rsidR="00FF4D14" w:rsidRPr="00142DB1" w:rsidRDefault="00FF4D14" w:rsidP="00FF4D14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若帳號2有值: 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A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 帳號2需長度最長35位元、限填半型數字。 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B)</w:t>
            </w:r>
            <w:r w:rsidRPr="00142DB1">
              <w:rPr>
                <w:rFonts w:hint="eastAsia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英文戶名2需有值且長度最長140位元、限填半型英文。(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C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國際銀行代碼2需有值且長度限8碼或11碼、限填半型英文及數字。(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D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hint="eastAsia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身分別2不可為請選擇。(</w:t>
            </w:r>
            <w:r w:rsidRPr="00142DB1">
              <w:rPr>
                <w:rFonts w:ascii="細明體" w:eastAsia="細明體" w:hAnsi="細明體"/>
                <w:color w:val="0D0D0D"/>
                <w:lang w:eastAsia="zh-TW"/>
              </w:rPr>
              <w:t>E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)</w:t>
            </w:r>
            <w:r w:rsidRPr="00142DB1">
              <w:rPr>
                <w:rFonts w:hint="eastAsia"/>
                <w:color w:val="0D0D0D"/>
                <w:lang w:eastAsia="zh-TW"/>
              </w:rPr>
              <w:t xml:space="preserve"> </w:t>
            </w: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國家代碼/中文2不可為空或空白。</w:t>
            </w:r>
          </w:p>
        </w:tc>
        <w:tc>
          <w:tcPr>
            <w:tcW w:w="2941" w:type="dxa"/>
          </w:tcPr>
          <w:p w:rsidR="00FF4D14" w:rsidRPr="00142DB1" w:rsidRDefault="00FF4D14" w:rsidP="00FF4D14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帳戶相關資訊未完整</w:t>
            </w:r>
          </w:p>
        </w:tc>
      </w:tr>
      <w:tr w:rsidR="00142DB1" w:rsidRPr="00142DB1" w:rsidTr="00113266">
        <w:tc>
          <w:tcPr>
            <w:tcW w:w="677" w:type="dxa"/>
            <w:vAlign w:val="center"/>
          </w:tcPr>
          <w:p w:rsidR="008A181C" w:rsidRPr="00142DB1" w:rsidRDefault="008A181C" w:rsidP="008A181C">
            <w:pPr>
              <w:pStyle w:val="Tabletext"/>
              <w:keepLines w:val="0"/>
              <w:numPr>
                <w:ilvl w:val="0"/>
                <w:numId w:val="37"/>
              </w:numPr>
              <w:spacing w:after="0" w:line="240" w:lineRule="auto"/>
              <w:ind w:leftChars="100" w:left="274" w:hanging="34"/>
              <w:jc w:val="center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6030" w:type="dxa"/>
          </w:tcPr>
          <w:p w:rsidR="008A181C" w:rsidRPr="00142DB1" w:rsidRDefault="008A181C" w:rsidP="008A181C">
            <w:pPr>
              <w:pStyle w:val="Tabletext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非OIU件儲存時，增加給付方式檢核 </w:t>
            </w:r>
          </w:p>
          <w:p w:rsidR="008A181C" w:rsidRPr="00142DB1" w:rsidRDefault="008A181C" w:rsidP="008A181C">
            <w:pPr>
              <w:pStyle w:val="Tabletext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1.戶名１ ,身分證字號１為必填</w:t>
            </w:r>
          </w:p>
          <w:p w:rsidR="008A181C" w:rsidRPr="00142DB1" w:rsidRDefault="008A181C" w:rsidP="008A181C">
            <w:pPr>
              <w:pStyle w:val="Tabletext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 xml:space="preserve"> 2.若選擇匯撥，則金融機構１、行庫代號１及帳號１為必填</w:t>
            </w:r>
          </w:p>
          <w:p w:rsidR="00133619" w:rsidRPr="00142DB1" w:rsidRDefault="00133619" w:rsidP="008D2244">
            <w:pPr>
              <w:pStyle w:val="Tabletext"/>
              <w:rPr>
                <w:rFonts w:ascii="細明體" w:eastAsia="細明體" w:hAnsi="細明體" w:hint="eastAsia"/>
                <w:color w:val="0D0D0D"/>
                <w:lang w:eastAsia="zh-TW"/>
              </w:rPr>
            </w:pPr>
          </w:p>
        </w:tc>
        <w:tc>
          <w:tcPr>
            <w:tcW w:w="2941" w:type="dxa"/>
          </w:tcPr>
          <w:p w:rsidR="008A181C" w:rsidRPr="00142DB1" w:rsidRDefault="008A181C" w:rsidP="008A181C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hint="eastAsia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帳戶相關資訊未完整</w:t>
            </w:r>
            <w:r w:rsidR="00133619"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+左側拋出的錯誤訊息</w:t>
            </w:r>
          </w:p>
        </w:tc>
      </w:tr>
    </w:tbl>
    <w:p w:rsidR="008F20AA" w:rsidRPr="00142DB1" w:rsidRDefault="008F20AA" w:rsidP="008F20AA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無記名附約檢核：逐筆將無記名附約做下列檢核</w:t>
      </w:r>
    </w:p>
    <w:p w:rsidR="008F20AA" w:rsidRPr="00142DB1" w:rsidRDefault="008F20AA" w:rsidP="008F20A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IF 無記名附約.險別 = </w:t>
      </w:r>
      <w:r w:rsidRPr="00142DB1">
        <w:rPr>
          <w:rFonts w:ascii="細明體" w:eastAsia="細明體" w:hAnsi="細明體"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color w:val="0D0D0D"/>
          <w:lang w:eastAsia="zh-TW"/>
        </w:rPr>
        <w:t>XXX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</w:p>
    <w:p w:rsidR="008F20AA" w:rsidRPr="00142DB1" w:rsidRDefault="008F20AA" w:rsidP="008F20A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READ </w:t>
      </w:r>
      <w:r w:rsidRPr="00142DB1">
        <w:rPr>
          <w:rFonts w:ascii="細明體" w:eastAsia="細明體" w:hAnsi="細明體"/>
          <w:color w:val="0D0D0D"/>
          <w:lang w:eastAsia="zh-TW"/>
        </w:rPr>
        <w:t>DTCBA101</w:t>
      </w: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 BY 保單號碼</w:t>
      </w:r>
    </w:p>
    <w:p w:rsidR="008F20AA" w:rsidRPr="00142DB1" w:rsidRDefault="008F20AA" w:rsidP="008F20A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IF NOT FOUND</w:t>
      </w:r>
    </w:p>
    <w:p w:rsidR="008F20AA" w:rsidRPr="00142DB1" w:rsidRDefault="008F20AA" w:rsidP="008F20A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READ DTAB0001 BY 保單號碼</w:t>
      </w:r>
    </w:p>
    <w:p w:rsidR="008F20AA" w:rsidRPr="00142DB1" w:rsidRDefault="008F20AA" w:rsidP="008F20AA">
      <w:pPr>
        <w:pStyle w:val="Tabletext"/>
        <w:keepLines w:val="0"/>
        <w:numPr>
          <w:ilvl w:val="6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IF FOUND：</w:t>
      </w:r>
    </w:p>
    <w:p w:rsidR="008F20AA" w:rsidRPr="00142DB1" w:rsidRDefault="008F20AA" w:rsidP="008F20AA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回傳訊息：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color w:val="0D0D0D"/>
          <w:lang w:eastAsia="zh-TW"/>
        </w:rPr>
        <w:t>保單號碼：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color w:val="0D0D0D"/>
          <w:lang w:eastAsia="zh-TW"/>
        </w:rPr>
        <w:t>+保單號碼+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color w:val="0D0D0D"/>
          <w:lang w:eastAsia="zh-TW"/>
        </w:rPr>
        <w:t>該保單非意外險保單，但該保單號碼有壽險保單，請確認該張保單是否有誤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color w:val="0D0D0D"/>
          <w:lang w:eastAsia="zh-TW"/>
        </w:rPr>
        <w:t>。</w:t>
      </w:r>
    </w:p>
    <w:p w:rsidR="008F20AA" w:rsidRPr="00142DB1" w:rsidRDefault="008F20AA" w:rsidP="008F20AA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畫面.該筆保單號碼 反白。</w:t>
      </w:r>
    </w:p>
    <w:p w:rsidR="008F20AA" w:rsidRPr="00142DB1" w:rsidRDefault="008F20AA" w:rsidP="008F20AA">
      <w:pPr>
        <w:pStyle w:val="Tabletext"/>
        <w:keepLines w:val="0"/>
        <w:numPr>
          <w:ilvl w:val="7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RETURN。</w:t>
      </w:r>
    </w:p>
    <w:p w:rsidR="008F20AA" w:rsidRPr="00142DB1" w:rsidRDefault="008F20AA" w:rsidP="008F20A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ELSE</w:t>
      </w:r>
    </w:p>
    <w:p w:rsidR="008F20AA" w:rsidRPr="00142DB1" w:rsidRDefault="008F20AA" w:rsidP="008F20A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CALL  AA_B0Z006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0"/>
        <w:gridCol w:w="4980"/>
      </w:tblGrid>
      <w:tr w:rsidR="00142DB1" w:rsidRPr="00142DB1" w:rsidTr="00F252C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20AA" w:rsidRPr="00142DB1" w:rsidRDefault="008F20AA" w:rsidP="00F252CF">
            <w:pPr>
              <w:jc w:val="center"/>
              <w:rPr>
                <w:rFonts w:ascii="細明體" w:eastAsia="細明體" w:hAnsi="細明體" w:cs="Arial Unicode MS"/>
                <w:b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b/>
                <w:bCs/>
                <w:color w:val="0D0D0D"/>
                <w:sz w:val="20"/>
                <w:szCs w:val="20"/>
              </w:rPr>
              <w:t>參數名稱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20AA" w:rsidRPr="00142DB1" w:rsidRDefault="008F20AA" w:rsidP="00F252CF">
            <w:pPr>
              <w:jc w:val="center"/>
              <w:rPr>
                <w:rFonts w:ascii="細明體" w:eastAsia="細明體" w:hAnsi="細明體" w:cs="Arial Unicode MS"/>
                <w:b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b/>
                <w:bCs/>
                <w:color w:val="0D0D0D"/>
                <w:sz w:val="20"/>
                <w:szCs w:val="20"/>
              </w:rPr>
              <w:t>資料來源</w:t>
            </w:r>
          </w:p>
        </w:tc>
      </w:tr>
      <w:tr w:rsidR="00142DB1" w:rsidRPr="00142DB1" w:rsidTr="00F252C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20AA" w:rsidRPr="00142DB1" w:rsidRDefault="008F20AA" w:rsidP="00F252CF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DTAAA012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20AA" w:rsidRPr="00142DB1" w:rsidRDefault="005B72B0" w:rsidP="00F252CF">
            <w:pPr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>將畫面處理當筆無記名附約資料組成DTAAA012格式的BO</w:t>
            </w:r>
          </w:p>
          <w:p w:rsidR="005B72B0" w:rsidRPr="00142DB1" w:rsidRDefault="005B72B0" w:rsidP="00F252CF">
            <w:pPr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 xml:space="preserve">    DTAAA012.保單號碼 = 畫面處理當筆</w:t>
            </w:r>
          </w:p>
          <w:p w:rsidR="005B72B0" w:rsidRPr="00142DB1" w:rsidRDefault="005B72B0" w:rsidP="00F252CF">
            <w:pPr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 xml:space="preserve">    DTAAA012.險別  = 畫面處理當筆</w:t>
            </w:r>
          </w:p>
          <w:p w:rsidR="005B72B0" w:rsidRPr="00142DB1" w:rsidRDefault="005B72B0" w:rsidP="00F252CF">
            <w:pPr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 xml:space="preserve">    DTAAA012.角色  =畫面處理當筆</w:t>
            </w:r>
          </w:p>
        </w:tc>
      </w:tr>
      <w:tr w:rsidR="00142DB1" w:rsidRPr="00142DB1" w:rsidTr="00F252C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20AA" w:rsidRPr="00142DB1" w:rsidRDefault="008F20AA" w:rsidP="00F252CF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20AA" w:rsidRPr="00142DB1" w:rsidRDefault="008F20AA" w:rsidP="00F252CF">
            <w:pPr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>畫面</w:t>
            </w:r>
          </w:p>
        </w:tc>
      </w:tr>
      <w:tr w:rsidR="00142DB1" w:rsidRPr="00142DB1" w:rsidTr="00F252C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F20AA" w:rsidRPr="00142DB1" w:rsidRDefault="008F20AA" w:rsidP="00F252CF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事故日期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F20AA" w:rsidRPr="00142DB1" w:rsidRDefault="008F20AA" w:rsidP="00F252CF">
            <w:pPr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  <w:t>畫面</w:t>
            </w:r>
          </w:p>
        </w:tc>
      </w:tr>
    </w:tbl>
    <w:p w:rsidR="008F20AA" w:rsidRPr="00142DB1" w:rsidRDefault="008F20AA" w:rsidP="008F20AA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IF 有EXCEPTION 拋出：</w:t>
      </w:r>
    </w:p>
    <w:p w:rsidR="008F20AA" w:rsidRPr="00142DB1" w:rsidRDefault="008F20AA" w:rsidP="008F20A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回傳訊息：該EXCEPTION 內容。</w:t>
      </w:r>
    </w:p>
    <w:p w:rsidR="008F20AA" w:rsidRPr="00142DB1" w:rsidRDefault="008F20AA" w:rsidP="008F20A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畫面.該筆保單號碼 反白。</w:t>
      </w:r>
    </w:p>
    <w:p w:rsidR="008F20AA" w:rsidRPr="00142DB1" w:rsidRDefault="008F20AA" w:rsidP="008F20AA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RETURN。</w:t>
      </w:r>
    </w:p>
    <w:p w:rsidR="008F20AA" w:rsidRPr="00142DB1" w:rsidRDefault="008F20AA" w:rsidP="008F20AA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END IF。</w:t>
      </w:r>
    </w:p>
    <w:p w:rsidR="005D4166" w:rsidRPr="00142DB1" w:rsidRDefault="005D4166" w:rsidP="005D416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//**處理居住地址與白天易晤地址檢核**//</w:t>
      </w:r>
    </w:p>
    <w:p w:rsidR="00207E14" w:rsidRPr="00142DB1" w:rsidRDefault="005D4166" w:rsidP="00207E14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C</w:t>
      </w:r>
      <w:r w:rsidRPr="00142DB1">
        <w:rPr>
          <w:rFonts w:ascii="細明體" w:eastAsia="細明體" w:hAnsi="細明體" w:hint="eastAsia"/>
          <w:color w:val="0D0D0D"/>
          <w:lang w:eastAsia="zh-TW"/>
        </w:rPr>
        <w:t>all地址檢核模組</w:t>
      </w:r>
      <w:r w:rsidRPr="00142DB1">
        <w:rPr>
          <w:rFonts w:ascii="細明體" w:eastAsia="細明體" w:hAnsi="細明體"/>
          <w:b/>
          <w:bCs/>
          <w:color w:val="0D0D0D"/>
        </w:rPr>
        <w:t>ATZ0_A120</w:t>
      </w: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.</w:t>
      </w:r>
      <w:r w:rsidRPr="00142DB1">
        <w:rPr>
          <w:rFonts w:ascii="細明體" w:eastAsia="細明體" w:hAnsi="細明體"/>
          <w:b/>
          <w:bCs/>
          <w:color w:val="0D0D0D"/>
          <w:lang w:eastAsia="zh-TW"/>
        </w:rPr>
        <w:t>getRegionCH</w:t>
      </w: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()，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先將所有郵遞區號取出(MAP_ZIP)。</w:t>
      </w:r>
    </w:p>
    <w:p w:rsidR="005D4166" w:rsidRPr="00142DB1" w:rsidRDefault="005D4166" w:rsidP="005D416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郵遞區號輸入後自動帶出郵遞區號中文</w:t>
      </w:r>
    </w:p>
    <w:p w:rsidR="005D4166" w:rsidRPr="00142DB1" w:rsidRDefault="005D4166" w:rsidP="005D416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郵遞區號中文：以輸入郵遞區號對照MAP_ZIP顯示相對應郵遞區號中文</w:t>
      </w:r>
    </w:p>
    <w:p w:rsidR="005D4166" w:rsidRPr="00142DB1" w:rsidRDefault="005D4166" w:rsidP="005D416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bCs/>
          <w:color w:val="0D0D0D"/>
          <w:lang w:eastAsia="zh-TW"/>
        </w:rPr>
        <w:t>C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all</w:t>
      </w:r>
      <w:r w:rsidRPr="00142DB1">
        <w:rPr>
          <w:rFonts w:ascii="細明體" w:eastAsia="細明體" w:hAnsi="細明體" w:hint="eastAsia"/>
          <w:color w:val="0D0D0D"/>
          <w:lang w:eastAsia="zh-TW"/>
        </w:rPr>
        <w:t>郵政地址檢核模組AD_K0Z001，BY參數：</w:t>
      </w:r>
    </w:p>
    <w:p w:rsidR="005D4166" w:rsidRPr="00142DB1" w:rsidRDefault="005D4166" w:rsidP="005D41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郵遞區號：畫面輸入</w:t>
      </w:r>
    </w:p>
    <w:p w:rsidR="005D4166" w:rsidRPr="00142DB1" w:rsidRDefault="005D4166" w:rsidP="005D41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地址：畫面輸入</w:t>
      </w:r>
    </w:p>
    <w:p w:rsidR="005D4166" w:rsidRPr="00142DB1" w:rsidRDefault="005D4166" w:rsidP="005D41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強迫碼：false</w:t>
      </w:r>
    </w:p>
    <w:p w:rsidR="005D4166" w:rsidRPr="00142DB1" w:rsidRDefault="005D4166" w:rsidP="005D41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若模組有誤，</w:t>
      </w:r>
    </w:p>
    <w:p w:rsidR="005D4166" w:rsidRPr="00142DB1" w:rsidRDefault="005D4166" w:rsidP="005D416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顯示錯誤訊息 = </w:t>
      </w:r>
      <w:r w:rsidRPr="00142DB1">
        <w:rPr>
          <w:rFonts w:ascii="細明體" w:eastAsia="細明體" w:hAnsi="細明體"/>
          <w:color w:val="0D0D0D"/>
          <w:lang w:eastAsia="zh-TW"/>
        </w:rPr>
        <w:t>‘</w:t>
      </w:r>
      <w:r w:rsidRPr="00142DB1">
        <w:rPr>
          <w:rFonts w:ascii="細明體" w:eastAsia="細明體" w:hAnsi="細明體" w:hint="eastAsia"/>
          <w:color w:val="0D0D0D"/>
          <w:lang w:eastAsia="zh-TW"/>
        </w:rPr>
        <w:t>地址有誤，請確認地址是否正確?</w:t>
      </w:r>
      <w:r w:rsidRPr="00142DB1">
        <w:rPr>
          <w:rFonts w:ascii="細明體" w:eastAsia="細明體" w:hAnsi="細明體"/>
          <w:color w:val="0D0D0D"/>
          <w:lang w:eastAsia="zh-TW"/>
        </w:rPr>
        <w:t>’</w:t>
      </w:r>
      <w:r w:rsidRPr="00142DB1">
        <w:rPr>
          <w:rFonts w:ascii="細明體" w:eastAsia="細明體" w:hAnsi="細明體" w:hint="eastAsia"/>
          <w:color w:val="0D0D0D"/>
          <w:lang w:eastAsia="zh-TW"/>
        </w:rPr>
        <w:t>+ AD_K0Z001.回傳錯誤碼</w:t>
      </w:r>
    </w:p>
    <w:p w:rsidR="005D4166" w:rsidRPr="00142DB1" w:rsidRDefault="005D4166" w:rsidP="005D4166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若模組無誤</w:t>
      </w:r>
    </w:p>
    <w:p w:rsidR="005D4166" w:rsidRPr="00142DB1" w:rsidRDefault="005D4166" w:rsidP="005D416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$地址 = AD_K0Z001回傳轉換後地址</w:t>
      </w:r>
    </w:p>
    <w:p w:rsidR="005D4166" w:rsidRPr="00142DB1" w:rsidRDefault="005D4166" w:rsidP="005D4166">
      <w:pPr>
        <w:pStyle w:val="Tabletext"/>
        <w:keepLines w:val="0"/>
        <w:numPr>
          <w:ilvl w:val="5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畫面上輸入的地址以模組回傳$地址取代</w:t>
      </w:r>
    </w:p>
    <w:p w:rsidR="005D4166" w:rsidRPr="00142DB1" w:rsidRDefault="005D4166" w:rsidP="005D416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同上</w:t>
      </w:r>
    </w:p>
    <w:p w:rsidR="005D4166" w:rsidRPr="00142DB1" w:rsidRDefault="005D4166" w:rsidP="005D4166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點選後將畫面輸入的居住地址搬到白天義務地址相對應欄位</w:t>
      </w:r>
    </w:p>
    <w:p w:rsidR="00053819" w:rsidRPr="00142DB1" w:rsidRDefault="00575AE3" w:rsidP="00575AE3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CALL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理賠臨櫃受理申請書檔維護模組AA_A2Z001.新增()，BY參數:</w:t>
      </w:r>
    </w:p>
    <w:p w:rsidR="00575AE3" w:rsidRPr="00142DB1" w:rsidRDefault="00575AE3" w:rsidP="00575AE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理賠臨櫃受理申請書檔BO:格式如</w:t>
      </w:r>
      <w:bookmarkStart w:id="51" w:name="FORMAT_B_BACK"/>
      <w:r w:rsidR="00831A52" w:rsidRPr="00142DB1">
        <w:rPr>
          <w:rFonts w:ascii="細明體" w:eastAsia="細明體" w:hAnsi="細明體" w:cs="Arial"/>
          <w:color w:val="0D0D0D"/>
          <w:lang w:eastAsia="zh-TW"/>
        </w:rPr>
        <w:fldChar w:fldCharType="begin"/>
      </w:r>
      <w:r w:rsidR="00831A52" w:rsidRPr="00142DB1">
        <w:rPr>
          <w:rFonts w:ascii="細明體" w:eastAsia="細明體" w:hAnsi="細明體" w:cs="Arial"/>
          <w:color w:val="0D0D0D"/>
          <w:lang w:eastAsia="zh-TW"/>
        </w:rPr>
        <w:instrText xml:space="preserve"> HYPERLINK  \l "FORMAT_B" </w:instrText>
      </w:r>
      <w:r w:rsidR="00831A52" w:rsidRPr="00142DB1">
        <w:rPr>
          <w:rFonts w:ascii="細明體" w:eastAsia="細明體" w:hAnsi="細明體" w:cs="Arial"/>
          <w:color w:val="0D0D0D"/>
          <w:lang w:eastAsia="zh-TW"/>
        </w:rPr>
      </w:r>
      <w:r w:rsidR="00831A52" w:rsidRPr="00142DB1">
        <w:rPr>
          <w:rFonts w:ascii="細明體" w:eastAsia="細明體" w:hAnsi="細明體" w:cs="Arial"/>
          <w:color w:val="0D0D0D"/>
          <w:lang w:eastAsia="zh-TW"/>
        </w:rPr>
        <w:fldChar w:fldCharType="separate"/>
      </w:r>
      <w:r w:rsidRPr="00142DB1">
        <w:rPr>
          <w:rStyle w:val="a8"/>
          <w:rFonts w:ascii="細明體" w:eastAsia="細明體" w:hAnsi="細明體" w:cs="Arial" w:hint="eastAsia"/>
          <w:color w:val="0D0D0D"/>
          <w:lang w:eastAsia="zh-TW"/>
        </w:rPr>
        <w:t>FOR</w:t>
      </w:r>
      <w:r w:rsidRPr="00142DB1">
        <w:rPr>
          <w:rStyle w:val="a8"/>
          <w:rFonts w:ascii="細明體" w:eastAsia="細明體" w:hAnsi="細明體" w:cs="Arial" w:hint="eastAsia"/>
          <w:color w:val="0D0D0D"/>
          <w:lang w:eastAsia="zh-TW"/>
        </w:rPr>
        <w:t>M</w:t>
      </w:r>
      <w:r w:rsidRPr="00142DB1">
        <w:rPr>
          <w:rStyle w:val="a8"/>
          <w:rFonts w:ascii="細明體" w:eastAsia="細明體" w:hAnsi="細明體" w:cs="Arial" w:hint="eastAsia"/>
          <w:color w:val="0D0D0D"/>
          <w:lang w:eastAsia="zh-TW"/>
        </w:rPr>
        <w:t>A</w:t>
      </w:r>
      <w:r w:rsidRPr="00142DB1">
        <w:rPr>
          <w:rStyle w:val="a8"/>
          <w:rFonts w:ascii="細明體" w:eastAsia="細明體" w:hAnsi="細明體" w:cs="Arial" w:hint="eastAsia"/>
          <w:color w:val="0D0D0D"/>
          <w:lang w:eastAsia="zh-TW"/>
        </w:rPr>
        <w:t>T(B)</w:t>
      </w:r>
      <w:bookmarkEnd w:id="51"/>
      <w:r w:rsidR="00831A52" w:rsidRPr="00142DB1">
        <w:rPr>
          <w:rFonts w:ascii="細明體" w:eastAsia="細明體" w:hAnsi="細明體" w:cs="Arial"/>
          <w:color w:val="0D0D0D"/>
          <w:lang w:eastAsia="zh-TW"/>
        </w:rPr>
        <w:fldChar w:fldCharType="end"/>
      </w:r>
    </w:p>
    <w:p w:rsidR="00575AE3" w:rsidRPr="00142DB1" w:rsidRDefault="00575AE3" w:rsidP="00575AE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若有誤，顯示模組回傳錯誤訊息</w:t>
      </w:r>
    </w:p>
    <w:p w:rsidR="00575AE3" w:rsidRPr="00142DB1" w:rsidRDefault="00575AE3" w:rsidP="00575AE3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若無誤，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顯示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儲存資料完成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</w:t>
      </w:r>
      <w:r w:rsidR="003976FC"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、【列印】、【查詢】</w:t>
      </w: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ENABLED</w:t>
      </w:r>
    </w:p>
    <w:p w:rsidR="006F1EE2" w:rsidRPr="00142DB1" w:rsidRDefault="006F1EE2" w:rsidP="006F1EE2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新增_壽險意外險</w:t>
      </w:r>
    </w:p>
    <w:p w:rsidR="006F1EE2" w:rsidRPr="00142DB1" w:rsidRDefault="006F1EE2" w:rsidP="006F1EE2">
      <w:pPr>
        <w:pStyle w:val="Tabletext"/>
        <w:keepLines w:val="0"/>
        <w:numPr>
          <w:ilvl w:val="1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若畫面超過4筆紀錄則顯示訊息 </w:t>
      </w: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無記名附約紀錄最多只能輸入四筆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</w:p>
    <w:p w:rsidR="006F1EE2" w:rsidRPr="00142DB1" w:rsidRDefault="006F1EE2" w:rsidP="006F1EE2">
      <w:pPr>
        <w:pStyle w:val="Tabletext"/>
        <w:keepLines w:val="0"/>
        <w:numPr>
          <w:ilvl w:val="1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新增一筆無記名附約於畫面。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保單號碼:空白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附約:空白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選取對象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Z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:無選取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0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:子女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C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:配偶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I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:被保人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A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:要保人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S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:次被保人</w:t>
      </w:r>
    </w:p>
    <w:p w:rsidR="006F1EE2" w:rsidRPr="00142DB1" w:rsidRDefault="006F1EE2" w:rsidP="006F1EE2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新增_員工福團</w:t>
      </w:r>
    </w:p>
    <w:p w:rsidR="006F1EE2" w:rsidRPr="00142DB1" w:rsidRDefault="006F1EE2" w:rsidP="006F1EE2">
      <w:pPr>
        <w:pStyle w:val="Tabletext"/>
        <w:keepLines w:val="0"/>
        <w:numPr>
          <w:ilvl w:val="1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若畫面超過4筆紀錄則顯示訊息 </w:t>
      </w: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無記名附約紀錄最多只能輸入四筆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</w:p>
    <w:p w:rsidR="006F1EE2" w:rsidRPr="00142DB1" w:rsidRDefault="006F1EE2" w:rsidP="006F1EE2">
      <w:pPr>
        <w:pStyle w:val="Tabletext"/>
        <w:keepLines w:val="0"/>
        <w:numPr>
          <w:ilvl w:val="1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新增一筆無記名附約於畫面。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保單號碼:空白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附約: 顯示</w:t>
      </w: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員工福團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 xml:space="preserve">  HIDDEN值 </w:t>
      </w: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EMP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</w:p>
    <w:p w:rsidR="006F1EE2" w:rsidRPr="00142DB1" w:rsidRDefault="006F1EE2" w:rsidP="006F1EE2">
      <w:pPr>
        <w:pStyle w:val="Tabletext"/>
        <w:keepLines w:val="0"/>
        <w:numPr>
          <w:ilvl w:val="2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選取對象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I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:被保人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B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:長子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D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長女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E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二子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F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二女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G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三子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H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三女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C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配偶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J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父親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K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母親</w:t>
      </w:r>
    </w:p>
    <w:p w:rsidR="006F1EE2" w:rsidRPr="00142DB1" w:rsidRDefault="006F1EE2" w:rsidP="006F1EE2">
      <w:pPr>
        <w:pStyle w:val="Tabletext"/>
        <w:keepLines w:val="0"/>
        <w:numPr>
          <w:ilvl w:val="3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color w:val="0D0D0D"/>
          <w:lang w:eastAsia="zh-TW"/>
        </w:rPr>
        <w:t>1</w:t>
      </w:r>
      <w:r w:rsidRPr="00142DB1">
        <w:rPr>
          <w:rFonts w:ascii="細明體" w:eastAsia="細明體" w:hAnsi="細明體"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color w:val="0D0D0D"/>
          <w:lang w:eastAsia="zh-TW"/>
        </w:rPr>
        <w:t>:</w:t>
      </w:r>
      <w:r w:rsidRPr="00142DB1">
        <w:rPr>
          <w:rFonts w:ascii="細明體" w:eastAsia="細明體" w:hAnsi="細明體" w:hint="eastAsia"/>
          <w:color w:val="0D0D0D"/>
        </w:rPr>
        <w:t xml:space="preserve"> </w:t>
      </w:r>
      <w:r w:rsidRPr="00142DB1">
        <w:rPr>
          <w:rFonts w:ascii="細明體" w:eastAsia="細明體" w:hAnsi="細明體" w:hint="eastAsia"/>
          <w:color w:val="0D0D0D"/>
          <w:lang w:eastAsia="zh-TW"/>
        </w:rPr>
        <w:t>其他</w:t>
      </w:r>
    </w:p>
    <w:p w:rsidR="006F1EE2" w:rsidRPr="00142DB1" w:rsidRDefault="006F1EE2" w:rsidP="006F1EE2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刪除_無記名附約</w:t>
      </w:r>
    </w:p>
    <w:p w:rsidR="006F1EE2" w:rsidRPr="00142DB1" w:rsidRDefault="006F1EE2" w:rsidP="006F1EE2">
      <w:pPr>
        <w:pStyle w:val="Tabletext"/>
        <w:keepLines w:val="0"/>
        <w:numPr>
          <w:ilvl w:val="1"/>
          <w:numId w:val="6"/>
        </w:numPr>
        <w:spacing w:after="0"/>
        <w:rPr>
          <w:rFonts w:ascii="細明體" w:eastAsia="細明體" w:hAnsi="細明體" w:hint="eastAsia"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將 畫面上該筆刪除。</w:t>
      </w:r>
    </w:p>
    <w:p w:rsidR="00E0101F" w:rsidRPr="00142DB1" w:rsidRDefault="00445B6E" w:rsidP="00E0101F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刪除</w:t>
      </w:r>
    </w:p>
    <w:p w:rsidR="00190A67" w:rsidRPr="00142DB1" w:rsidRDefault="00190A67" w:rsidP="00053819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檢核: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需完成查詢後才可刪除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查詢KEY值不可變更</w:t>
      </w:r>
    </w:p>
    <w:p w:rsidR="00190A67" w:rsidRPr="00142DB1" w:rsidRDefault="00190A67" w:rsidP="00190A67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:事故者ID ,事故日期 要與查詢當時的值相同</w:t>
      </w:r>
    </w:p>
    <w:p w:rsidR="00053819" w:rsidRPr="00142DB1" w:rsidRDefault="00190A67" w:rsidP="00190A67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CALL</w:t>
      </w:r>
      <w:r w:rsidRPr="00142DB1">
        <w:rPr>
          <w:rFonts w:ascii="細明體" w:eastAsia="細明體" w:hAnsi="細明體" w:cs="Arial" w:hint="eastAsia"/>
          <w:color w:val="0D0D0D"/>
          <w:lang w:eastAsia="zh-TW"/>
        </w:rPr>
        <w:t>理賠臨櫃受理申請書檔維護模組AA_A2Z001.刪除()，BY參數: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事故者ID:同畫面輸入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事故日期:同畫面輸入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異動人員ID:同LOGIN人員ID</w:t>
      </w:r>
    </w:p>
    <w:p w:rsidR="00190A67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若有誤，顯示模組回傳錯誤訊息</w:t>
      </w:r>
    </w:p>
    <w:p w:rsidR="00575AE3" w:rsidRPr="00142DB1" w:rsidRDefault="00190A67" w:rsidP="00190A67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若無誤，</w:t>
      </w:r>
    </w:p>
    <w:p w:rsidR="00190A67" w:rsidRPr="00142DB1" w:rsidRDefault="00190A67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顯示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刪除完成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【查詢】ENABLED，【列印】、【儲存】、【刪除】DISABLED</w:t>
      </w:r>
    </w:p>
    <w:p w:rsidR="00445B6E" w:rsidRPr="00142DB1" w:rsidRDefault="00445B6E" w:rsidP="00445B6E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列印</w:t>
      </w:r>
    </w:p>
    <w:p w:rsidR="00F80E7D" w:rsidRPr="00142DB1" w:rsidRDefault="00F80E7D" w:rsidP="00F80E7D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檢核:</w:t>
      </w:r>
    </w:p>
    <w:p w:rsidR="00F80E7D" w:rsidRPr="00142DB1" w:rsidRDefault="00F80E7D" w:rsidP="00F80E7D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需完成查詢後才可列印</w:t>
      </w:r>
    </w:p>
    <w:p w:rsidR="00F80E7D" w:rsidRPr="00142DB1" w:rsidRDefault="00F80E7D" w:rsidP="00F80E7D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查詢KEY值不可變更</w:t>
      </w:r>
    </w:p>
    <w:p w:rsidR="00F80E7D" w:rsidRPr="00142DB1" w:rsidRDefault="00F80E7D" w:rsidP="00F80E7D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:事故者ID ,事故日期 要與查詢當時的值相同</w:t>
      </w:r>
    </w:p>
    <w:p w:rsidR="00445B6E" w:rsidRPr="00142DB1" w:rsidRDefault="00EA5849" w:rsidP="00EA5849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CALL </w:t>
      </w:r>
      <w:r w:rsidR="00185295" w:rsidRPr="00142DB1">
        <w:rPr>
          <w:rFonts w:ascii="細明體" w:eastAsia="細明體" w:hAnsi="細明體" w:hint="eastAsia"/>
          <w:bCs/>
          <w:color w:val="0D0D0D"/>
          <w:lang w:eastAsia="zh-TW"/>
        </w:rPr>
        <w:t>理賠臨櫃申請書列印模組AA_A2Z002()，BY參數</w:t>
      </w:r>
    </w:p>
    <w:p w:rsidR="00B648DE" w:rsidRPr="00142DB1" w:rsidRDefault="00B648DE" w:rsidP="00B648DE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事故者ID:同畫面輸入</w:t>
      </w:r>
    </w:p>
    <w:p w:rsidR="00B648DE" w:rsidRPr="00142DB1" w:rsidRDefault="00B648DE" w:rsidP="00B648DE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事故日期:同畫面輸入</w:t>
      </w:r>
    </w:p>
    <w:p w:rsidR="00950C38" w:rsidRPr="00142DB1" w:rsidRDefault="00950C38" w:rsidP="00B648DE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是否OIU件: 同畫面輸入</w:t>
      </w:r>
    </w:p>
    <w:p w:rsidR="00185295" w:rsidRPr="00142DB1" w:rsidRDefault="00B648DE" w:rsidP="00185295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若有誤顯示錯誤訊息 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列印理賠申請書錯誤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。</w:t>
      </w:r>
    </w:p>
    <w:p w:rsidR="00575AE3" w:rsidRPr="00142DB1" w:rsidRDefault="00302AE7" w:rsidP="00185295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 xml:space="preserve">若無誤， </w:t>
      </w:r>
    </w:p>
    <w:p w:rsidR="00302AE7" w:rsidRPr="00142DB1" w:rsidRDefault="00302AE7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顯示訊息</w:t>
      </w:r>
      <w:r w:rsidRPr="00142DB1">
        <w:rPr>
          <w:rFonts w:ascii="細明體" w:eastAsia="細明體" w:hAnsi="細明體"/>
          <w:bCs/>
          <w:color w:val="0D0D0D"/>
          <w:lang w:eastAsia="zh-TW"/>
        </w:rPr>
        <w:t xml:space="preserve"> “</w:t>
      </w:r>
      <w:r w:rsidRPr="00142DB1">
        <w:rPr>
          <w:rFonts w:ascii="細明體" w:eastAsia="細明體" w:hAnsi="細明體" w:hint="eastAsia"/>
          <w:bCs/>
          <w:color w:val="0D0D0D"/>
          <w:lang w:eastAsia="zh-TW"/>
        </w:rPr>
        <w:t>列印完成</w:t>
      </w:r>
      <w:r w:rsidRPr="00142DB1">
        <w:rPr>
          <w:rFonts w:ascii="細明體" w:eastAsia="細明體" w:hAnsi="細明體"/>
          <w:bCs/>
          <w:color w:val="0D0D0D"/>
          <w:lang w:eastAsia="zh-TW"/>
        </w:rPr>
        <w:t>”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color w:val="0D0D0D"/>
          <w:lang w:eastAsia="zh-TW"/>
        </w:rPr>
        <w:t>IF $DTAAA210.受理日期 = 系統日期</w:t>
      </w:r>
    </w:p>
    <w:p w:rsidR="00575AE3" w:rsidRPr="00142DB1" w:rsidRDefault="00575AE3" w:rsidP="00575AE3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【儲存】、【刪除】ENABLED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ELSE</w:t>
      </w:r>
    </w:p>
    <w:p w:rsidR="00575AE3" w:rsidRPr="00142DB1" w:rsidRDefault="00575AE3" w:rsidP="00575AE3">
      <w:pPr>
        <w:pStyle w:val="Tabletext"/>
        <w:keepLines w:val="0"/>
        <w:numPr>
          <w:ilvl w:val="4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【儲存】、【刪除】DISABLED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END IF</w:t>
      </w:r>
    </w:p>
    <w:p w:rsidR="00575AE3" w:rsidRPr="00142DB1" w:rsidRDefault="00575AE3" w:rsidP="00575AE3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cs="Arial" w:hint="eastAsia"/>
          <w:bCs/>
          <w:color w:val="0D0D0D"/>
          <w:lang w:eastAsia="zh-TW"/>
        </w:rPr>
        <w:t>【列印】、【查詢】ENABLED</w:t>
      </w:r>
    </w:p>
    <w:p w:rsidR="00A94C46" w:rsidRPr="00142DB1" w:rsidRDefault="00A94C46" w:rsidP="00A94C46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投保紀錄索引</w:t>
      </w:r>
    </w:p>
    <w:p w:rsidR="00A94C46" w:rsidRPr="00142DB1" w:rsidRDefault="00A94C46" w:rsidP="00A94C46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檢核:</w:t>
      </w:r>
    </w:p>
    <w:p w:rsidR="00A94C46" w:rsidRPr="00142DB1" w:rsidRDefault="00A94C46" w:rsidP="00A94C4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事故者ID不能為空值</w:t>
      </w:r>
    </w:p>
    <w:p w:rsidR="00A94C46" w:rsidRPr="00142DB1" w:rsidRDefault="00A94C46" w:rsidP="00A94C46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開新視窗連結至投保明細索引ATA07300，BY傳遞參數</w:t>
      </w:r>
    </w:p>
    <w:p w:rsidR="00A94C46" w:rsidRPr="00142DB1" w:rsidRDefault="00A94C46" w:rsidP="00A94C4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畫面輸入事故者ID</w:t>
      </w:r>
    </w:p>
    <w:p w:rsidR="00A94C46" w:rsidRPr="00142DB1" w:rsidRDefault="00A94C46" w:rsidP="00A94C46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/>
          <w:bCs/>
          <w:color w:val="0D0D0D"/>
          <w:lang w:eastAsia="zh-TW"/>
        </w:rPr>
        <w:t>簡易受理</w:t>
      </w:r>
    </w:p>
    <w:p w:rsidR="00A94C46" w:rsidRPr="00142DB1" w:rsidRDefault="00A94C46" w:rsidP="00A94C46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連結畫面到理賠簡易受理輸入AAA1_0100,BY傳遞參數</w:t>
      </w:r>
    </w:p>
    <w:p w:rsidR="00A94C46" w:rsidRPr="00142DB1" w:rsidRDefault="00A94C46" w:rsidP="00A94C4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事故者ID</w:t>
      </w:r>
    </w:p>
    <w:p w:rsidR="00A94C46" w:rsidRPr="00142DB1" w:rsidRDefault="00A94C46" w:rsidP="00A94C4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事故日期</w:t>
      </w:r>
    </w:p>
    <w:p w:rsidR="00A94C46" w:rsidRPr="00142DB1" w:rsidRDefault="00A94C46" w:rsidP="00A94C46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細明體" w:eastAsia="細明體" w:hAnsi="細明體" w:hint="eastAsia"/>
          <w:bCs/>
          <w:color w:val="0D0D0D"/>
          <w:lang w:eastAsia="zh-TW"/>
        </w:rPr>
      </w:pPr>
      <w:r w:rsidRPr="00142DB1">
        <w:rPr>
          <w:rFonts w:ascii="細明體" w:eastAsia="細明體" w:hAnsi="細明體" w:hint="eastAsia"/>
          <w:bCs/>
          <w:color w:val="0D0D0D"/>
          <w:lang w:eastAsia="zh-TW"/>
        </w:rPr>
        <w:t>事故者名稱</w:t>
      </w:r>
    </w:p>
    <w:p w:rsidR="003D4BD9" w:rsidRPr="00142DB1" w:rsidRDefault="003D4BD9" w:rsidP="003D4BD9">
      <w:pPr>
        <w:pStyle w:val="Tabletext"/>
        <w:keepLines w:val="0"/>
        <w:numPr>
          <w:ilvl w:val="0"/>
          <w:numId w:val="6"/>
        </w:numPr>
        <w:spacing w:after="0" w:line="240" w:lineRule="auto"/>
        <w:rPr>
          <w:rFonts w:ascii="標楷體" w:eastAsia="標楷體" w:hAnsi="標楷體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臨櫃無紙化作業(可參考ABB0_1000或ABM0_0100)</w:t>
      </w:r>
    </w:p>
    <w:p w:rsidR="003D4BD9" w:rsidRPr="00142DB1" w:rsidRDefault="003D4BD9" w:rsidP="003D4BD9">
      <w:pPr>
        <w:pStyle w:val="af2"/>
        <w:numPr>
          <w:ilvl w:val="1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標楷體" w:eastAsia="標楷體" w:hAnsi="標楷體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【觸控簽名】</w:t>
      </w:r>
      <w:r w:rsidR="0087350B" w:rsidRPr="00142DB1">
        <w:rPr>
          <w:rFonts w:ascii="標楷體" w:eastAsia="標楷體" w:hAnsi="標楷體" w:hint="eastAsia"/>
          <w:color w:val="0D0D0D"/>
          <w:sz w:val="20"/>
          <w:szCs w:val="20"/>
        </w:rPr>
        <w:t>如圖2所示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按鍵顯示控制：</w:t>
      </w:r>
      <w:r w:rsidR="0087350B" w:rsidRPr="00142DB1">
        <w:rPr>
          <w:rFonts w:ascii="標楷體" w:eastAsia="標楷體" w:hAnsi="標楷體" w:hint="eastAsia"/>
          <w:color w:val="0D0D0D"/>
          <w:kern w:val="2"/>
          <w:lang w:eastAsia="zh-TW"/>
        </w:rPr>
        <w:t>顯示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執行與新簡式申請書相同處理模式，取得簡式申請書pdf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將簡式申請書轉換為tif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呼叫三星元件，開啟影像行電子簽名。(ABZ6_0100/ ABZ60100.jsp)</w:t>
      </w:r>
    </w:p>
    <w:p w:rsidR="003D4BD9" w:rsidRPr="00142DB1" w:rsidRDefault="003D4BD9" w:rsidP="003D4BD9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傳送影像至平板</w:t>
      </w:r>
    </w:p>
    <w:p w:rsidR="003D4BD9" w:rsidRPr="00142DB1" w:rsidRDefault="003D4BD9" w:rsidP="003D4BD9">
      <w:pPr>
        <w:pStyle w:val="Tabletext"/>
        <w:keepLines w:val="0"/>
        <w:numPr>
          <w:ilvl w:val="3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完成簽名影像上傳</w:t>
      </w:r>
    </w:p>
    <w:p w:rsidR="003D4BD9" w:rsidRPr="00142DB1" w:rsidRDefault="003D4BD9" w:rsidP="003D4BD9">
      <w:pPr>
        <w:pStyle w:val="Tabletext"/>
        <w:keepLines w:val="0"/>
        <w:numPr>
          <w:ilvl w:val="1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紀錄相關資訊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組成電子簽名影像資訊記錄檔格式FORMAT(L)</w:t>
      </w:r>
    </w:p>
    <w:p w:rsidR="003D4BD9" w:rsidRPr="00142DB1" w:rsidRDefault="003D4BD9" w:rsidP="003D4BD9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標楷體" w:eastAsia="標楷體" w:hAnsi="標楷體" w:hint="eastAsia"/>
          <w:color w:val="0D0D0D"/>
          <w:kern w:val="2"/>
          <w:lang w:eastAsia="zh-TW"/>
        </w:rPr>
      </w:pP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寫入電子簽名影像資訊記錄檔DTA</w:t>
      </w:r>
      <w:r w:rsidR="0087350B" w:rsidRPr="00142DB1">
        <w:rPr>
          <w:rFonts w:ascii="標楷體" w:eastAsia="標楷體" w:hAnsi="標楷體"/>
          <w:color w:val="0D0D0D"/>
          <w:kern w:val="2"/>
          <w:lang w:eastAsia="zh-TW"/>
        </w:rPr>
        <w:t>A</w:t>
      </w:r>
      <w:r w:rsidRPr="00142DB1">
        <w:rPr>
          <w:rFonts w:ascii="標楷體" w:eastAsia="標楷體" w:hAnsi="標楷體" w:hint="eastAsia"/>
          <w:color w:val="0D0D0D"/>
          <w:kern w:val="2"/>
          <w:lang w:eastAsia="zh-TW"/>
        </w:rPr>
        <w:t>Z600</w:t>
      </w:r>
      <w:r w:rsidR="00F67F2D" w:rsidRPr="00142DB1">
        <w:rPr>
          <w:rFonts w:ascii="標楷體" w:eastAsia="標楷體" w:hAnsi="標楷體"/>
          <w:color w:val="0D0D0D"/>
          <w:kern w:val="2"/>
          <w:lang w:eastAsia="zh-TW"/>
        </w:rPr>
        <w:t>(</w:t>
      </w:r>
      <w:r w:rsidR="00F67F2D" w:rsidRPr="00142DB1">
        <w:rPr>
          <w:rFonts w:ascii="標楷體" w:eastAsia="標楷體" w:hAnsi="標楷體" w:hint="eastAsia"/>
          <w:color w:val="0D0D0D"/>
          <w:kern w:val="2"/>
          <w:lang w:eastAsia="zh-TW"/>
        </w:rPr>
        <w:t>需影像儲存成功再寫入)</w:t>
      </w:r>
    </w:p>
    <w:p w:rsidR="003D4BD9" w:rsidRPr="00142DB1" w:rsidRDefault="003D4BD9" w:rsidP="008D2244">
      <w:pPr>
        <w:pStyle w:val="af2"/>
        <w:numPr>
          <w:ilvl w:val="1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細明體" w:eastAsia="細明體" w:hAnsi="細明體" w:cs="Arial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【</w:t>
      </w:r>
      <w:r w:rsidRPr="00142DB1">
        <w:rPr>
          <w:rFonts w:ascii="標楷體" w:eastAsia="標楷體" w:hAnsi="標楷體" w:cs="Arial" w:hint="eastAsia"/>
          <w:color w:val="0D0D0D"/>
          <w:sz w:val="20"/>
          <w:szCs w:val="20"/>
        </w:rPr>
        <w:t>電子簽名影像調閱</w:t>
      </w: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】</w:t>
      </w:r>
    </w:p>
    <w:p w:rsidR="003D4BD9" w:rsidRPr="00142DB1" w:rsidRDefault="003D4BD9" w:rsidP="008D2244">
      <w:pPr>
        <w:pStyle w:val="af2"/>
        <w:numPr>
          <w:ilvl w:val="2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標楷體" w:eastAsia="標楷體" w:hAnsi="標楷體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按鍵顯示控制：預設 DISABLED</w:t>
      </w:r>
    </w:p>
    <w:p w:rsidR="003D4BD9" w:rsidRPr="00142DB1" w:rsidRDefault="003D4BD9" w:rsidP="008D2244">
      <w:pPr>
        <w:pStyle w:val="af2"/>
        <w:numPr>
          <w:ilvl w:val="3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標楷體" w:eastAsia="標楷體" w:hAnsi="標楷體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點選觸控簽名按鈕時顯示</w:t>
      </w:r>
    </w:p>
    <w:p w:rsidR="003D4BD9" w:rsidRPr="00142DB1" w:rsidRDefault="003D4BD9" w:rsidP="008D2244">
      <w:pPr>
        <w:pStyle w:val="af2"/>
        <w:numPr>
          <w:ilvl w:val="2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細明體" w:eastAsia="細明體" w:hAnsi="細明體" w:cs="Arial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以受理編號查詢簡式申請書簽名影像</w:t>
      </w:r>
    </w:p>
    <w:p w:rsidR="003D4BD9" w:rsidRPr="00142DB1" w:rsidRDefault="003D4BD9" w:rsidP="008D2244">
      <w:pPr>
        <w:pStyle w:val="af2"/>
        <w:numPr>
          <w:ilvl w:val="2"/>
          <w:numId w:val="6"/>
        </w:numPr>
        <w:tabs>
          <w:tab w:val="left" w:pos="490"/>
          <w:tab w:val="left" w:pos="554"/>
          <w:tab w:val="left" w:pos="582"/>
        </w:tabs>
        <w:spacing w:line="400" w:lineRule="exact"/>
        <w:ind w:leftChars="0"/>
        <w:rPr>
          <w:rFonts w:ascii="細明體" w:eastAsia="細明體" w:hAnsi="細明體" w:cs="Arial" w:hint="eastAsia"/>
          <w:color w:val="0D0D0D"/>
          <w:sz w:val="20"/>
          <w:szCs w:val="20"/>
        </w:rPr>
      </w:pPr>
      <w:r w:rsidRPr="00142DB1">
        <w:rPr>
          <w:rFonts w:ascii="標楷體" w:eastAsia="標楷體" w:hAnsi="標楷體" w:hint="eastAsia"/>
          <w:color w:val="0D0D0D"/>
          <w:sz w:val="20"/>
          <w:szCs w:val="20"/>
        </w:rPr>
        <w:t>查詢參數</w:t>
      </w:r>
      <w:r w:rsidRPr="00142DB1">
        <w:rPr>
          <w:rFonts w:ascii="Courier New" w:hAnsi="Courier New" w:cs="Courier New"/>
          <w:color w:val="0D0D0D"/>
          <w:sz w:val="20"/>
          <w:szCs w:val="20"/>
        </w:rPr>
        <w:t xml:space="preserve">TYPE </w:t>
      </w:r>
      <w:r w:rsidRPr="00142DB1">
        <w:rPr>
          <w:rFonts w:ascii="Courier New" w:hAnsi="Courier New" w:cs="Courier New" w:hint="eastAsia"/>
          <w:color w:val="0D0D0D"/>
          <w:sz w:val="20"/>
          <w:szCs w:val="20"/>
        </w:rPr>
        <w:t>請設定為：</w:t>
      </w:r>
      <w:r w:rsidRPr="00142DB1">
        <w:rPr>
          <w:rFonts w:ascii="Courier New" w:hAnsi="Courier New" w:cs="Courier New"/>
          <w:color w:val="0D0D0D"/>
          <w:sz w:val="20"/>
          <w:szCs w:val="20"/>
        </w:rPr>
        <w:t>READFILE</w:t>
      </w:r>
    </w:p>
    <w:p w:rsidR="003D4BD9" w:rsidRPr="00142DB1" w:rsidRDefault="003D4BD9" w:rsidP="008D2244">
      <w:pPr>
        <w:pStyle w:val="Tabletext"/>
        <w:keepLines w:val="0"/>
        <w:numPr>
          <w:ilvl w:val="2"/>
          <w:numId w:val="6"/>
        </w:numPr>
        <w:spacing w:after="0" w:line="240" w:lineRule="auto"/>
        <w:rPr>
          <w:rFonts w:ascii="新細明體" w:hAnsi="新細明體" w:hint="eastAsia"/>
          <w:color w:val="0D0D0D"/>
          <w:lang w:eastAsia="zh-TW"/>
        </w:rPr>
      </w:pPr>
      <w:r w:rsidRPr="00142DB1">
        <w:rPr>
          <w:rFonts w:ascii="標楷體" w:eastAsia="標楷體" w:hAnsi="標楷體" w:hint="eastAsia"/>
          <w:color w:val="0D0D0D"/>
          <w:lang w:eastAsia="zh-TW"/>
        </w:rPr>
        <w:t>程式實作請參閱 ABR0_0100的 getTIF()</w:t>
      </w:r>
    </w:p>
    <w:p w:rsidR="00575AE3" w:rsidRPr="00142DB1" w:rsidRDefault="00575AE3" w:rsidP="000D28E7">
      <w:pPr>
        <w:pStyle w:val="Tabletext"/>
        <w:keepLines w:val="0"/>
        <w:spacing w:after="0" w:line="240" w:lineRule="auto"/>
        <w:ind w:left="425"/>
        <w:rPr>
          <w:rFonts w:ascii="細明體" w:eastAsia="細明體" w:hAnsi="細明體" w:hint="eastAsia"/>
          <w:bCs/>
          <w:color w:val="0D0D0D"/>
          <w:lang w:eastAsia="zh-TW"/>
        </w:rPr>
      </w:pPr>
    </w:p>
    <w:p w:rsidR="000D28E7" w:rsidRPr="00142DB1" w:rsidRDefault="00E53A09" w:rsidP="000D28E7">
      <w:pPr>
        <w:pStyle w:val="Tabletext"/>
        <w:keepLines w:val="0"/>
        <w:spacing w:after="0" w:line="240" w:lineRule="auto"/>
        <w:ind w:left="425"/>
        <w:rPr>
          <w:rFonts w:ascii="細明體" w:eastAsia="細明體" w:hAnsi="細明體" w:hint="eastAsia"/>
          <w:bCs/>
          <w:color w:val="0D0D0D"/>
          <w:lang w:eastAsia="zh-TW"/>
        </w:rPr>
      </w:pPr>
      <w:bookmarkStart w:id="52" w:name="FORMAT_A"/>
      <w:r w:rsidRPr="00142DB1">
        <w:rPr>
          <w:rFonts w:ascii="細明體" w:eastAsia="細明體" w:hAnsi="細明體" w:hint="eastAsia"/>
          <w:bCs/>
          <w:color w:val="0D0D0D"/>
          <w:lang w:eastAsia="zh-TW"/>
        </w:rPr>
        <w:t>FORMAT (A)</w:t>
      </w:r>
      <w:bookmarkEnd w:id="52"/>
      <w:r w:rsidRPr="00142DB1">
        <w:rPr>
          <w:rFonts w:ascii="細明體" w:eastAsia="細明體" w:hAnsi="細明體" w:hint="eastAsia"/>
          <w:bCs/>
          <w:color w:val="0D0D0D"/>
          <w:lang w:eastAsia="zh-TW"/>
        </w:rPr>
        <w:t>[</w:t>
      </w:r>
      <w:hyperlink w:anchor="FORMAT_A_BACK" w:history="1"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B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A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C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K</w:t>
        </w:r>
      </w:hyperlink>
      <w:r w:rsidRPr="00142DB1">
        <w:rPr>
          <w:rFonts w:ascii="細明體" w:eastAsia="細明體" w:hAnsi="細明體" w:hint="eastAsia"/>
          <w:bCs/>
          <w:color w:val="0D0D0D"/>
          <w:lang w:eastAsia="zh-TW"/>
        </w:rPr>
        <w:t>]</w:t>
      </w:r>
    </w:p>
    <w:tbl>
      <w:tblPr>
        <w:tblW w:w="0" w:type="auto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8"/>
        <w:gridCol w:w="2306"/>
        <w:gridCol w:w="6662"/>
        <w:tblGridChange w:id="53">
          <w:tblGrid>
            <w:gridCol w:w="518"/>
            <w:gridCol w:w="2306"/>
            <w:gridCol w:w="6662"/>
          </w:tblGrid>
        </w:tblGridChange>
      </w:tblGrid>
      <w:tr w:rsidR="004E4CF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E4CF9" w:rsidRPr="00142DB1" w:rsidRDefault="004E4CF9" w:rsidP="00256A5F">
            <w:pPr>
              <w:pStyle w:val="Tabletext"/>
              <w:keepLines w:val="0"/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序號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E4CF9" w:rsidRPr="00142DB1" w:rsidRDefault="004E4CF9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說明欄位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E4CF9" w:rsidRPr="00142DB1" w:rsidRDefault="004E4CF9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資料來源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  <w:r w:rsidR="00D22881"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轉民國年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a9"/>
              <w:numPr>
                <w:ilvl w:val="0"/>
                <w:numId w:val="27"/>
              </w:numPr>
              <w:rPr>
                <w:rFonts w:ascii="細明體" w:eastAsia="細明體" w:hAnsi="細明體"/>
                <w:color w:val="0D0D0D"/>
                <w:sz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受理編號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a9"/>
              <w:numPr>
                <w:ilvl w:val="0"/>
                <w:numId w:val="27"/>
              </w:numPr>
              <w:rPr>
                <w:rFonts w:ascii="細明體" w:eastAsia="細明體" w:hAnsi="細明體"/>
                <w:color w:val="0D0D0D"/>
                <w:sz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事故者出生日期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  <w:r w:rsidR="00D22881"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轉民國年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居住地址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居住地址郵遞區號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白天易晤地址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256A5F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白天易晤地址郵遞區號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6A5F" w:rsidRPr="00142DB1" w:rsidRDefault="00256A5F" w:rsidP="00256A5F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FF4D14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事故者聯絡電話區碼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事故者聯絡電話分機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事故者手機號碼國碼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事故者手機號碼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</w:t>
            </w:r>
            <w:r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email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$DTAAA210轉民國年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申請種類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Del="00A90C72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理賠類別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$DTAAA210.理賠類別字串以底線(_)拆出的字母對應畫面相同字母的CHECK BOX顯示勾選</w:t>
            </w:r>
          </w:p>
          <w:p w:rsidR="00923B29" w:rsidRDefault="00923B29" w:rsidP="00923B29">
            <w:pPr>
              <w:jc w:val="both"/>
              <w:rPr>
                <w:ins w:id="54" w:author="李明諭" w:date="2019-08-26T13:04:00Z"/>
                <w:rFonts w:ascii="細明體" w:eastAsia="細明體" w:hAnsi="細明體" w:cs="Arial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EX:F_J 則畫面上醫療實支(F)與豁免保費(失能)(J) 兩個要勾選</w:t>
            </w:r>
          </w:p>
          <w:p w:rsidR="00444766" w:rsidRPr="00142DB1" w:rsidRDefault="00444766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ins w:id="55" w:author="李明諭" w:date="2019-08-26T13:04:00Z">
              <w:r>
                <w:rPr>
                  <w:rFonts w:ascii="新細明體" w:hAnsi="新細明體" w:cs="Courier New" w:hint="eastAsia"/>
                  <w:sz w:val="20"/>
                  <w:szCs w:val="20"/>
                </w:rPr>
                <w:t>在索賠類別員工福團加(含退休員工)</w:t>
              </w:r>
            </w:ins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事故原因內容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事故當時工作內容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事故地點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事故經過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FF4D14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報案機關電話區碼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報案機關電話分機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承辦警員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保單號碼1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spacing w:line="210" w:lineRule="atLeast"/>
              <w:ind w:firstLine="20"/>
              <w:jc w:val="center"/>
              <w:rPr>
                <w:rFonts w:ascii="細明體" w:eastAsia="細明體" w:hAnsi="細明體" w:cs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若$DTAAA210的三者其中之一不為空值才顯示一列到</w:t>
            </w:r>
            <w:r w:rsidRPr="00142DB1">
              <w:rPr>
                <w:rFonts w:ascii="細明體" w:eastAsia="細明體" w:hAnsi="細明體" w:cs="新細明體"/>
                <w:color w:val="0D0D0D"/>
                <w:sz w:val="20"/>
                <w:szCs w:val="20"/>
              </w:rPr>
              <w:t>無記名附約(員工福團)</w:t>
            </w:r>
          </w:p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若三者都為空值則不顯示</w:t>
            </w: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商品代號1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契約角色1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保單號碼2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若$DTAAA210的三者其中之一不為空值才顯示一列到</w:t>
            </w:r>
            <w:r w:rsidRPr="00142DB1">
              <w:rPr>
                <w:rFonts w:ascii="細明體" w:eastAsia="細明體" w:hAnsi="細明體" w:cs="新細明體"/>
                <w:color w:val="0D0D0D"/>
                <w:sz w:val="20"/>
                <w:szCs w:val="20"/>
              </w:rPr>
              <w:t>無記名附約(員工福團)</w:t>
            </w:r>
          </w:p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若三者都為空值則不顯示</w:t>
            </w: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商品代號2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契約角色2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保單號碼3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若$DTAAA210的三者其中之一不為空值才顯示一列到</w:t>
            </w:r>
            <w:r w:rsidRPr="00142DB1">
              <w:rPr>
                <w:rFonts w:ascii="細明體" w:eastAsia="細明體" w:hAnsi="細明體" w:cs="新細明體"/>
                <w:color w:val="0D0D0D"/>
                <w:sz w:val="20"/>
                <w:szCs w:val="20"/>
              </w:rPr>
              <w:t>無記名附約(員工福團)</w:t>
            </w:r>
          </w:p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若三者都為空值則不顯示</w:t>
            </w: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商品代號3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契約角色3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保單號碼4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若$DTAAA210的三者其中之一不為空值才顯示一列到</w:t>
            </w:r>
            <w:r w:rsidRPr="00142DB1">
              <w:rPr>
                <w:rFonts w:ascii="細明體" w:eastAsia="細明體" w:hAnsi="細明體" w:cs="新細明體"/>
                <w:color w:val="0D0D0D"/>
                <w:sz w:val="20"/>
                <w:szCs w:val="20"/>
              </w:rPr>
              <w:t>無記名附約(員工福團)</w:t>
            </w:r>
          </w:p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若三者都為空值則不顯示</w:t>
            </w: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商品代號4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923B29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契約角色4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142DB1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領取方式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$DTAAA210.代碼對應畫面顯示順序由上到下，由左到右依序為(1~6)</w:t>
            </w:r>
          </w:p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 xml:space="preserve">EX:代碼值= </w:t>
            </w:r>
            <w:r w:rsidRPr="00142DB1">
              <w:rPr>
                <w:rFonts w:ascii="細明體" w:eastAsia="細明體" w:hAnsi="細明體" w:cs="Arial"/>
                <w:color w:val="0D0D0D"/>
                <w:sz w:val="20"/>
                <w:szCs w:val="20"/>
              </w:rPr>
              <w:t>‘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4</w:t>
            </w:r>
            <w:r w:rsidRPr="00142DB1">
              <w:rPr>
                <w:rFonts w:ascii="細明體" w:eastAsia="細明體" w:hAnsi="細明體" w:cs="Arial"/>
                <w:color w:val="0D0D0D"/>
                <w:sz w:val="20"/>
                <w:szCs w:val="20"/>
              </w:rPr>
              <w:t>’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則禁背支票選項要選取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金融機構1(分行)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金融機構2(分行)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金融機構3(分行)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送件人單位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送件人單位名稱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受理單位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受理單位中文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受理人員ID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受理人員姓名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923B29" w:rsidRPr="00142DB1" w:rsidTr="00256A5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3B29" w:rsidRPr="00142DB1" w:rsidRDefault="00923B29" w:rsidP="00923B29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  <w:r w:rsidR="00113266"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 xml:space="preserve"> 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身分別1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英文戶名1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受款人生日1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  <w:r w:rsidR="00113266"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轉民國年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9622D4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國家</w:t>
            </w:r>
            <w:r w:rsidR="004547E8"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代碼1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2D4" w:rsidRPr="00142DB1" w:rsidRDefault="009622D4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2D4" w:rsidRPr="00142DB1" w:rsidRDefault="009622D4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國家中文1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2D4" w:rsidRPr="00142DB1" w:rsidRDefault="009622D4" w:rsidP="00FF4D14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標楷體" w:eastAsia="標楷體" w:hAnsi="標楷體" w:hint="eastAsia"/>
                <w:color w:val="0D0D0D"/>
                <w:sz w:val="20"/>
                <w:szCs w:val="20"/>
              </w:rPr>
              <w:t>Nationality.getName(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$D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>TAAA210.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國別代碼1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 xml:space="preserve">, CountryCode.CH)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 取出對應國家中文 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身分別2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英文戶名2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FF4D14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受款人生日2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  <w:r w:rsidR="00113266"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轉民國年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9622D4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國家</w:t>
            </w:r>
            <w:r w:rsidR="004547E8"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代碼2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2D4" w:rsidRPr="00142DB1" w:rsidRDefault="009622D4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2D4" w:rsidRPr="00142DB1" w:rsidRDefault="009622D4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國家中文2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2D4" w:rsidRPr="00142DB1" w:rsidRDefault="009622D4" w:rsidP="00FF4D14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標楷體" w:eastAsia="標楷體" w:hAnsi="標楷體" w:hint="eastAsia"/>
                <w:color w:val="0D0D0D"/>
                <w:sz w:val="20"/>
                <w:szCs w:val="20"/>
              </w:rPr>
              <w:t>Nationality.getName(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$D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>TAAA210.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國別代碼2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 xml:space="preserve">, CountryCode.CH)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 取出對應國家中文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國籍中文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4C1264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國籍代碼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7E8" w:rsidRPr="00142DB1" w:rsidRDefault="004547E8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>$DTAAA210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3266" w:rsidRPr="00142DB1" w:rsidRDefault="00113266" w:rsidP="004547E8">
            <w:pPr>
              <w:pStyle w:val="Tabletext"/>
              <w:keepLines w:val="0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3266" w:rsidRPr="00142DB1" w:rsidRDefault="00113266" w:rsidP="004547E8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oiu件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3266" w:rsidRPr="00142DB1" w:rsidRDefault="00113266" w:rsidP="004547E8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$DTAAA210.</w:t>
            </w:r>
            <w:r w:rsidRPr="00142DB1">
              <w:rPr>
                <w:rFonts w:hint="eastAsia"/>
                <w:color w:val="0D0D0D"/>
              </w:rPr>
              <w:t xml:space="preserve">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是否為OIU件 = Y 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sym w:font="Wingdings" w:char="F0E8"/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 xml:space="preserve">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勾選起來，否則則不勾選。</w:t>
            </w:r>
          </w:p>
        </w:tc>
      </w:tr>
    </w:tbl>
    <w:p w:rsidR="00E0101F" w:rsidRPr="00142DB1" w:rsidRDefault="00A24D1E" w:rsidP="00E0101F">
      <w:pPr>
        <w:rPr>
          <w:rFonts w:ascii="細明體" w:eastAsia="細明體" w:hAnsi="細明體" w:hint="eastAsia"/>
          <w:b/>
          <w:color w:val="0D0D0D"/>
          <w:sz w:val="20"/>
          <w:szCs w:val="20"/>
        </w:rPr>
      </w:pPr>
      <w:r w:rsidRPr="00142DB1">
        <w:rPr>
          <w:rFonts w:ascii="細明體" w:eastAsia="細明體" w:hAnsi="細明體" w:hint="eastAsia"/>
          <w:b/>
          <w:color w:val="0D0D0D"/>
          <w:sz w:val="20"/>
          <w:szCs w:val="20"/>
        </w:rPr>
        <w:t xml:space="preserve"> </w:t>
      </w:r>
    </w:p>
    <w:p w:rsidR="00831A52" w:rsidRPr="00142DB1" w:rsidRDefault="00831A52" w:rsidP="00831A52">
      <w:pPr>
        <w:pStyle w:val="Tabletext"/>
        <w:keepLines w:val="0"/>
        <w:spacing w:after="0" w:line="240" w:lineRule="auto"/>
        <w:ind w:left="425"/>
        <w:rPr>
          <w:rFonts w:ascii="細明體" w:eastAsia="細明體" w:hAnsi="細明體" w:hint="eastAsia"/>
          <w:bCs/>
          <w:color w:val="0D0D0D"/>
          <w:lang w:eastAsia="zh-TW"/>
        </w:rPr>
      </w:pPr>
      <w:bookmarkStart w:id="56" w:name="FORMAT_B"/>
      <w:bookmarkEnd w:id="56"/>
      <w:r w:rsidRPr="00142DB1">
        <w:rPr>
          <w:rFonts w:ascii="細明體" w:eastAsia="細明體" w:hAnsi="細明體" w:hint="eastAsia"/>
          <w:bCs/>
          <w:color w:val="0D0D0D"/>
          <w:lang w:eastAsia="zh-TW"/>
        </w:rPr>
        <w:t>FORMAT (B)[</w:t>
      </w:r>
      <w:hyperlink w:anchor="FORMAT_B_BACK" w:history="1"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B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A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C</w:t>
        </w:r>
        <w:r w:rsidRPr="00142DB1">
          <w:rPr>
            <w:rStyle w:val="a8"/>
            <w:rFonts w:ascii="細明體" w:eastAsia="細明體" w:hAnsi="細明體" w:hint="eastAsia"/>
            <w:bCs/>
            <w:color w:val="0D0D0D"/>
            <w:lang w:eastAsia="zh-TW"/>
          </w:rPr>
          <w:t>K</w:t>
        </w:r>
      </w:hyperlink>
      <w:r w:rsidRPr="00142DB1">
        <w:rPr>
          <w:rFonts w:ascii="細明體" w:eastAsia="細明體" w:hAnsi="細明體" w:hint="eastAsia"/>
          <w:bCs/>
          <w:color w:val="0D0D0D"/>
          <w:lang w:eastAsia="zh-TW"/>
        </w:rPr>
        <w:t>]</w:t>
      </w:r>
    </w:p>
    <w:tbl>
      <w:tblPr>
        <w:tblW w:w="0" w:type="auto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8"/>
        <w:gridCol w:w="2306"/>
        <w:gridCol w:w="6662"/>
        <w:tblGridChange w:id="57">
          <w:tblGrid>
            <w:gridCol w:w="518"/>
            <w:gridCol w:w="2306"/>
            <w:gridCol w:w="6662"/>
          </w:tblGrid>
        </w:tblGridChange>
      </w:tblGrid>
      <w:tr w:rsidR="00831A52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831A52" w:rsidRPr="00142DB1" w:rsidRDefault="00831A52" w:rsidP="00F87C42">
            <w:pPr>
              <w:pStyle w:val="Tabletext"/>
              <w:keepLines w:val="0"/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  <w:r w:rsidRPr="00142DB1">
              <w:rPr>
                <w:rFonts w:ascii="細明體" w:eastAsia="細明體" w:hAnsi="細明體" w:hint="eastAsia"/>
                <w:color w:val="0D0D0D"/>
                <w:lang w:eastAsia="zh-TW"/>
              </w:rPr>
              <w:t>序號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831A52" w:rsidRPr="00142DB1" w:rsidRDefault="00831A52" w:rsidP="00F87C42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說明欄位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831A52" w:rsidRPr="00142DB1" w:rsidRDefault="00831A52" w:rsidP="00F87C42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資料來源</w:t>
            </w:r>
          </w:p>
        </w:tc>
      </w:tr>
      <w:tr w:rsidR="00831A52" w:rsidRPr="00142DB1" w:rsidTr="00F87C42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A52" w:rsidRPr="00142DB1" w:rsidRDefault="00831A52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1A52" w:rsidRPr="00142DB1" w:rsidRDefault="00831A52" w:rsidP="00F87C42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A52" w:rsidRPr="00142DB1" w:rsidRDefault="00CA71C3" w:rsidP="00F87C42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 w:rsidP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同畫面輸入轉西元年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a9"/>
              <w:numPr>
                <w:ilvl w:val="0"/>
                <w:numId w:val="35"/>
              </w:numPr>
              <w:rPr>
                <w:rFonts w:ascii="細明體" w:eastAsia="細明體" w:hAnsi="細明體"/>
                <w:color w:val="0D0D0D"/>
                <w:sz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受理編號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空白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a9"/>
              <w:numPr>
                <w:ilvl w:val="0"/>
                <w:numId w:val="35"/>
              </w:numPr>
              <w:rPr>
                <w:rFonts w:ascii="細明體" w:eastAsia="細明體" w:hAnsi="細明體"/>
                <w:color w:val="0D0D0D"/>
                <w:sz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事故者出生日期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同畫面輸入轉西元年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居住地址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居住地址郵遞區號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白天易晤地址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CA71C3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71C3" w:rsidRPr="00142DB1" w:rsidRDefault="00CA71C3" w:rsidP="00831A52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71C3" w:rsidRPr="00142DB1" w:rsidRDefault="00CA71C3" w:rsidP="00F87C42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白天易晤地址郵遞區號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1C3" w:rsidRPr="00142DB1" w:rsidRDefault="00CA71C3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4D14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事故者聯絡電話區碼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事故者聯絡電話分機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事故者手機號碼國碼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事故者手機號碼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事故者</w:t>
            </w:r>
            <w:r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email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Arial Unicode MS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同畫面輸入轉西元年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申請種類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Del="00A90C72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理賠類別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將畫面勾選到的項目對應的英文字母以底線相隔組成字串</w:t>
            </w:r>
          </w:p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EX:</w:t>
            </w:r>
            <w:r w:rsidRPr="00142DB1">
              <w:rPr>
                <w:rFonts w:ascii="細明體" w:eastAsia="細明體" w:hAnsi="細明體" w:cs="Arial" w:hint="eastAsia"/>
                <w:color w:val="0D0D0D"/>
                <w:sz w:val="20"/>
                <w:szCs w:val="20"/>
              </w:rPr>
              <w:t xml:space="preserve"> 畫面上勾選醫療實支(F)與豁免保費(失能)(J) 則組出的字串為 F_J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事故原因內容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事故當時工作內容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事故地點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事故經過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同畫面輸入(檢核長度是否超過DB設定值)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同畫面輸入轉西元年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報案機關電話國碼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報案機關電話區碼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報案機關電話分機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承辦警員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保單號碼1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商品代號1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契約角色1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保單號碼2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商品代號2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契約角色2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保單號碼3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商品代號3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契約角色3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保單號碼4</w:t>
            </w:r>
          </w:p>
        </w:tc>
        <w:tc>
          <w:tcPr>
            <w:tcW w:w="66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商品代號4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契約角色4</w:t>
            </w:r>
          </w:p>
        </w:tc>
        <w:tc>
          <w:tcPr>
            <w:tcW w:w="66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領取方式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由上到下游左到右判斷是第幾個位置則放相對應位子的值</w:t>
            </w:r>
          </w:p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EX:若勾選禁背支票 則 SET 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>‘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4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  <w:t>’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DA659E" w:rsidRPr="00142DB1" w:rsidRDefault="00DA659E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</w:t>
            </w:r>
            <w:r w:rsidR="009622D4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 同畫面輸入.</w:t>
            </w:r>
            <w:r w:rsidR="009622D4" w:rsidRPr="00142DB1">
              <w:rPr>
                <w:rFonts w:hint="eastAsia"/>
                <w:color w:val="0D0D0D"/>
              </w:rPr>
              <w:t xml:space="preserve"> </w:t>
            </w:r>
            <w:r w:rsidR="009622D4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中文戶名1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390793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生日1(轉YYYYMMDD) + 畫面.英文戶名1前兩碼(轉大寫)  </w:t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EX. 生日1988-01-01 ,英文戶名MAKICHI OSARU </w:t>
            </w:r>
            <w:r w:rsidR="00390793"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shd w:val="pct15" w:color="auto" w:fill="FFFFFF"/>
                <w:lang w:val="x-none"/>
              </w:rPr>
              <w:sym w:font="Wingdings" w:char="F0E8"/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 19880101MA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金融機構1(分行)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 xml:space="preserve"> 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銀行名稱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/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分行</w:t>
            </w:r>
            <w:r w:rsidRPr="00142DB1">
              <w:rPr>
                <w:rFonts w:ascii="sөũ" w:hAnsi="sөũ" w:hint="eastAsia"/>
                <w:color w:val="0D0D0D"/>
                <w:sz w:val="20"/>
                <w:szCs w:val="20"/>
              </w:rPr>
              <w:t>1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 xml:space="preserve"> 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國際銀行代碼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1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2D4" w:rsidRPr="00142DB1" w:rsidRDefault="00FF523B" w:rsidP="00FF4D14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="00D2340C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 中文戶名2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4D14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shd w:val="pct15" w:color="auto" w:fill="FFFFFF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生日2(轉YYYYMMDD) + 畫面.英文戶名2前兩碼(轉大寫)  </w:t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EX. 生日1988-01-01 ,英文戶名MAKICHI OSARU </w:t>
            </w:r>
            <w:r w:rsidR="00390793"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shd w:val="pct15" w:color="auto" w:fill="FFFFFF"/>
                <w:lang w:val="x-none"/>
              </w:rPr>
              <w:sym w:font="Wingdings" w:char="F0E8"/>
            </w:r>
            <w:r w:rsidR="00390793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 19880101MA</w:t>
            </w:r>
          </w:p>
          <w:p w:rsidR="00390793" w:rsidRPr="00142DB1" w:rsidRDefault="00390793" w:rsidP="00390793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若與</w:t>
            </w: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 xml:space="preserve">身分證字號1重複時，改為: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畫面輸入.生日2(轉YYYYMMDD)</w:t>
            </w:r>
            <w:r w:rsidRPr="00142DB1">
              <w:rPr>
                <w:rFonts w:hint="eastAsia"/>
                <w:color w:val="0D0D0D"/>
              </w:rPr>
              <w:t xml:space="preserve">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+ 英文戶名</w:t>
            </w:r>
            <w:r w:rsidR="00666E3F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2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 xml:space="preserve">第二個單字前兩碼(轉大寫)。  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EX. 生日1988-01-01 ,英文戶名MAKICHI OSARU </w:t>
            </w:r>
            <w:r w:rsidRPr="00142DB1">
              <w:rPr>
                <w:rFonts w:ascii="細明體" w:eastAsia="細明體" w:hAnsi="細明體" w:cs="Courier New"/>
                <w:color w:val="0D0D0D"/>
                <w:sz w:val="20"/>
                <w:szCs w:val="20"/>
                <w:shd w:val="pct15" w:color="auto" w:fill="FFFFFF"/>
                <w:lang w:val="x-none"/>
              </w:rPr>
              <w:sym w:font="Wingdings" w:char="F0E8"/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shd w:val="pct15" w:color="auto" w:fill="FFFFFF"/>
                <w:lang w:val="x-none"/>
              </w:rPr>
              <w:t xml:space="preserve"> 19880101OS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金融機構2(分行)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 xml:space="preserve"> 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銀行名稱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/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分行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2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DA659E" w:rsidP="00FF523B">
            <w:pPr>
              <w:rPr>
                <w:rFonts w:ascii="細明體" w:eastAsia="細明體" w:hAnsi="細明體" w:cs="Courier New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非OIU件:</w:t>
            </w:r>
            <w:r w:rsidR="00FF523B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  <w:p w:rsidR="009622D4" w:rsidRPr="00142DB1" w:rsidRDefault="009622D4" w:rsidP="00FF523B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OIU件: 同畫面輸入.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 xml:space="preserve"> </w:t>
            </w:r>
            <w:r w:rsidRPr="00142DB1">
              <w:rPr>
                <w:rFonts w:ascii="sөũ" w:hAnsi="sөũ"/>
                <w:color w:val="0D0D0D"/>
                <w:sz w:val="20"/>
                <w:szCs w:val="20"/>
              </w:rPr>
              <w:t>國際銀行代碼</w:t>
            </w:r>
            <w:r w:rsidRPr="00142DB1">
              <w:rPr>
                <w:rFonts w:ascii="sөũ" w:hAnsi="sөũ" w:hint="eastAsia"/>
                <w:color w:val="0D0D0D"/>
                <w:sz w:val="20"/>
                <w:szCs w:val="20"/>
              </w:rPr>
              <w:t>2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22D4" w:rsidRPr="00142DB1" w:rsidRDefault="00FF523B" w:rsidP="00FF4D14">
            <w:pPr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戶名3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ab"/>
              <w:spacing w:line="300" w:lineRule="exact"/>
              <w:ind w:left="2" w:hangingChars="1" w:hanging="2"/>
              <w:jc w:val="both"/>
              <w:rPr>
                <w:rFonts w:ascii="細明體" w:eastAsia="細明體" w:hAnsi="細明體" w:hint="eastAsia"/>
                <w:caps/>
                <w:color w:val="0D0D0D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</w:rPr>
              <w:t>身分證字號3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金融機構3(分行)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分行通匯代號3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帳號3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LOGIN人員ID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Arial Unicode MS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LOGIN人員姓名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送件人單位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LOGIN人員作業單位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送件人單位名稱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LOGIN人員作業單位中文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聯絡電話_3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受理單位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LOGIN人員作業單位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受理單位中文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LOGIN人員作業單位中文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受理人員ID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LOGIN人員ID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受理人員姓名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LOGIN人員姓名</w:t>
            </w:r>
          </w:p>
        </w:tc>
      </w:tr>
      <w:tr w:rsidR="00FF523B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受理日期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同畫面.受理日期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輸入人員角色分類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  <w:t>$是否可使用索引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hyperlink r:id="rId17" w:history="1">
              <w:r w:rsidRPr="00142DB1">
                <w:rPr>
                  <w:rStyle w:val="style31"/>
                  <w:color w:val="0D0D0D"/>
                  <w:u w:val="single"/>
                </w:rPr>
                <w:t>是否使用行動裝置輸入</w:t>
              </w:r>
              <w:r w:rsidRPr="00142DB1">
                <w:rPr>
                  <w:rStyle w:val="a8"/>
                  <w:rFonts w:ascii="Arial" w:hAnsi="Arial" w:cs="Arial"/>
                  <w:color w:val="0D0D0D"/>
                  <w:sz w:val="20"/>
                  <w:szCs w:val="20"/>
                </w:rPr>
                <w:t xml:space="preserve"> </w:t>
              </w:r>
            </w:hyperlink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sөũ" w:hAnsi="sөũ" w:hint="eastAsia"/>
                <w:color w:val="0D0D0D"/>
                <w:sz w:val="20"/>
                <w:szCs w:val="20"/>
              </w:rPr>
              <w:t xml:space="preserve">IF 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UserObject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.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isMobile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= true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“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1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”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ELSE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“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0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”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Arial" w:hAnsi="Arial" w:cs="Arial"/>
                <w:color w:val="0D0D0D"/>
                <w:sz w:val="20"/>
                <w:szCs w:val="20"/>
              </w:rPr>
            </w:pPr>
            <w:hyperlink r:id="rId18" w:history="1">
              <w:r w:rsidRPr="00142DB1">
                <w:rPr>
                  <w:rStyle w:val="style31"/>
                  <w:color w:val="0D0D0D"/>
                  <w:u w:val="single"/>
                </w:rPr>
                <w:t>送出日期</w:t>
              </w:r>
              <w:r w:rsidRPr="00142DB1">
                <w:rPr>
                  <w:rStyle w:val="a8"/>
                  <w:rFonts w:ascii="Arial" w:hAnsi="Arial" w:cs="Arial"/>
                  <w:color w:val="0D0D0D"/>
                  <w:sz w:val="20"/>
                  <w:szCs w:val="20"/>
                </w:rPr>
                <w:t xml:space="preserve"> </w:t>
              </w:r>
            </w:hyperlink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IF </w:t>
            </w:r>
            <w:hyperlink r:id="rId19" w:history="1">
              <w:r w:rsidRPr="00142DB1">
                <w:rPr>
                  <w:rFonts w:ascii="細明體" w:eastAsia="細明體" w:hAnsi="細明體"/>
                  <w:color w:val="0D0D0D"/>
                </w:rPr>
                <w:t xml:space="preserve">是否使用行動裝置輸入 </w:t>
              </w:r>
            </w:hyperlink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=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0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or </w:t>
            </w:r>
          </w:p>
          <w:p w:rsidR="00FF523B" w:rsidRPr="00142DB1" w:rsidRDefault="00FF523B" w:rsidP="00FF523B">
            <w:pPr>
              <w:ind w:firstLineChars="150" w:firstLine="300"/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(</w:t>
            </w:r>
            <w:hyperlink r:id="rId20" w:history="1">
              <w:r w:rsidRPr="00142DB1">
                <w:rPr>
                  <w:rFonts w:ascii="細明體" w:eastAsia="細明體" w:hAnsi="細明體"/>
                  <w:color w:val="0D0D0D"/>
                </w:rPr>
                <w:t xml:space="preserve">是否使用行動裝置輸入 </w:t>
              </w:r>
            </w:hyperlink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=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1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’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AND AAA4_0106點選送出)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   DB DATE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Arial" w:hAnsi="Arial" w:cs="Arial"/>
                <w:color w:val="0D0D0D"/>
                <w:sz w:val="20"/>
                <w:szCs w:val="20"/>
              </w:rPr>
            </w:pPr>
            <w:r w:rsidRPr="00142DB1">
              <w:rPr>
                <w:rFonts w:ascii="Arial" w:hAnsi="Arial" w:cs="Arial" w:hint="eastAsia"/>
                <w:color w:val="0D0D0D"/>
                <w:sz w:val="20"/>
                <w:szCs w:val="20"/>
              </w:rPr>
              <w:t>事故原因代碼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IF </w:t>
            </w:r>
            <w:hyperlink r:id="rId21" w:history="1">
              <w:r w:rsidRPr="00142DB1">
                <w:rPr>
                  <w:rFonts w:ascii="細明體" w:eastAsia="細明體" w:hAnsi="細明體"/>
                  <w:color w:val="0D0D0D"/>
                </w:rPr>
                <w:t xml:space="preserve">是否使用行動裝置輸入 </w:t>
              </w:r>
            </w:hyperlink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= 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‘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1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’</w:t>
            </w:r>
          </w:p>
          <w:p w:rsidR="00FF523B" w:rsidRPr="00142DB1" w:rsidRDefault="00FF523B" w:rsidP="00FF523B">
            <w:pPr>
              <w:ind w:firstLineChars="150" w:firstLine="300"/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  <w:t>同畫面(AAC0_0100帶回之代碼)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  <w:t>ELSE</w:t>
            </w:r>
          </w:p>
          <w:p w:rsidR="00FF523B" w:rsidRPr="00142DB1" w:rsidRDefault="00FF523B" w:rsidP="00FF523B">
            <w:pPr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  <w:t xml:space="preserve">   帶</w:t>
            </w:r>
            <w:r w:rsidRPr="00142DB1">
              <w:rPr>
                <w:rFonts w:ascii="細明體" w:eastAsia="細明體" w:hAnsi="細明體"/>
                <w:bCs/>
                <w:color w:val="0D0D0D"/>
                <w:sz w:val="20"/>
                <w:szCs w:val="20"/>
              </w:rPr>
              <w:t>”</w:t>
            </w:r>
            <w:r w:rsidRPr="00142DB1">
              <w:rPr>
                <w:rFonts w:ascii="細明體" w:eastAsia="細明體" w:hAnsi="細明體" w:hint="eastAsia"/>
                <w:bCs/>
                <w:color w:val="0D0D0D"/>
                <w:sz w:val="20"/>
                <w:szCs w:val="20"/>
              </w:rPr>
              <w:t>空白</w:t>
            </w:r>
            <w:r w:rsidRPr="00142DB1">
              <w:rPr>
                <w:rFonts w:ascii="細明體" w:eastAsia="細明體" w:hAnsi="細明體"/>
                <w:bCs/>
                <w:color w:val="0D0D0D"/>
                <w:sz w:val="20"/>
                <w:szCs w:val="20"/>
              </w:rPr>
              <w:t>”</w:t>
            </w:r>
          </w:p>
        </w:tc>
      </w:tr>
      <w:tr w:rsidR="00142DB1" w:rsidRPr="00142DB1" w:rsidTr="00F252CF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Arial" w:hAnsi="Arial" w:cs="Arial" w:hint="eastAsia"/>
                <w:color w:val="0D0D0D"/>
                <w:sz w:val="20"/>
                <w:szCs w:val="20"/>
              </w:rPr>
            </w:pPr>
            <w:r w:rsidRPr="00142DB1">
              <w:rPr>
                <w:rFonts w:ascii="Arial" w:hAnsi="Arial" w:cs="Arial" w:hint="eastAsia"/>
                <w:color w:val="0D0D0D"/>
                <w:sz w:val="20"/>
                <w:szCs w:val="20"/>
              </w:rPr>
              <w:t>拍照類別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rPr>
                <w:rFonts w:ascii="細明體" w:eastAsia="細明體" w:hAnsi="細明體" w:hint="eastAsia"/>
                <w:color w:val="0D0D0D"/>
                <w:sz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 xml:space="preserve">   帶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”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1</w:t>
            </w:r>
            <w:r w:rsidRPr="00142DB1">
              <w:rPr>
                <w:rFonts w:ascii="細明體" w:eastAsia="細明體" w:hAnsi="細明體"/>
                <w:color w:val="0D0D0D"/>
                <w:sz w:val="20"/>
              </w:rPr>
              <w:t>”</w:t>
            </w:r>
            <w:r w:rsidRPr="00142DB1">
              <w:rPr>
                <w:rFonts w:ascii="細明體" w:eastAsia="細明體" w:hAnsi="細明體" w:hint="eastAsia"/>
                <w:color w:val="0D0D0D"/>
                <w:sz w:val="20"/>
              </w:rPr>
              <w:t>(不拍照)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身分別1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英文戶名1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受款人生日1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 轉西元</w:t>
            </w:r>
            <w:r w:rsidR="00DA659E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日期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國別代碼1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身分別2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英文戶名2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受款人生日2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 轉西元</w:t>
            </w:r>
            <w:r w:rsidR="00DA659E"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日期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國別代碼2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國籍中文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國籍代碼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同畫面輸入</w:t>
            </w:r>
          </w:p>
        </w:tc>
      </w:tr>
      <w:tr w:rsidR="00142DB1" w:rsidRPr="00142DB1" w:rsidTr="009B659B">
        <w:trPr>
          <w:trHeight w:val="20"/>
        </w:trPr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4C1264">
            <w:pPr>
              <w:pStyle w:val="Tabletext"/>
              <w:keepLines w:val="0"/>
              <w:numPr>
                <w:ilvl w:val="0"/>
                <w:numId w:val="35"/>
              </w:numPr>
              <w:spacing w:after="0" w:line="240" w:lineRule="auto"/>
              <w:jc w:val="both"/>
              <w:rPr>
                <w:rFonts w:ascii="細明體" w:eastAsia="細明體" w:hAnsi="細明體"/>
                <w:color w:val="0D0D0D"/>
                <w:lang w:eastAsia="zh-TW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523B" w:rsidRPr="00142DB1" w:rsidRDefault="00FF523B" w:rsidP="00FF523B">
            <w:pPr>
              <w:jc w:val="both"/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aps/>
                <w:color w:val="0D0D0D"/>
                <w:sz w:val="20"/>
                <w:szCs w:val="20"/>
              </w:rPr>
              <w:t>是否為OIU件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523B" w:rsidRPr="00142DB1" w:rsidRDefault="00FF523B" w:rsidP="00FF4D14">
            <w:pPr>
              <w:jc w:val="both"/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</w:pP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畫面.</w:t>
            </w:r>
            <w:r w:rsidRPr="00142DB1">
              <w:rPr>
                <w:rFonts w:hint="eastAsia"/>
                <w:color w:val="0D0D0D"/>
              </w:rPr>
              <w:t xml:space="preserve"> </w:t>
            </w:r>
            <w:r w:rsidRPr="00142DB1">
              <w:rPr>
                <w:rFonts w:ascii="細明體" w:eastAsia="細明體" w:hAnsi="細明體" w:cs="Courier New" w:hint="eastAsia"/>
                <w:color w:val="0D0D0D"/>
                <w:sz w:val="20"/>
                <w:szCs w:val="20"/>
                <w:lang w:val="x-none"/>
              </w:rPr>
              <w:t>OIU件 有勾選擇為 Y ，否則為N</w:t>
            </w:r>
          </w:p>
        </w:tc>
      </w:tr>
    </w:tbl>
    <w:p w:rsidR="0087350B" w:rsidRPr="00142DB1" w:rsidRDefault="00831A52" w:rsidP="0087350B">
      <w:pPr>
        <w:pStyle w:val="Tabletext"/>
        <w:keepLines w:val="0"/>
        <w:spacing w:after="0" w:line="240" w:lineRule="auto"/>
        <w:rPr>
          <w:rFonts w:ascii="細明體" w:eastAsia="細明體" w:hAnsi="細明體"/>
          <w:b/>
          <w:color w:val="0D0D0D"/>
        </w:rPr>
      </w:pPr>
      <w:r w:rsidRPr="00142DB1">
        <w:rPr>
          <w:rFonts w:ascii="細明體" w:eastAsia="細明體" w:hAnsi="細明體" w:hint="eastAsia"/>
          <w:b/>
          <w:color w:val="0D0D0D"/>
        </w:rPr>
        <w:t xml:space="preserve"> </w:t>
      </w:r>
    </w:p>
    <w:p w:rsidR="0087350B" w:rsidRPr="00142DB1" w:rsidRDefault="0087350B" w:rsidP="0087350B">
      <w:pPr>
        <w:pStyle w:val="Tabletext"/>
        <w:keepLines w:val="0"/>
        <w:spacing w:after="0" w:line="240" w:lineRule="auto"/>
        <w:rPr>
          <w:rFonts w:ascii="新細明體" w:hAnsi="新細明體"/>
          <w:color w:val="0D0D0D"/>
          <w:lang w:eastAsia="zh-TW"/>
        </w:rPr>
      </w:pPr>
      <w:r w:rsidRPr="00142DB1">
        <w:rPr>
          <w:rFonts w:ascii="新細明體" w:hAnsi="新細明體" w:hint="eastAsia"/>
          <w:color w:val="0D0D0D"/>
          <w:lang w:eastAsia="zh-TW"/>
        </w:rPr>
        <w:t>FORMAT(L)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48"/>
        <w:gridCol w:w="2520"/>
        <w:gridCol w:w="6120"/>
      </w:tblGrid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7350B" w:rsidRPr="00142DB1" w:rsidRDefault="0087350B">
            <w:pPr>
              <w:pStyle w:val="Tabletext"/>
              <w:keepLines w:val="0"/>
              <w:spacing w:after="0" w:line="240" w:lineRule="auto"/>
              <w:jc w:val="both"/>
              <w:rPr>
                <w:rFonts w:ascii="新細明體" w:hAnsi="新細明體" w:hint="eastAsia"/>
                <w:color w:val="0D0D0D"/>
                <w:lang w:eastAsia="zh-TW"/>
              </w:rPr>
            </w:pPr>
            <w:r w:rsidRPr="00142DB1">
              <w:rPr>
                <w:rFonts w:ascii="新細明體" w:hAnsi="新細明體" w:hint="eastAsia"/>
                <w:color w:val="0D0D0D"/>
                <w:lang w:eastAsia="zh-TW"/>
              </w:rPr>
              <w:t>序號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7350B" w:rsidRPr="00142DB1" w:rsidRDefault="0087350B">
            <w:pPr>
              <w:pStyle w:val="Tabletext"/>
              <w:keepLines w:val="0"/>
              <w:spacing w:after="0" w:line="240" w:lineRule="auto"/>
              <w:jc w:val="both"/>
              <w:rPr>
                <w:rFonts w:ascii="新細明體" w:hAnsi="新細明體" w:hint="eastAsia"/>
                <w:color w:val="0D0D0D"/>
                <w:lang w:eastAsia="zh-TW"/>
              </w:rPr>
            </w:pPr>
            <w:r w:rsidRPr="00142DB1">
              <w:rPr>
                <w:rFonts w:ascii="新細明體" w:hAnsi="新細明體" w:hint="eastAsia"/>
                <w:color w:val="0D0D0D"/>
                <w:lang w:eastAsia="zh-TW"/>
              </w:rPr>
              <w:t>說明欄位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7350B" w:rsidRPr="00142DB1" w:rsidRDefault="0087350B">
            <w:pPr>
              <w:pStyle w:val="Tabletext"/>
              <w:keepLines w:val="0"/>
              <w:spacing w:after="0" w:line="240" w:lineRule="auto"/>
              <w:jc w:val="both"/>
              <w:rPr>
                <w:rFonts w:ascii="新細明體" w:hAnsi="新細明體" w:hint="eastAsia"/>
                <w:color w:val="0D0D0D"/>
                <w:lang w:eastAsia="zh-TW"/>
              </w:rPr>
            </w:pPr>
            <w:r w:rsidRPr="00142DB1">
              <w:rPr>
                <w:rFonts w:ascii="新細明體" w:hAnsi="新細明體" w:hint="eastAsia"/>
                <w:color w:val="0D0D0D"/>
                <w:lang w:eastAsia="zh-TW"/>
              </w:rPr>
              <w:t>資料來源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受理編號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/>
                <w:color w:val="0D0D0D"/>
                <w:sz w:val="20"/>
                <w:szCs w:val="20"/>
              </w:rPr>
              <w:t>事故者ID+事故日期</w:t>
            </w:r>
            <w:r w:rsidR="00A9458E"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+受理日期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文件種類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以交易種類讀取代碼中文對照IMG_MAP_TRN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產生日期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當日日期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掃描歸檔時間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證件影像合併狀態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證件影像合併日期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審核頁合併狀態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審核頁合併日期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影像路徑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影像檔放置路徑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是否刪除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刪除時間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Null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錯誤訊息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細明體" w:eastAsia="細明體" w:hAnsi="細明體" w:hint="eastAsia"/>
                <w:color w:val="0D0D0D"/>
                <w:sz w:val="20"/>
                <w:szCs w:val="20"/>
              </w:rPr>
              <w:t>“”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業務別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“A</w:t>
            </w:r>
            <w:r w:rsidRPr="00142DB1">
              <w:rPr>
                <w:rFonts w:ascii="新細明體" w:hAnsi="新細明體"/>
                <w:color w:val="0D0D0D"/>
                <w:sz w:val="20"/>
                <w:szCs w:val="20"/>
              </w:rPr>
              <w:t>A</w:t>
            </w: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”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交易種類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“A</w:t>
            </w:r>
            <w:r w:rsidRPr="00142DB1">
              <w:rPr>
                <w:rFonts w:ascii="新細明體" w:hAnsi="新細明體"/>
                <w:color w:val="0D0D0D"/>
                <w:sz w:val="20"/>
                <w:szCs w:val="20"/>
              </w:rPr>
              <w:t>A2</w:t>
            </w: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0</w:t>
            </w:r>
            <w:r w:rsidRPr="00142DB1">
              <w:rPr>
                <w:rFonts w:ascii="新細明體" w:hAnsi="新細明體"/>
                <w:color w:val="0D0D0D"/>
                <w:sz w:val="20"/>
                <w:szCs w:val="20"/>
              </w:rPr>
              <w:t>10</w:t>
            </w: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”</w:t>
            </w:r>
          </w:p>
        </w:tc>
      </w:tr>
      <w:tr w:rsidR="00142DB1" w:rsidRPr="00142DB1" w:rsidTr="0087350B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7350B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是否歸檔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“Y”</w:t>
            </w:r>
          </w:p>
        </w:tc>
      </w:tr>
      <w:tr w:rsidR="008D2244" w:rsidRPr="00142DB1" w:rsidTr="008D2244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D2244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是否合併簽名影像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“Y”</w:t>
            </w:r>
          </w:p>
        </w:tc>
      </w:tr>
      <w:tr w:rsidR="008D2244" w:rsidRPr="00142DB1" w:rsidTr="008D2244">
        <w:tc>
          <w:tcPr>
            <w:tcW w:w="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350B" w:rsidRPr="00142DB1" w:rsidRDefault="0087350B" w:rsidP="008D2244">
            <w:pPr>
              <w:pStyle w:val="a9"/>
              <w:numPr>
                <w:ilvl w:val="0"/>
                <w:numId w:val="50"/>
              </w:numPr>
              <w:rPr>
                <w:rFonts w:ascii="新細明體" w:hAnsi="新細明體" w:hint="eastAsia"/>
                <w:color w:val="0D0D0D"/>
                <w:sz w:val="2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350B" w:rsidRPr="00142DB1" w:rsidRDefault="0087350B">
            <w:pPr>
              <w:spacing w:line="240" w:lineRule="exact"/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是否合併資訊頁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350B" w:rsidRPr="00142DB1" w:rsidRDefault="0087350B" w:rsidP="008D2244">
            <w:pPr>
              <w:rPr>
                <w:rFonts w:ascii="新細明體" w:hAnsi="新細明體" w:hint="eastAsia"/>
                <w:color w:val="0D0D0D"/>
                <w:sz w:val="20"/>
                <w:szCs w:val="20"/>
              </w:rPr>
            </w:pPr>
            <w:r w:rsidRPr="00142DB1">
              <w:rPr>
                <w:rFonts w:ascii="新細明體" w:hAnsi="新細明體" w:hint="eastAsia"/>
                <w:color w:val="0D0D0D"/>
                <w:sz w:val="20"/>
                <w:szCs w:val="20"/>
              </w:rPr>
              <w:t>“Y”</w:t>
            </w:r>
          </w:p>
        </w:tc>
      </w:tr>
    </w:tbl>
    <w:p w:rsidR="0087350B" w:rsidRPr="00142DB1" w:rsidRDefault="0087350B" w:rsidP="0087350B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color w:val="0D0D0D"/>
          <w:kern w:val="2"/>
          <w:lang w:eastAsia="zh-TW"/>
        </w:rPr>
      </w:pPr>
    </w:p>
    <w:p w:rsidR="00831A52" w:rsidRPr="00142DB1" w:rsidRDefault="00831A52" w:rsidP="00831A52">
      <w:pPr>
        <w:rPr>
          <w:rFonts w:ascii="細明體" w:eastAsia="細明體" w:hAnsi="細明體" w:hint="eastAsia"/>
          <w:b/>
          <w:color w:val="0D0D0D"/>
          <w:sz w:val="20"/>
          <w:szCs w:val="20"/>
        </w:rPr>
      </w:pPr>
    </w:p>
    <w:p w:rsidR="00831A52" w:rsidRPr="00142DB1" w:rsidRDefault="00831A52" w:rsidP="00E0101F">
      <w:pPr>
        <w:rPr>
          <w:rFonts w:ascii="細明體" w:eastAsia="細明體" w:hAnsi="細明體" w:hint="eastAsia"/>
          <w:b/>
          <w:color w:val="0D0D0D"/>
          <w:sz w:val="20"/>
          <w:szCs w:val="20"/>
        </w:rPr>
      </w:pPr>
    </w:p>
    <w:sectPr w:rsidR="00831A52" w:rsidRPr="00142DB1" w:rsidSect="009E265C">
      <w:pgSz w:w="11906" w:h="16838"/>
      <w:pgMar w:top="567" w:right="926" w:bottom="56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230" w:rsidRDefault="00EB7230" w:rsidP="004449C6">
      <w:r>
        <w:separator/>
      </w:r>
    </w:p>
  </w:endnote>
  <w:endnote w:type="continuationSeparator" w:id="0">
    <w:p w:rsidR="00EB7230" w:rsidRDefault="00EB7230" w:rsidP="00444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230" w:rsidRDefault="00EB7230" w:rsidP="004449C6">
      <w:r>
        <w:separator/>
      </w:r>
    </w:p>
  </w:footnote>
  <w:footnote w:type="continuationSeparator" w:id="0">
    <w:p w:rsidR="00EB7230" w:rsidRDefault="00EB7230" w:rsidP="00444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C09EB"/>
    <w:multiLevelType w:val="hybridMultilevel"/>
    <w:tmpl w:val="64629E28"/>
    <w:lvl w:ilvl="0" w:tplc="D52CAC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8A13EA"/>
    <w:multiLevelType w:val="hybridMultilevel"/>
    <w:tmpl w:val="D70ED7C6"/>
    <w:lvl w:ilvl="0" w:tplc="47B4384E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9E303100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68B8D9C6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CA13F06"/>
    <w:multiLevelType w:val="multilevel"/>
    <w:tmpl w:val="A5D4288A"/>
    <w:lvl w:ilvl="0">
      <w:start w:val="1"/>
      <w:numFmt w:val="decimal"/>
      <w:lvlText w:val="%1."/>
      <w:lvlJc w:val="left"/>
      <w:pPr>
        <w:ind w:left="709" w:hanging="425"/>
      </w:pPr>
      <w:rPr>
        <w:rFonts w:ascii="細明體" w:eastAsia="細明體" w:hAnsi="細明體" w:cs="Courier New"/>
        <w:color w:val="00000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trike w:val="0"/>
        <w:dstrike w:val="0"/>
        <w:color w:val="auto"/>
        <w:u w:val="none"/>
        <w:effect w:val="none"/>
      </w:rPr>
    </w:lvl>
    <w:lvl w:ilvl="3">
      <w:start w:val="1"/>
      <w:numFmt w:val="decimal"/>
      <w:lvlText w:val="%1.%2.%3.%4"/>
      <w:lvlJc w:val="left"/>
      <w:pPr>
        <w:ind w:left="1842" w:hanging="708"/>
      </w:pPr>
      <w:rPr>
        <w:strike w:val="0"/>
        <w:dstrike w:val="0"/>
        <w:color w:val="auto"/>
        <w:u w:val="none"/>
        <w:effect w:val="no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CFA1807"/>
    <w:multiLevelType w:val="hybridMultilevel"/>
    <w:tmpl w:val="DD326676"/>
    <w:lvl w:ilvl="0" w:tplc="EEA251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7426A9"/>
    <w:multiLevelType w:val="hybridMultilevel"/>
    <w:tmpl w:val="B9F441D2"/>
    <w:lvl w:ilvl="0" w:tplc="EBB876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FA60AF6"/>
    <w:multiLevelType w:val="hybridMultilevel"/>
    <w:tmpl w:val="6200F714"/>
    <w:lvl w:ilvl="0" w:tplc="3BE657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664096"/>
    <w:multiLevelType w:val="hybridMultilevel"/>
    <w:tmpl w:val="0F908DC6"/>
    <w:lvl w:ilvl="0" w:tplc="079C5F3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2C77FE2"/>
    <w:multiLevelType w:val="hybridMultilevel"/>
    <w:tmpl w:val="B67C65B2"/>
    <w:lvl w:ilvl="0" w:tplc="C19AC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95A4A18"/>
    <w:multiLevelType w:val="multilevel"/>
    <w:tmpl w:val="B55C0F4C"/>
    <w:lvl w:ilvl="0">
      <w:start w:val="1"/>
      <w:numFmt w:val="decimal"/>
      <w:lvlText w:val="%1"/>
      <w:lvlJc w:val="left"/>
      <w:pPr>
        <w:tabs>
          <w:tab w:val="num" w:pos="905"/>
        </w:tabs>
        <w:ind w:left="90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72"/>
        </w:tabs>
        <w:ind w:left="147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898"/>
        </w:tabs>
        <w:ind w:left="189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464"/>
        </w:tabs>
        <w:ind w:left="246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261"/>
        </w:tabs>
        <w:ind w:left="303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740"/>
        </w:tabs>
        <w:ind w:left="374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471"/>
        </w:tabs>
        <w:ind w:left="430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56"/>
        </w:tabs>
        <w:ind w:left="487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82"/>
        </w:tabs>
        <w:ind w:left="5582" w:hanging="1700"/>
      </w:pPr>
      <w:rPr>
        <w:rFonts w:hint="eastAsia"/>
      </w:rPr>
    </w:lvl>
  </w:abstractNum>
  <w:abstractNum w:abstractNumId="9" w15:restartNumberingAfterBreak="0">
    <w:nsid w:val="19AC111F"/>
    <w:multiLevelType w:val="hybridMultilevel"/>
    <w:tmpl w:val="398ADE8C"/>
    <w:lvl w:ilvl="0" w:tplc="221AAF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F44583"/>
    <w:multiLevelType w:val="hybridMultilevel"/>
    <w:tmpl w:val="FCE21C8E"/>
    <w:lvl w:ilvl="0" w:tplc="54F6FD12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244CCD"/>
    <w:multiLevelType w:val="hybridMultilevel"/>
    <w:tmpl w:val="E2AEC15E"/>
    <w:lvl w:ilvl="0" w:tplc="C4C09BC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2" w15:restartNumberingAfterBreak="0">
    <w:nsid w:val="2141053E"/>
    <w:multiLevelType w:val="hybridMultilevel"/>
    <w:tmpl w:val="B5368150"/>
    <w:lvl w:ilvl="0" w:tplc="C47094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1F60590"/>
    <w:multiLevelType w:val="hybridMultilevel"/>
    <w:tmpl w:val="21F2A344"/>
    <w:lvl w:ilvl="0" w:tplc="35AA432E">
      <w:start w:val="1"/>
      <w:numFmt w:val="decimal"/>
      <w:lvlText w:val="%1"/>
      <w:lvlJc w:val="center"/>
      <w:pPr>
        <w:tabs>
          <w:tab w:val="num" w:pos="905"/>
        </w:tabs>
        <w:ind w:left="905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2473258"/>
    <w:multiLevelType w:val="hybridMultilevel"/>
    <w:tmpl w:val="198C58E2"/>
    <w:lvl w:ilvl="0" w:tplc="04090005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6105B34"/>
    <w:multiLevelType w:val="hybridMultilevel"/>
    <w:tmpl w:val="7C184C56"/>
    <w:lvl w:ilvl="0" w:tplc="221AAF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1A5B4C"/>
    <w:multiLevelType w:val="hybridMultilevel"/>
    <w:tmpl w:val="65CA642C"/>
    <w:lvl w:ilvl="0" w:tplc="1FA0AF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C102E6D"/>
    <w:multiLevelType w:val="hybridMultilevel"/>
    <w:tmpl w:val="B41628FC"/>
    <w:lvl w:ilvl="0" w:tplc="53D0DD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D1829F3"/>
    <w:multiLevelType w:val="hybridMultilevel"/>
    <w:tmpl w:val="39C0095A"/>
    <w:lvl w:ilvl="0" w:tplc="BE80EF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7C3A9B"/>
    <w:multiLevelType w:val="hybridMultilevel"/>
    <w:tmpl w:val="21F62B5E"/>
    <w:lvl w:ilvl="0" w:tplc="EF60C4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F854712"/>
    <w:multiLevelType w:val="hybridMultilevel"/>
    <w:tmpl w:val="B214496E"/>
    <w:lvl w:ilvl="0" w:tplc="687E0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593208"/>
    <w:multiLevelType w:val="multilevel"/>
    <w:tmpl w:val="88965626"/>
    <w:lvl w:ilvl="0">
      <w:start w:val="1"/>
      <w:numFmt w:val="decimal"/>
      <w:lvlText w:val="%1"/>
      <w:lvlJc w:val="left"/>
      <w:pPr>
        <w:tabs>
          <w:tab w:val="num" w:pos="905"/>
        </w:tabs>
        <w:ind w:left="905" w:hanging="425"/>
      </w:pPr>
    </w:lvl>
    <w:lvl w:ilvl="1">
      <w:start w:val="1"/>
      <w:numFmt w:val="decimal"/>
      <w:lvlText w:val="%1.%2"/>
      <w:lvlJc w:val="left"/>
      <w:pPr>
        <w:tabs>
          <w:tab w:val="num" w:pos="1472"/>
        </w:tabs>
        <w:ind w:left="1472" w:hanging="567"/>
      </w:pPr>
    </w:lvl>
    <w:lvl w:ilvl="2">
      <w:start w:val="1"/>
      <w:numFmt w:val="decimal"/>
      <w:lvlText w:val="%1.%2.%3"/>
      <w:lvlJc w:val="left"/>
      <w:pPr>
        <w:tabs>
          <w:tab w:val="num" w:pos="1898"/>
        </w:tabs>
        <w:ind w:left="1898" w:hanging="567"/>
      </w:pPr>
    </w:lvl>
    <w:lvl w:ilvl="3">
      <w:start w:val="1"/>
      <w:numFmt w:val="decimal"/>
      <w:lvlText w:val="%1.%2.%3.%4"/>
      <w:lvlJc w:val="left"/>
      <w:pPr>
        <w:tabs>
          <w:tab w:val="num" w:pos="2464"/>
        </w:tabs>
        <w:ind w:left="2464" w:hanging="708"/>
      </w:pPr>
    </w:lvl>
    <w:lvl w:ilvl="4">
      <w:start w:val="1"/>
      <w:numFmt w:val="decimal"/>
      <w:lvlText w:val="%1.%2.%3.%4.%5"/>
      <w:lvlJc w:val="left"/>
      <w:pPr>
        <w:tabs>
          <w:tab w:val="num" w:pos="3261"/>
        </w:tabs>
        <w:ind w:left="3031" w:hanging="850"/>
      </w:pPr>
    </w:lvl>
    <w:lvl w:ilvl="5">
      <w:start w:val="1"/>
      <w:numFmt w:val="decimal"/>
      <w:lvlText w:val="%1.%2.%3.%4.%5.%6"/>
      <w:lvlJc w:val="left"/>
      <w:pPr>
        <w:tabs>
          <w:tab w:val="num" w:pos="3740"/>
        </w:tabs>
        <w:ind w:left="374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471"/>
        </w:tabs>
        <w:ind w:left="430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256"/>
        </w:tabs>
        <w:ind w:left="487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82"/>
        </w:tabs>
        <w:ind w:left="5582" w:hanging="1700"/>
      </w:pPr>
    </w:lvl>
  </w:abstractNum>
  <w:abstractNum w:abstractNumId="22" w15:restartNumberingAfterBreak="0">
    <w:nsid w:val="3F223E6B"/>
    <w:multiLevelType w:val="multilevel"/>
    <w:tmpl w:val="F7EEE6D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408B5D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87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481639AB"/>
    <w:multiLevelType w:val="hybridMultilevel"/>
    <w:tmpl w:val="109EC410"/>
    <w:lvl w:ilvl="0" w:tplc="B6E61A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D542A4"/>
    <w:multiLevelType w:val="hybridMultilevel"/>
    <w:tmpl w:val="AA921D1A"/>
    <w:lvl w:ilvl="0" w:tplc="C3F892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BDF7F6C"/>
    <w:multiLevelType w:val="hybridMultilevel"/>
    <w:tmpl w:val="5D9EDA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4C0C3F90"/>
    <w:multiLevelType w:val="hybridMultilevel"/>
    <w:tmpl w:val="57F816AE"/>
    <w:lvl w:ilvl="0" w:tplc="CC28A3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D6319E2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87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F31481E"/>
    <w:multiLevelType w:val="hybridMultilevel"/>
    <w:tmpl w:val="58366A18"/>
    <w:lvl w:ilvl="0" w:tplc="3AE60A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43C5A76"/>
    <w:multiLevelType w:val="hybridMultilevel"/>
    <w:tmpl w:val="9E92F0F6"/>
    <w:lvl w:ilvl="0" w:tplc="BE7C3042">
      <w:start w:val="1"/>
      <w:numFmt w:val="decimal"/>
      <w:lvlText w:val="%1."/>
      <w:lvlJc w:val="left"/>
      <w:pPr>
        <w:ind w:left="5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F63AC4"/>
    <w:multiLevelType w:val="hybridMultilevel"/>
    <w:tmpl w:val="43A8D944"/>
    <w:lvl w:ilvl="0" w:tplc="CE7ABE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7B2D5B"/>
    <w:multiLevelType w:val="multilevel"/>
    <w:tmpl w:val="65E46B48"/>
    <w:lvl w:ilvl="0">
      <w:start w:val="1"/>
      <w:numFmt w:val="taiwa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851" w:hanging="426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2.%3.%4.%5"/>
      <w:lvlJc w:val="left"/>
      <w:pPr>
        <w:tabs>
          <w:tab w:val="num" w:pos="2551"/>
        </w:tabs>
        <w:ind w:left="2551" w:hanging="850"/>
      </w:pPr>
      <w:rPr>
        <w:rFonts w:hint="eastAsia"/>
        <w:b w:val="0"/>
      </w:rPr>
    </w:lvl>
    <w:lvl w:ilvl="5">
      <w:start w:val="1"/>
      <w:numFmt w:val="decimal"/>
      <w:lvlText w:val="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3" w15:restartNumberingAfterBreak="0">
    <w:nsid w:val="616B0A53"/>
    <w:multiLevelType w:val="hybridMultilevel"/>
    <w:tmpl w:val="7756A206"/>
    <w:lvl w:ilvl="0" w:tplc="A3F814BC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1DB601D"/>
    <w:multiLevelType w:val="hybridMultilevel"/>
    <w:tmpl w:val="F33E54B2"/>
    <w:lvl w:ilvl="0" w:tplc="983A77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1F717BD"/>
    <w:multiLevelType w:val="hybridMultilevel"/>
    <w:tmpl w:val="B1523D84"/>
    <w:lvl w:ilvl="0" w:tplc="D884D21A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20C3181"/>
    <w:multiLevelType w:val="multilevel"/>
    <w:tmpl w:val="65E46B48"/>
    <w:lvl w:ilvl="0">
      <w:start w:val="1"/>
      <w:numFmt w:val="taiwa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851" w:hanging="426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985"/>
        </w:tabs>
        <w:ind w:left="1985" w:hanging="708"/>
      </w:pPr>
      <w:rPr>
        <w:rFonts w:hint="eastAsia"/>
      </w:rPr>
    </w:lvl>
    <w:lvl w:ilvl="4">
      <w:start w:val="1"/>
      <w:numFmt w:val="decimal"/>
      <w:lvlText w:val="%2.%3.%4.%5"/>
      <w:lvlJc w:val="left"/>
      <w:pPr>
        <w:tabs>
          <w:tab w:val="num" w:pos="2551"/>
        </w:tabs>
        <w:ind w:left="2551" w:hanging="850"/>
      </w:pPr>
      <w:rPr>
        <w:rFonts w:hint="eastAsia"/>
        <w:b w:val="0"/>
      </w:rPr>
    </w:lvl>
    <w:lvl w:ilvl="5">
      <w:start w:val="1"/>
      <w:numFmt w:val="decimal"/>
      <w:lvlText w:val="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7" w15:restartNumberingAfterBreak="0">
    <w:nsid w:val="63B44E25"/>
    <w:multiLevelType w:val="hybridMultilevel"/>
    <w:tmpl w:val="2F7061B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44C0110"/>
    <w:multiLevelType w:val="multilevel"/>
    <w:tmpl w:val="0409001D"/>
    <w:numStyleLink w:val="1"/>
  </w:abstractNum>
  <w:abstractNum w:abstractNumId="39" w15:restartNumberingAfterBreak="0">
    <w:nsid w:val="66743B2D"/>
    <w:multiLevelType w:val="hybridMultilevel"/>
    <w:tmpl w:val="E022FB74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7026C932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7CE118A"/>
    <w:multiLevelType w:val="hybridMultilevel"/>
    <w:tmpl w:val="173E1ADA"/>
    <w:lvl w:ilvl="0" w:tplc="D3D2D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873621F"/>
    <w:multiLevelType w:val="hybridMultilevel"/>
    <w:tmpl w:val="16F2BF56"/>
    <w:lvl w:ilvl="0" w:tplc="69AA11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A522C95"/>
    <w:multiLevelType w:val="hybridMultilevel"/>
    <w:tmpl w:val="17BAB1A4"/>
    <w:lvl w:ilvl="0" w:tplc="119290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AA63B17"/>
    <w:multiLevelType w:val="hybridMultilevel"/>
    <w:tmpl w:val="5326317C"/>
    <w:lvl w:ilvl="0" w:tplc="E196F44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7054EAA"/>
    <w:multiLevelType w:val="hybridMultilevel"/>
    <w:tmpl w:val="146A9E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759736C"/>
    <w:multiLevelType w:val="hybridMultilevel"/>
    <w:tmpl w:val="9522B916"/>
    <w:lvl w:ilvl="0" w:tplc="F37C82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87578AC"/>
    <w:multiLevelType w:val="hybridMultilevel"/>
    <w:tmpl w:val="5D4EE896"/>
    <w:lvl w:ilvl="0" w:tplc="EDEE7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sz w:val="20"/>
          <w:szCs w:val="2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sz w:val="20"/>
          <w:szCs w:val="20"/>
        </w:rPr>
      </w:lvl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9"/>
  </w:num>
  <w:num w:numId="27">
    <w:abstractNumId w:val="9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</w:num>
  <w:num w:numId="30">
    <w:abstractNumId w:val="14"/>
  </w:num>
  <w:num w:numId="31">
    <w:abstractNumId w:val="0"/>
  </w:num>
  <w:num w:numId="32">
    <w:abstractNumId w:val="20"/>
  </w:num>
  <w:num w:numId="33">
    <w:abstractNumId w:val="46"/>
  </w:num>
  <w:num w:numId="34">
    <w:abstractNumId w:val="8"/>
  </w:num>
  <w:num w:numId="35">
    <w:abstractNumId w:val="15"/>
  </w:num>
  <w:num w:numId="36">
    <w:abstractNumId w:val="22"/>
  </w:num>
  <w:num w:numId="37">
    <w:abstractNumId w:val="13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</w:num>
  <w:num w:numId="40">
    <w:abstractNumId w:val="36"/>
  </w:num>
  <w:num w:numId="41">
    <w:abstractNumId w:val="32"/>
  </w:num>
  <w:num w:numId="42">
    <w:abstractNumId w:val="44"/>
  </w:num>
  <w:num w:numId="43">
    <w:abstractNumId w:val="33"/>
  </w:num>
  <w:num w:numId="44">
    <w:abstractNumId w:val="1"/>
  </w:num>
  <w:num w:numId="45">
    <w:abstractNumId w:val="10"/>
  </w:num>
  <w:num w:numId="46">
    <w:abstractNumId w:val="35"/>
  </w:num>
  <w:num w:numId="47">
    <w:abstractNumId w:val="29"/>
  </w:num>
  <w:num w:numId="48">
    <w:abstractNumId w:val="40"/>
  </w:num>
  <w:num w:numId="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72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E3E26"/>
    <w:rsid w:val="00003DE3"/>
    <w:rsid w:val="0000406A"/>
    <w:rsid w:val="00006D72"/>
    <w:rsid w:val="000070D0"/>
    <w:rsid w:val="00011FD7"/>
    <w:rsid w:val="000128C7"/>
    <w:rsid w:val="00013342"/>
    <w:rsid w:val="000155DF"/>
    <w:rsid w:val="00016079"/>
    <w:rsid w:val="00016385"/>
    <w:rsid w:val="0002021D"/>
    <w:rsid w:val="00021988"/>
    <w:rsid w:val="000269F2"/>
    <w:rsid w:val="000308E4"/>
    <w:rsid w:val="00031F14"/>
    <w:rsid w:val="0003285C"/>
    <w:rsid w:val="0003406B"/>
    <w:rsid w:val="00034AE0"/>
    <w:rsid w:val="00037B38"/>
    <w:rsid w:val="000417FD"/>
    <w:rsid w:val="00042D58"/>
    <w:rsid w:val="00051847"/>
    <w:rsid w:val="000535F7"/>
    <w:rsid w:val="00053819"/>
    <w:rsid w:val="00053D36"/>
    <w:rsid w:val="000545C5"/>
    <w:rsid w:val="00055695"/>
    <w:rsid w:val="000556D8"/>
    <w:rsid w:val="00057D63"/>
    <w:rsid w:val="000608E5"/>
    <w:rsid w:val="00061040"/>
    <w:rsid w:val="00061E49"/>
    <w:rsid w:val="00062C39"/>
    <w:rsid w:val="00064465"/>
    <w:rsid w:val="00065765"/>
    <w:rsid w:val="00065B29"/>
    <w:rsid w:val="0006764F"/>
    <w:rsid w:val="000700BD"/>
    <w:rsid w:val="00072C8F"/>
    <w:rsid w:val="00072CD9"/>
    <w:rsid w:val="00073358"/>
    <w:rsid w:val="000742A3"/>
    <w:rsid w:val="00077403"/>
    <w:rsid w:val="000807EF"/>
    <w:rsid w:val="00081BD9"/>
    <w:rsid w:val="000839C6"/>
    <w:rsid w:val="00084798"/>
    <w:rsid w:val="000849E7"/>
    <w:rsid w:val="00085337"/>
    <w:rsid w:val="000924E4"/>
    <w:rsid w:val="0009283A"/>
    <w:rsid w:val="000929E0"/>
    <w:rsid w:val="00092C75"/>
    <w:rsid w:val="000947CB"/>
    <w:rsid w:val="00094A3B"/>
    <w:rsid w:val="00095877"/>
    <w:rsid w:val="00096DB1"/>
    <w:rsid w:val="000A139E"/>
    <w:rsid w:val="000A2102"/>
    <w:rsid w:val="000A494A"/>
    <w:rsid w:val="000A6634"/>
    <w:rsid w:val="000A6EC7"/>
    <w:rsid w:val="000B3AAB"/>
    <w:rsid w:val="000B460B"/>
    <w:rsid w:val="000C0608"/>
    <w:rsid w:val="000C0C7E"/>
    <w:rsid w:val="000C2F4D"/>
    <w:rsid w:val="000C67AE"/>
    <w:rsid w:val="000C7EC7"/>
    <w:rsid w:val="000D00E7"/>
    <w:rsid w:val="000D109D"/>
    <w:rsid w:val="000D28E7"/>
    <w:rsid w:val="000D4B23"/>
    <w:rsid w:val="000D70A4"/>
    <w:rsid w:val="000E2713"/>
    <w:rsid w:val="000E3A7E"/>
    <w:rsid w:val="000E3E26"/>
    <w:rsid w:val="000E5135"/>
    <w:rsid w:val="000E5C23"/>
    <w:rsid w:val="000E7722"/>
    <w:rsid w:val="000F5AAD"/>
    <w:rsid w:val="000F673E"/>
    <w:rsid w:val="000F733D"/>
    <w:rsid w:val="00100D56"/>
    <w:rsid w:val="00102D6A"/>
    <w:rsid w:val="00102EBD"/>
    <w:rsid w:val="0011259A"/>
    <w:rsid w:val="00113266"/>
    <w:rsid w:val="00113BF6"/>
    <w:rsid w:val="00115974"/>
    <w:rsid w:val="00116604"/>
    <w:rsid w:val="00116A23"/>
    <w:rsid w:val="0012080B"/>
    <w:rsid w:val="00120A8E"/>
    <w:rsid w:val="00122D82"/>
    <w:rsid w:val="0012432A"/>
    <w:rsid w:val="0012645F"/>
    <w:rsid w:val="001303BE"/>
    <w:rsid w:val="00130F9A"/>
    <w:rsid w:val="00133619"/>
    <w:rsid w:val="00134241"/>
    <w:rsid w:val="0013449A"/>
    <w:rsid w:val="00134E3A"/>
    <w:rsid w:val="00136BFB"/>
    <w:rsid w:val="00137D4D"/>
    <w:rsid w:val="001405F8"/>
    <w:rsid w:val="001413A7"/>
    <w:rsid w:val="00142DB1"/>
    <w:rsid w:val="0014324A"/>
    <w:rsid w:val="00144ACD"/>
    <w:rsid w:val="001469B6"/>
    <w:rsid w:val="00147E66"/>
    <w:rsid w:val="001516AE"/>
    <w:rsid w:val="001533CE"/>
    <w:rsid w:val="00156527"/>
    <w:rsid w:val="00157512"/>
    <w:rsid w:val="00160565"/>
    <w:rsid w:val="00162C4C"/>
    <w:rsid w:val="00167021"/>
    <w:rsid w:val="00167915"/>
    <w:rsid w:val="0017051D"/>
    <w:rsid w:val="00175E2D"/>
    <w:rsid w:val="0018025C"/>
    <w:rsid w:val="001814CD"/>
    <w:rsid w:val="00182BD3"/>
    <w:rsid w:val="00184B51"/>
    <w:rsid w:val="00185295"/>
    <w:rsid w:val="00185DC7"/>
    <w:rsid w:val="00187736"/>
    <w:rsid w:val="00187F1F"/>
    <w:rsid w:val="00190A67"/>
    <w:rsid w:val="00192404"/>
    <w:rsid w:val="00192B58"/>
    <w:rsid w:val="00196D39"/>
    <w:rsid w:val="001A2C84"/>
    <w:rsid w:val="001A2F38"/>
    <w:rsid w:val="001A49ED"/>
    <w:rsid w:val="001A67BB"/>
    <w:rsid w:val="001B0E0C"/>
    <w:rsid w:val="001B3995"/>
    <w:rsid w:val="001B46B6"/>
    <w:rsid w:val="001B4E5C"/>
    <w:rsid w:val="001B5134"/>
    <w:rsid w:val="001B760B"/>
    <w:rsid w:val="001C1EB6"/>
    <w:rsid w:val="001C3897"/>
    <w:rsid w:val="001C4622"/>
    <w:rsid w:val="001C7ED3"/>
    <w:rsid w:val="001D2A90"/>
    <w:rsid w:val="001D3D56"/>
    <w:rsid w:val="001D4E39"/>
    <w:rsid w:val="001D7A8E"/>
    <w:rsid w:val="001D7AA4"/>
    <w:rsid w:val="001E6703"/>
    <w:rsid w:val="001E7953"/>
    <w:rsid w:val="001E7E4B"/>
    <w:rsid w:val="001F0D38"/>
    <w:rsid w:val="001F317F"/>
    <w:rsid w:val="001F5A8A"/>
    <w:rsid w:val="002023C9"/>
    <w:rsid w:val="00204ECB"/>
    <w:rsid w:val="00207388"/>
    <w:rsid w:val="00207E14"/>
    <w:rsid w:val="00210A41"/>
    <w:rsid w:val="00210F8C"/>
    <w:rsid w:val="002127E2"/>
    <w:rsid w:val="00216043"/>
    <w:rsid w:val="002206E1"/>
    <w:rsid w:val="00220E94"/>
    <w:rsid w:val="002222F6"/>
    <w:rsid w:val="00225276"/>
    <w:rsid w:val="00230917"/>
    <w:rsid w:val="00231A66"/>
    <w:rsid w:val="00231ADB"/>
    <w:rsid w:val="002326AA"/>
    <w:rsid w:val="00235B16"/>
    <w:rsid w:val="00236D1A"/>
    <w:rsid w:val="0024498D"/>
    <w:rsid w:val="00244CE2"/>
    <w:rsid w:val="002518A1"/>
    <w:rsid w:val="00256A5F"/>
    <w:rsid w:val="00256DD1"/>
    <w:rsid w:val="002574C8"/>
    <w:rsid w:val="002575FA"/>
    <w:rsid w:val="0025789C"/>
    <w:rsid w:val="00260591"/>
    <w:rsid w:val="00260E8C"/>
    <w:rsid w:val="00262041"/>
    <w:rsid w:val="002631AB"/>
    <w:rsid w:val="00265A42"/>
    <w:rsid w:val="00270C3C"/>
    <w:rsid w:val="00272019"/>
    <w:rsid w:val="002735CF"/>
    <w:rsid w:val="00281927"/>
    <w:rsid w:val="00283776"/>
    <w:rsid w:val="0028416E"/>
    <w:rsid w:val="0028642C"/>
    <w:rsid w:val="002904CD"/>
    <w:rsid w:val="002A1137"/>
    <w:rsid w:val="002A5487"/>
    <w:rsid w:val="002B200E"/>
    <w:rsid w:val="002B3D7A"/>
    <w:rsid w:val="002B3E2D"/>
    <w:rsid w:val="002B48A7"/>
    <w:rsid w:val="002B5CF3"/>
    <w:rsid w:val="002B64A4"/>
    <w:rsid w:val="002B7E25"/>
    <w:rsid w:val="002C0F82"/>
    <w:rsid w:val="002C54DE"/>
    <w:rsid w:val="002C5F41"/>
    <w:rsid w:val="002C77C7"/>
    <w:rsid w:val="002D0361"/>
    <w:rsid w:val="002D1033"/>
    <w:rsid w:val="002D633A"/>
    <w:rsid w:val="002D7F0F"/>
    <w:rsid w:val="002E167E"/>
    <w:rsid w:val="002E16A5"/>
    <w:rsid w:val="002E2BDD"/>
    <w:rsid w:val="002E2BE7"/>
    <w:rsid w:val="002E3FBB"/>
    <w:rsid w:val="002E4C3E"/>
    <w:rsid w:val="002E71DA"/>
    <w:rsid w:val="002F4E67"/>
    <w:rsid w:val="003026C1"/>
    <w:rsid w:val="00302AE7"/>
    <w:rsid w:val="00304E4C"/>
    <w:rsid w:val="0030582B"/>
    <w:rsid w:val="00306AD9"/>
    <w:rsid w:val="003073D5"/>
    <w:rsid w:val="00312083"/>
    <w:rsid w:val="00314F22"/>
    <w:rsid w:val="003212E7"/>
    <w:rsid w:val="00322B1B"/>
    <w:rsid w:val="0032769A"/>
    <w:rsid w:val="00331448"/>
    <w:rsid w:val="00331A3A"/>
    <w:rsid w:val="00332034"/>
    <w:rsid w:val="00332E60"/>
    <w:rsid w:val="003344FB"/>
    <w:rsid w:val="003345C7"/>
    <w:rsid w:val="00334961"/>
    <w:rsid w:val="0033501E"/>
    <w:rsid w:val="00335B8E"/>
    <w:rsid w:val="00336817"/>
    <w:rsid w:val="00336DB8"/>
    <w:rsid w:val="00336FB1"/>
    <w:rsid w:val="003426F4"/>
    <w:rsid w:val="003514F4"/>
    <w:rsid w:val="00351882"/>
    <w:rsid w:val="00352728"/>
    <w:rsid w:val="00355415"/>
    <w:rsid w:val="00360158"/>
    <w:rsid w:val="0036189A"/>
    <w:rsid w:val="00361A95"/>
    <w:rsid w:val="003634E9"/>
    <w:rsid w:val="003676A5"/>
    <w:rsid w:val="003739F8"/>
    <w:rsid w:val="0038047F"/>
    <w:rsid w:val="003813A7"/>
    <w:rsid w:val="00381A5E"/>
    <w:rsid w:val="00382B6A"/>
    <w:rsid w:val="0038682E"/>
    <w:rsid w:val="00390793"/>
    <w:rsid w:val="003909A2"/>
    <w:rsid w:val="00393017"/>
    <w:rsid w:val="00393540"/>
    <w:rsid w:val="0039392A"/>
    <w:rsid w:val="00396DEF"/>
    <w:rsid w:val="003976FC"/>
    <w:rsid w:val="003A4401"/>
    <w:rsid w:val="003A5F30"/>
    <w:rsid w:val="003A6D49"/>
    <w:rsid w:val="003B6915"/>
    <w:rsid w:val="003C0EEE"/>
    <w:rsid w:val="003C1996"/>
    <w:rsid w:val="003C5C92"/>
    <w:rsid w:val="003C5D6E"/>
    <w:rsid w:val="003C78C1"/>
    <w:rsid w:val="003C7A8F"/>
    <w:rsid w:val="003D3CCF"/>
    <w:rsid w:val="003D3E9C"/>
    <w:rsid w:val="003D4176"/>
    <w:rsid w:val="003D42C5"/>
    <w:rsid w:val="003D4BD9"/>
    <w:rsid w:val="003D5FB1"/>
    <w:rsid w:val="003D714F"/>
    <w:rsid w:val="003E10C8"/>
    <w:rsid w:val="003E260B"/>
    <w:rsid w:val="003E3A39"/>
    <w:rsid w:val="003E6EB6"/>
    <w:rsid w:val="003F07A5"/>
    <w:rsid w:val="003F2C32"/>
    <w:rsid w:val="003F3FA7"/>
    <w:rsid w:val="003F74AB"/>
    <w:rsid w:val="004019B5"/>
    <w:rsid w:val="00402206"/>
    <w:rsid w:val="0040318A"/>
    <w:rsid w:val="00407A68"/>
    <w:rsid w:val="00412A00"/>
    <w:rsid w:val="004156B4"/>
    <w:rsid w:val="0041604A"/>
    <w:rsid w:val="004215F2"/>
    <w:rsid w:val="00427393"/>
    <w:rsid w:val="004276A7"/>
    <w:rsid w:val="00430346"/>
    <w:rsid w:val="00430F55"/>
    <w:rsid w:val="00431F26"/>
    <w:rsid w:val="00441078"/>
    <w:rsid w:val="00444766"/>
    <w:rsid w:val="0044485E"/>
    <w:rsid w:val="004449C6"/>
    <w:rsid w:val="0044588B"/>
    <w:rsid w:val="00445B6E"/>
    <w:rsid w:val="004520AD"/>
    <w:rsid w:val="004547E8"/>
    <w:rsid w:val="004605F7"/>
    <w:rsid w:val="004618AE"/>
    <w:rsid w:val="0046217D"/>
    <w:rsid w:val="0046577A"/>
    <w:rsid w:val="004678D1"/>
    <w:rsid w:val="00467DCF"/>
    <w:rsid w:val="00471646"/>
    <w:rsid w:val="0048166D"/>
    <w:rsid w:val="00483021"/>
    <w:rsid w:val="00490615"/>
    <w:rsid w:val="00491156"/>
    <w:rsid w:val="00495E68"/>
    <w:rsid w:val="00496132"/>
    <w:rsid w:val="00496875"/>
    <w:rsid w:val="00497EC4"/>
    <w:rsid w:val="004A0604"/>
    <w:rsid w:val="004A066C"/>
    <w:rsid w:val="004A18F2"/>
    <w:rsid w:val="004A2864"/>
    <w:rsid w:val="004A2C6E"/>
    <w:rsid w:val="004A4008"/>
    <w:rsid w:val="004A52B9"/>
    <w:rsid w:val="004A65D3"/>
    <w:rsid w:val="004A73DD"/>
    <w:rsid w:val="004B26CD"/>
    <w:rsid w:val="004B505D"/>
    <w:rsid w:val="004C1264"/>
    <w:rsid w:val="004C4538"/>
    <w:rsid w:val="004D123A"/>
    <w:rsid w:val="004D2F17"/>
    <w:rsid w:val="004D3635"/>
    <w:rsid w:val="004D3CF2"/>
    <w:rsid w:val="004D431D"/>
    <w:rsid w:val="004E01C2"/>
    <w:rsid w:val="004E0F9B"/>
    <w:rsid w:val="004E1208"/>
    <w:rsid w:val="004E1845"/>
    <w:rsid w:val="004E1E5E"/>
    <w:rsid w:val="004E4CF9"/>
    <w:rsid w:val="004F1212"/>
    <w:rsid w:val="004F2ED9"/>
    <w:rsid w:val="004F47C2"/>
    <w:rsid w:val="00503BB3"/>
    <w:rsid w:val="00505B1F"/>
    <w:rsid w:val="0050798D"/>
    <w:rsid w:val="00511FB5"/>
    <w:rsid w:val="00512E83"/>
    <w:rsid w:val="00516FC2"/>
    <w:rsid w:val="00517D16"/>
    <w:rsid w:val="0052056E"/>
    <w:rsid w:val="0052129A"/>
    <w:rsid w:val="00523C23"/>
    <w:rsid w:val="00527741"/>
    <w:rsid w:val="00530551"/>
    <w:rsid w:val="00531280"/>
    <w:rsid w:val="00533251"/>
    <w:rsid w:val="005341C6"/>
    <w:rsid w:val="00536D26"/>
    <w:rsid w:val="00537B8F"/>
    <w:rsid w:val="00543DAC"/>
    <w:rsid w:val="00546228"/>
    <w:rsid w:val="005464C7"/>
    <w:rsid w:val="0054739D"/>
    <w:rsid w:val="005505AC"/>
    <w:rsid w:val="00551CD3"/>
    <w:rsid w:val="00552B66"/>
    <w:rsid w:val="0055441D"/>
    <w:rsid w:val="00556EF8"/>
    <w:rsid w:val="005606DB"/>
    <w:rsid w:val="005612FC"/>
    <w:rsid w:val="005620DB"/>
    <w:rsid w:val="00563D4D"/>
    <w:rsid w:val="00567907"/>
    <w:rsid w:val="00567BB9"/>
    <w:rsid w:val="00567CCA"/>
    <w:rsid w:val="00574D17"/>
    <w:rsid w:val="00575AE3"/>
    <w:rsid w:val="00576BFB"/>
    <w:rsid w:val="00577115"/>
    <w:rsid w:val="005801D6"/>
    <w:rsid w:val="00586568"/>
    <w:rsid w:val="00587215"/>
    <w:rsid w:val="0059079A"/>
    <w:rsid w:val="00592125"/>
    <w:rsid w:val="005943AC"/>
    <w:rsid w:val="005949AD"/>
    <w:rsid w:val="00596B39"/>
    <w:rsid w:val="005A2C2C"/>
    <w:rsid w:val="005A36ED"/>
    <w:rsid w:val="005B0514"/>
    <w:rsid w:val="005B05DC"/>
    <w:rsid w:val="005B5AEB"/>
    <w:rsid w:val="005B6692"/>
    <w:rsid w:val="005B72B0"/>
    <w:rsid w:val="005C3C16"/>
    <w:rsid w:val="005D4166"/>
    <w:rsid w:val="005D493D"/>
    <w:rsid w:val="005D5440"/>
    <w:rsid w:val="005D6E2C"/>
    <w:rsid w:val="005E5446"/>
    <w:rsid w:val="005E5DC0"/>
    <w:rsid w:val="005E7C86"/>
    <w:rsid w:val="005F0F66"/>
    <w:rsid w:val="005F45F9"/>
    <w:rsid w:val="005F4DEB"/>
    <w:rsid w:val="005F66FE"/>
    <w:rsid w:val="005F7277"/>
    <w:rsid w:val="00603723"/>
    <w:rsid w:val="006044B8"/>
    <w:rsid w:val="0060547C"/>
    <w:rsid w:val="00613606"/>
    <w:rsid w:val="006140FC"/>
    <w:rsid w:val="006167F5"/>
    <w:rsid w:val="006170FE"/>
    <w:rsid w:val="00617D2D"/>
    <w:rsid w:val="00620522"/>
    <w:rsid w:val="0062093F"/>
    <w:rsid w:val="0062159B"/>
    <w:rsid w:val="00623B88"/>
    <w:rsid w:val="0062510E"/>
    <w:rsid w:val="00625D2A"/>
    <w:rsid w:val="006269A3"/>
    <w:rsid w:val="00630492"/>
    <w:rsid w:val="00633375"/>
    <w:rsid w:val="006334E6"/>
    <w:rsid w:val="00633BC7"/>
    <w:rsid w:val="00633CFD"/>
    <w:rsid w:val="006361D1"/>
    <w:rsid w:val="0063650C"/>
    <w:rsid w:val="006418AF"/>
    <w:rsid w:val="00641F19"/>
    <w:rsid w:val="006426D9"/>
    <w:rsid w:val="00642BEE"/>
    <w:rsid w:val="006436A6"/>
    <w:rsid w:val="006436BD"/>
    <w:rsid w:val="006447DB"/>
    <w:rsid w:val="00644A7D"/>
    <w:rsid w:val="00645362"/>
    <w:rsid w:val="006531D3"/>
    <w:rsid w:val="00653ED0"/>
    <w:rsid w:val="00654B30"/>
    <w:rsid w:val="00654FF6"/>
    <w:rsid w:val="00656A77"/>
    <w:rsid w:val="00657149"/>
    <w:rsid w:val="00657C15"/>
    <w:rsid w:val="00661976"/>
    <w:rsid w:val="00661CBC"/>
    <w:rsid w:val="00662073"/>
    <w:rsid w:val="006621E1"/>
    <w:rsid w:val="006627B7"/>
    <w:rsid w:val="00662D36"/>
    <w:rsid w:val="0066441C"/>
    <w:rsid w:val="00666E3F"/>
    <w:rsid w:val="006671E0"/>
    <w:rsid w:val="006706C7"/>
    <w:rsid w:val="00671165"/>
    <w:rsid w:val="00671F47"/>
    <w:rsid w:val="00677153"/>
    <w:rsid w:val="006827CF"/>
    <w:rsid w:val="00686385"/>
    <w:rsid w:val="00686572"/>
    <w:rsid w:val="0069175D"/>
    <w:rsid w:val="00694998"/>
    <w:rsid w:val="00694A3F"/>
    <w:rsid w:val="0069652E"/>
    <w:rsid w:val="00696BAE"/>
    <w:rsid w:val="00697C3C"/>
    <w:rsid w:val="006A0CE9"/>
    <w:rsid w:val="006A2B4C"/>
    <w:rsid w:val="006A70DB"/>
    <w:rsid w:val="006A767A"/>
    <w:rsid w:val="006B1CEF"/>
    <w:rsid w:val="006B211D"/>
    <w:rsid w:val="006B310A"/>
    <w:rsid w:val="006C007C"/>
    <w:rsid w:val="006C114E"/>
    <w:rsid w:val="006C3285"/>
    <w:rsid w:val="006C6F62"/>
    <w:rsid w:val="006D0020"/>
    <w:rsid w:val="006D23EC"/>
    <w:rsid w:val="006D24D8"/>
    <w:rsid w:val="006D40EF"/>
    <w:rsid w:val="006D5AE9"/>
    <w:rsid w:val="006D6D3A"/>
    <w:rsid w:val="006E2756"/>
    <w:rsid w:val="006E2E87"/>
    <w:rsid w:val="006E2FDF"/>
    <w:rsid w:val="006E307E"/>
    <w:rsid w:val="006E4C31"/>
    <w:rsid w:val="006F0BE8"/>
    <w:rsid w:val="006F1333"/>
    <w:rsid w:val="006F1ACA"/>
    <w:rsid w:val="006F1EE2"/>
    <w:rsid w:val="00701CCA"/>
    <w:rsid w:val="007023F5"/>
    <w:rsid w:val="0070447D"/>
    <w:rsid w:val="00704ED3"/>
    <w:rsid w:val="00705229"/>
    <w:rsid w:val="00715C7A"/>
    <w:rsid w:val="007202C8"/>
    <w:rsid w:val="0072062C"/>
    <w:rsid w:val="00724F43"/>
    <w:rsid w:val="0072513D"/>
    <w:rsid w:val="00725628"/>
    <w:rsid w:val="007304D4"/>
    <w:rsid w:val="0073066A"/>
    <w:rsid w:val="007308AA"/>
    <w:rsid w:val="00731818"/>
    <w:rsid w:val="00732E67"/>
    <w:rsid w:val="0073569E"/>
    <w:rsid w:val="00735AD3"/>
    <w:rsid w:val="007362C6"/>
    <w:rsid w:val="007374A6"/>
    <w:rsid w:val="007375F1"/>
    <w:rsid w:val="00740DB3"/>
    <w:rsid w:val="00742881"/>
    <w:rsid w:val="0074416D"/>
    <w:rsid w:val="00744ABC"/>
    <w:rsid w:val="00750473"/>
    <w:rsid w:val="00753579"/>
    <w:rsid w:val="007560B8"/>
    <w:rsid w:val="007562FE"/>
    <w:rsid w:val="007573AC"/>
    <w:rsid w:val="00762584"/>
    <w:rsid w:val="007631D5"/>
    <w:rsid w:val="00765603"/>
    <w:rsid w:val="007717A3"/>
    <w:rsid w:val="007726E7"/>
    <w:rsid w:val="00774BBE"/>
    <w:rsid w:val="00775818"/>
    <w:rsid w:val="00781539"/>
    <w:rsid w:val="007850F5"/>
    <w:rsid w:val="007872D8"/>
    <w:rsid w:val="00794B21"/>
    <w:rsid w:val="00794D90"/>
    <w:rsid w:val="0079651A"/>
    <w:rsid w:val="00796BB4"/>
    <w:rsid w:val="007A0524"/>
    <w:rsid w:val="007A24C1"/>
    <w:rsid w:val="007A2B03"/>
    <w:rsid w:val="007A35E9"/>
    <w:rsid w:val="007B13B8"/>
    <w:rsid w:val="007B4EC5"/>
    <w:rsid w:val="007B6378"/>
    <w:rsid w:val="007B68D6"/>
    <w:rsid w:val="007B71E1"/>
    <w:rsid w:val="007B7F99"/>
    <w:rsid w:val="007C040D"/>
    <w:rsid w:val="007C06BE"/>
    <w:rsid w:val="007C31C2"/>
    <w:rsid w:val="007C3A7E"/>
    <w:rsid w:val="007C41D3"/>
    <w:rsid w:val="007D234C"/>
    <w:rsid w:val="007D521F"/>
    <w:rsid w:val="007D5A92"/>
    <w:rsid w:val="007E41D0"/>
    <w:rsid w:val="007E4783"/>
    <w:rsid w:val="007E51A5"/>
    <w:rsid w:val="007E5476"/>
    <w:rsid w:val="007E7C69"/>
    <w:rsid w:val="007F183A"/>
    <w:rsid w:val="007F49D0"/>
    <w:rsid w:val="00812A74"/>
    <w:rsid w:val="008150AA"/>
    <w:rsid w:val="00815AB2"/>
    <w:rsid w:val="00816026"/>
    <w:rsid w:val="0081720B"/>
    <w:rsid w:val="0082084E"/>
    <w:rsid w:val="00822E9E"/>
    <w:rsid w:val="00824275"/>
    <w:rsid w:val="00825611"/>
    <w:rsid w:val="00826499"/>
    <w:rsid w:val="008300F3"/>
    <w:rsid w:val="00831A52"/>
    <w:rsid w:val="00831ED1"/>
    <w:rsid w:val="00832021"/>
    <w:rsid w:val="00834C9C"/>
    <w:rsid w:val="008369C1"/>
    <w:rsid w:val="008425C3"/>
    <w:rsid w:val="00844523"/>
    <w:rsid w:val="00846A7E"/>
    <w:rsid w:val="00846A86"/>
    <w:rsid w:val="00846CF5"/>
    <w:rsid w:val="00850D6F"/>
    <w:rsid w:val="00853A5A"/>
    <w:rsid w:val="0085468D"/>
    <w:rsid w:val="008558F3"/>
    <w:rsid w:val="0086150F"/>
    <w:rsid w:val="008618F9"/>
    <w:rsid w:val="00861CF3"/>
    <w:rsid w:val="00862D80"/>
    <w:rsid w:val="00866582"/>
    <w:rsid w:val="00870DE1"/>
    <w:rsid w:val="00872B9C"/>
    <w:rsid w:val="0087350B"/>
    <w:rsid w:val="00876DF4"/>
    <w:rsid w:val="00880610"/>
    <w:rsid w:val="0088457D"/>
    <w:rsid w:val="008857F9"/>
    <w:rsid w:val="00886BFD"/>
    <w:rsid w:val="00886CE1"/>
    <w:rsid w:val="00890E06"/>
    <w:rsid w:val="0089479B"/>
    <w:rsid w:val="008A181C"/>
    <w:rsid w:val="008A441B"/>
    <w:rsid w:val="008A4E9B"/>
    <w:rsid w:val="008B0B53"/>
    <w:rsid w:val="008B2220"/>
    <w:rsid w:val="008B2E8B"/>
    <w:rsid w:val="008B3944"/>
    <w:rsid w:val="008B4A16"/>
    <w:rsid w:val="008B7016"/>
    <w:rsid w:val="008C29D6"/>
    <w:rsid w:val="008C3736"/>
    <w:rsid w:val="008D2244"/>
    <w:rsid w:val="008D3DC3"/>
    <w:rsid w:val="008D4203"/>
    <w:rsid w:val="008D5D32"/>
    <w:rsid w:val="008D5D60"/>
    <w:rsid w:val="008D739A"/>
    <w:rsid w:val="008E3847"/>
    <w:rsid w:val="008E3B13"/>
    <w:rsid w:val="008E6A48"/>
    <w:rsid w:val="008E7317"/>
    <w:rsid w:val="008F20AA"/>
    <w:rsid w:val="008F5737"/>
    <w:rsid w:val="008F685D"/>
    <w:rsid w:val="00900EC0"/>
    <w:rsid w:val="00901A09"/>
    <w:rsid w:val="00903F64"/>
    <w:rsid w:val="00904003"/>
    <w:rsid w:val="009042F9"/>
    <w:rsid w:val="009046A2"/>
    <w:rsid w:val="00905DBA"/>
    <w:rsid w:val="009105C4"/>
    <w:rsid w:val="00913AF4"/>
    <w:rsid w:val="009226CC"/>
    <w:rsid w:val="00923B29"/>
    <w:rsid w:val="00924345"/>
    <w:rsid w:val="00925B72"/>
    <w:rsid w:val="00932800"/>
    <w:rsid w:val="00932942"/>
    <w:rsid w:val="00937C5F"/>
    <w:rsid w:val="00940F3C"/>
    <w:rsid w:val="00943B84"/>
    <w:rsid w:val="00943BDD"/>
    <w:rsid w:val="00943FB9"/>
    <w:rsid w:val="00950C38"/>
    <w:rsid w:val="00954672"/>
    <w:rsid w:val="009578C2"/>
    <w:rsid w:val="009611DC"/>
    <w:rsid w:val="0096146A"/>
    <w:rsid w:val="009622D4"/>
    <w:rsid w:val="00964CDE"/>
    <w:rsid w:val="0096582F"/>
    <w:rsid w:val="00965A96"/>
    <w:rsid w:val="00966ACD"/>
    <w:rsid w:val="00966AE7"/>
    <w:rsid w:val="009716EC"/>
    <w:rsid w:val="00974A6C"/>
    <w:rsid w:val="009769C3"/>
    <w:rsid w:val="0098009D"/>
    <w:rsid w:val="0098177B"/>
    <w:rsid w:val="009836AA"/>
    <w:rsid w:val="009900A4"/>
    <w:rsid w:val="00990B9F"/>
    <w:rsid w:val="00992090"/>
    <w:rsid w:val="00994EF9"/>
    <w:rsid w:val="00995965"/>
    <w:rsid w:val="00996431"/>
    <w:rsid w:val="00997CDA"/>
    <w:rsid w:val="009A2680"/>
    <w:rsid w:val="009A3C65"/>
    <w:rsid w:val="009A6242"/>
    <w:rsid w:val="009B2C8F"/>
    <w:rsid w:val="009B2E33"/>
    <w:rsid w:val="009B2FCC"/>
    <w:rsid w:val="009B468D"/>
    <w:rsid w:val="009B4D70"/>
    <w:rsid w:val="009B50A8"/>
    <w:rsid w:val="009B5DB5"/>
    <w:rsid w:val="009B659B"/>
    <w:rsid w:val="009C0ECF"/>
    <w:rsid w:val="009C1711"/>
    <w:rsid w:val="009C18CF"/>
    <w:rsid w:val="009D01CF"/>
    <w:rsid w:val="009D28D1"/>
    <w:rsid w:val="009D43BE"/>
    <w:rsid w:val="009E16BF"/>
    <w:rsid w:val="009E1A32"/>
    <w:rsid w:val="009E265C"/>
    <w:rsid w:val="009E754E"/>
    <w:rsid w:val="009E7929"/>
    <w:rsid w:val="009F5039"/>
    <w:rsid w:val="009F5491"/>
    <w:rsid w:val="009F5B0A"/>
    <w:rsid w:val="009F5B1A"/>
    <w:rsid w:val="009F5C0D"/>
    <w:rsid w:val="00A0272C"/>
    <w:rsid w:val="00A03E25"/>
    <w:rsid w:val="00A06BCA"/>
    <w:rsid w:val="00A07589"/>
    <w:rsid w:val="00A0785F"/>
    <w:rsid w:val="00A07B6E"/>
    <w:rsid w:val="00A133F9"/>
    <w:rsid w:val="00A13853"/>
    <w:rsid w:val="00A13F38"/>
    <w:rsid w:val="00A146B6"/>
    <w:rsid w:val="00A16AA6"/>
    <w:rsid w:val="00A1725C"/>
    <w:rsid w:val="00A20B03"/>
    <w:rsid w:val="00A2226C"/>
    <w:rsid w:val="00A22599"/>
    <w:rsid w:val="00A22B2C"/>
    <w:rsid w:val="00A2404C"/>
    <w:rsid w:val="00A24D1E"/>
    <w:rsid w:val="00A31E08"/>
    <w:rsid w:val="00A33C20"/>
    <w:rsid w:val="00A348DA"/>
    <w:rsid w:val="00A350F9"/>
    <w:rsid w:val="00A35492"/>
    <w:rsid w:val="00A41BDC"/>
    <w:rsid w:val="00A42BBD"/>
    <w:rsid w:val="00A42FA3"/>
    <w:rsid w:val="00A44D09"/>
    <w:rsid w:val="00A46CFE"/>
    <w:rsid w:val="00A50420"/>
    <w:rsid w:val="00A51099"/>
    <w:rsid w:val="00A611B7"/>
    <w:rsid w:val="00A617B7"/>
    <w:rsid w:val="00A6233A"/>
    <w:rsid w:val="00A65B9B"/>
    <w:rsid w:val="00A66385"/>
    <w:rsid w:val="00A66AD3"/>
    <w:rsid w:val="00A674CF"/>
    <w:rsid w:val="00A67A47"/>
    <w:rsid w:val="00A70353"/>
    <w:rsid w:val="00A71E59"/>
    <w:rsid w:val="00A7214C"/>
    <w:rsid w:val="00A731E2"/>
    <w:rsid w:val="00A75404"/>
    <w:rsid w:val="00A76F69"/>
    <w:rsid w:val="00A81876"/>
    <w:rsid w:val="00A82D01"/>
    <w:rsid w:val="00A841CD"/>
    <w:rsid w:val="00A87203"/>
    <w:rsid w:val="00A878A3"/>
    <w:rsid w:val="00A87D89"/>
    <w:rsid w:val="00A92F72"/>
    <w:rsid w:val="00A9458E"/>
    <w:rsid w:val="00A94C46"/>
    <w:rsid w:val="00A95A68"/>
    <w:rsid w:val="00A97C07"/>
    <w:rsid w:val="00A97CA6"/>
    <w:rsid w:val="00AA140F"/>
    <w:rsid w:val="00AA4342"/>
    <w:rsid w:val="00AA48CC"/>
    <w:rsid w:val="00AA618D"/>
    <w:rsid w:val="00AA7839"/>
    <w:rsid w:val="00AB07DF"/>
    <w:rsid w:val="00AB5AD5"/>
    <w:rsid w:val="00AB78E7"/>
    <w:rsid w:val="00AC7A51"/>
    <w:rsid w:val="00AC7C59"/>
    <w:rsid w:val="00AD0358"/>
    <w:rsid w:val="00AD07E2"/>
    <w:rsid w:val="00AD167D"/>
    <w:rsid w:val="00AD243E"/>
    <w:rsid w:val="00AD61E3"/>
    <w:rsid w:val="00AF0DB1"/>
    <w:rsid w:val="00AF1D36"/>
    <w:rsid w:val="00AF27A9"/>
    <w:rsid w:val="00AF4DC8"/>
    <w:rsid w:val="00AF5FD8"/>
    <w:rsid w:val="00B01035"/>
    <w:rsid w:val="00B06741"/>
    <w:rsid w:val="00B07F5D"/>
    <w:rsid w:val="00B10E25"/>
    <w:rsid w:val="00B12AB7"/>
    <w:rsid w:val="00B12E27"/>
    <w:rsid w:val="00B167A7"/>
    <w:rsid w:val="00B16E19"/>
    <w:rsid w:val="00B23540"/>
    <w:rsid w:val="00B236D2"/>
    <w:rsid w:val="00B24B7A"/>
    <w:rsid w:val="00B255BA"/>
    <w:rsid w:val="00B27190"/>
    <w:rsid w:val="00B31C06"/>
    <w:rsid w:val="00B323CF"/>
    <w:rsid w:val="00B32AEF"/>
    <w:rsid w:val="00B37248"/>
    <w:rsid w:val="00B37394"/>
    <w:rsid w:val="00B37813"/>
    <w:rsid w:val="00B37CA9"/>
    <w:rsid w:val="00B40BDE"/>
    <w:rsid w:val="00B427B5"/>
    <w:rsid w:val="00B501CE"/>
    <w:rsid w:val="00B518C4"/>
    <w:rsid w:val="00B5362E"/>
    <w:rsid w:val="00B60E22"/>
    <w:rsid w:val="00B62022"/>
    <w:rsid w:val="00B6380B"/>
    <w:rsid w:val="00B648DE"/>
    <w:rsid w:val="00B700FB"/>
    <w:rsid w:val="00B749CE"/>
    <w:rsid w:val="00B77272"/>
    <w:rsid w:val="00B77D2B"/>
    <w:rsid w:val="00B8048E"/>
    <w:rsid w:val="00B828BD"/>
    <w:rsid w:val="00B842AF"/>
    <w:rsid w:val="00B853A9"/>
    <w:rsid w:val="00B924A1"/>
    <w:rsid w:val="00B962E2"/>
    <w:rsid w:val="00BA3D2B"/>
    <w:rsid w:val="00BA4401"/>
    <w:rsid w:val="00BA4CD2"/>
    <w:rsid w:val="00BA4D97"/>
    <w:rsid w:val="00BA54B3"/>
    <w:rsid w:val="00BA5D3F"/>
    <w:rsid w:val="00BB0677"/>
    <w:rsid w:val="00BB0A57"/>
    <w:rsid w:val="00BB1FB0"/>
    <w:rsid w:val="00BB24E7"/>
    <w:rsid w:val="00BB4EB4"/>
    <w:rsid w:val="00BC02CF"/>
    <w:rsid w:val="00BC58FA"/>
    <w:rsid w:val="00BD7A70"/>
    <w:rsid w:val="00BE1CB7"/>
    <w:rsid w:val="00BE36CF"/>
    <w:rsid w:val="00BE466C"/>
    <w:rsid w:val="00BE533C"/>
    <w:rsid w:val="00BE5B01"/>
    <w:rsid w:val="00BE6BE1"/>
    <w:rsid w:val="00BF1D0B"/>
    <w:rsid w:val="00BF7C86"/>
    <w:rsid w:val="00BF7DA2"/>
    <w:rsid w:val="00C004C2"/>
    <w:rsid w:val="00C01A52"/>
    <w:rsid w:val="00C028EC"/>
    <w:rsid w:val="00C04177"/>
    <w:rsid w:val="00C04D30"/>
    <w:rsid w:val="00C12BD2"/>
    <w:rsid w:val="00C13709"/>
    <w:rsid w:val="00C13ADB"/>
    <w:rsid w:val="00C233B5"/>
    <w:rsid w:val="00C30309"/>
    <w:rsid w:val="00C3206B"/>
    <w:rsid w:val="00C35D84"/>
    <w:rsid w:val="00C37DF3"/>
    <w:rsid w:val="00C4222A"/>
    <w:rsid w:val="00C45F4B"/>
    <w:rsid w:val="00C45F55"/>
    <w:rsid w:val="00C562E8"/>
    <w:rsid w:val="00C5703A"/>
    <w:rsid w:val="00C60B48"/>
    <w:rsid w:val="00C67E28"/>
    <w:rsid w:val="00C82169"/>
    <w:rsid w:val="00C830A5"/>
    <w:rsid w:val="00C837B5"/>
    <w:rsid w:val="00C92A00"/>
    <w:rsid w:val="00C92BA4"/>
    <w:rsid w:val="00C95820"/>
    <w:rsid w:val="00C971DC"/>
    <w:rsid w:val="00C975BB"/>
    <w:rsid w:val="00CA380A"/>
    <w:rsid w:val="00CA673B"/>
    <w:rsid w:val="00CA71C3"/>
    <w:rsid w:val="00CA7272"/>
    <w:rsid w:val="00CA732E"/>
    <w:rsid w:val="00CB1056"/>
    <w:rsid w:val="00CB50B8"/>
    <w:rsid w:val="00CB7721"/>
    <w:rsid w:val="00CB7D65"/>
    <w:rsid w:val="00CC1F42"/>
    <w:rsid w:val="00CC52BB"/>
    <w:rsid w:val="00CC62EB"/>
    <w:rsid w:val="00CC6DBC"/>
    <w:rsid w:val="00CC7ACD"/>
    <w:rsid w:val="00CC7C41"/>
    <w:rsid w:val="00CD2350"/>
    <w:rsid w:val="00CD3C15"/>
    <w:rsid w:val="00CE2558"/>
    <w:rsid w:val="00CE445C"/>
    <w:rsid w:val="00CE4D51"/>
    <w:rsid w:val="00CE72AA"/>
    <w:rsid w:val="00CF2025"/>
    <w:rsid w:val="00CF3C91"/>
    <w:rsid w:val="00CF7896"/>
    <w:rsid w:val="00CF7CFA"/>
    <w:rsid w:val="00D02C59"/>
    <w:rsid w:val="00D0523B"/>
    <w:rsid w:val="00D0602E"/>
    <w:rsid w:val="00D16707"/>
    <w:rsid w:val="00D206B7"/>
    <w:rsid w:val="00D20CCE"/>
    <w:rsid w:val="00D2265C"/>
    <w:rsid w:val="00D22881"/>
    <w:rsid w:val="00D2340C"/>
    <w:rsid w:val="00D2617D"/>
    <w:rsid w:val="00D2717E"/>
    <w:rsid w:val="00D3052A"/>
    <w:rsid w:val="00D3202D"/>
    <w:rsid w:val="00D401AD"/>
    <w:rsid w:val="00D420AF"/>
    <w:rsid w:val="00D429F1"/>
    <w:rsid w:val="00D444A4"/>
    <w:rsid w:val="00D44E1E"/>
    <w:rsid w:val="00D44EF5"/>
    <w:rsid w:val="00D45741"/>
    <w:rsid w:val="00D51971"/>
    <w:rsid w:val="00D51BF6"/>
    <w:rsid w:val="00D52FF6"/>
    <w:rsid w:val="00D5357D"/>
    <w:rsid w:val="00D536BE"/>
    <w:rsid w:val="00D54784"/>
    <w:rsid w:val="00D54D3E"/>
    <w:rsid w:val="00D566C3"/>
    <w:rsid w:val="00D6052D"/>
    <w:rsid w:val="00D60767"/>
    <w:rsid w:val="00D60C6C"/>
    <w:rsid w:val="00D65832"/>
    <w:rsid w:val="00D7068B"/>
    <w:rsid w:val="00D73884"/>
    <w:rsid w:val="00D76847"/>
    <w:rsid w:val="00D76AE4"/>
    <w:rsid w:val="00D83ADA"/>
    <w:rsid w:val="00D85724"/>
    <w:rsid w:val="00D86407"/>
    <w:rsid w:val="00D8729D"/>
    <w:rsid w:val="00D93B21"/>
    <w:rsid w:val="00D96C50"/>
    <w:rsid w:val="00DA2984"/>
    <w:rsid w:val="00DA2C98"/>
    <w:rsid w:val="00DA448E"/>
    <w:rsid w:val="00DA659E"/>
    <w:rsid w:val="00DB7545"/>
    <w:rsid w:val="00DC400D"/>
    <w:rsid w:val="00DC531C"/>
    <w:rsid w:val="00DC5B0B"/>
    <w:rsid w:val="00DC6580"/>
    <w:rsid w:val="00DC68B7"/>
    <w:rsid w:val="00DD0182"/>
    <w:rsid w:val="00DD35A1"/>
    <w:rsid w:val="00DD5F32"/>
    <w:rsid w:val="00DE2EA5"/>
    <w:rsid w:val="00DE6D5F"/>
    <w:rsid w:val="00E0101F"/>
    <w:rsid w:val="00E0170A"/>
    <w:rsid w:val="00E06215"/>
    <w:rsid w:val="00E11B5D"/>
    <w:rsid w:val="00E12BE1"/>
    <w:rsid w:val="00E2053E"/>
    <w:rsid w:val="00E207D1"/>
    <w:rsid w:val="00E21012"/>
    <w:rsid w:val="00E21B0D"/>
    <w:rsid w:val="00E22259"/>
    <w:rsid w:val="00E23831"/>
    <w:rsid w:val="00E253E1"/>
    <w:rsid w:val="00E260D4"/>
    <w:rsid w:val="00E31A59"/>
    <w:rsid w:val="00E359D5"/>
    <w:rsid w:val="00E369E6"/>
    <w:rsid w:val="00E429E5"/>
    <w:rsid w:val="00E4419A"/>
    <w:rsid w:val="00E46A71"/>
    <w:rsid w:val="00E47FAD"/>
    <w:rsid w:val="00E5116D"/>
    <w:rsid w:val="00E53A09"/>
    <w:rsid w:val="00E546DD"/>
    <w:rsid w:val="00E60428"/>
    <w:rsid w:val="00E6252E"/>
    <w:rsid w:val="00E6281C"/>
    <w:rsid w:val="00E6594C"/>
    <w:rsid w:val="00E65DE8"/>
    <w:rsid w:val="00E70D8D"/>
    <w:rsid w:val="00E711D5"/>
    <w:rsid w:val="00E71A84"/>
    <w:rsid w:val="00E744AC"/>
    <w:rsid w:val="00E84AFE"/>
    <w:rsid w:val="00E86578"/>
    <w:rsid w:val="00E934D4"/>
    <w:rsid w:val="00E93FAA"/>
    <w:rsid w:val="00E9411D"/>
    <w:rsid w:val="00E94D61"/>
    <w:rsid w:val="00E97D49"/>
    <w:rsid w:val="00EA1191"/>
    <w:rsid w:val="00EA1A7D"/>
    <w:rsid w:val="00EA5849"/>
    <w:rsid w:val="00EA77D8"/>
    <w:rsid w:val="00EB018C"/>
    <w:rsid w:val="00EB0BDB"/>
    <w:rsid w:val="00EB30ED"/>
    <w:rsid w:val="00EB384E"/>
    <w:rsid w:val="00EB7230"/>
    <w:rsid w:val="00EB78E6"/>
    <w:rsid w:val="00EC01C8"/>
    <w:rsid w:val="00EC0B53"/>
    <w:rsid w:val="00EC0DF1"/>
    <w:rsid w:val="00EC2673"/>
    <w:rsid w:val="00EC573E"/>
    <w:rsid w:val="00ED03B3"/>
    <w:rsid w:val="00ED0D5E"/>
    <w:rsid w:val="00ED131A"/>
    <w:rsid w:val="00ED16F9"/>
    <w:rsid w:val="00ED3536"/>
    <w:rsid w:val="00ED54C0"/>
    <w:rsid w:val="00ED6996"/>
    <w:rsid w:val="00ED77D9"/>
    <w:rsid w:val="00EE13C2"/>
    <w:rsid w:val="00EE4BCF"/>
    <w:rsid w:val="00EF40A0"/>
    <w:rsid w:val="00EF4AEA"/>
    <w:rsid w:val="00EF7FA3"/>
    <w:rsid w:val="00F02EBE"/>
    <w:rsid w:val="00F03786"/>
    <w:rsid w:val="00F04C75"/>
    <w:rsid w:val="00F06422"/>
    <w:rsid w:val="00F06852"/>
    <w:rsid w:val="00F069AF"/>
    <w:rsid w:val="00F074D8"/>
    <w:rsid w:val="00F11ED6"/>
    <w:rsid w:val="00F1217A"/>
    <w:rsid w:val="00F14B7B"/>
    <w:rsid w:val="00F15EBD"/>
    <w:rsid w:val="00F15EEA"/>
    <w:rsid w:val="00F16920"/>
    <w:rsid w:val="00F1753A"/>
    <w:rsid w:val="00F179A3"/>
    <w:rsid w:val="00F21AF2"/>
    <w:rsid w:val="00F252CF"/>
    <w:rsid w:val="00F2590D"/>
    <w:rsid w:val="00F26224"/>
    <w:rsid w:val="00F27CB7"/>
    <w:rsid w:val="00F333F3"/>
    <w:rsid w:val="00F34075"/>
    <w:rsid w:val="00F35781"/>
    <w:rsid w:val="00F36A72"/>
    <w:rsid w:val="00F419AE"/>
    <w:rsid w:val="00F44400"/>
    <w:rsid w:val="00F453EA"/>
    <w:rsid w:val="00F5256B"/>
    <w:rsid w:val="00F52F8D"/>
    <w:rsid w:val="00F5341F"/>
    <w:rsid w:val="00F561B6"/>
    <w:rsid w:val="00F655D7"/>
    <w:rsid w:val="00F66067"/>
    <w:rsid w:val="00F672D8"/>
    <w:rsid w:val="00F67F2D"/>
    <w:rsid w:val="00F7066E"/>
    <w:rsid w:val="00F7526D"/>
    <w:rsid w:val="00F77402"/>
    <w:rsid w:val="00F77DD9"/>
    <w:rsid w:val="00F80C7A"/>
    <w:rsid w:val="00F80E7D"/>
    <w:rsid w:val="00F8709A"/>
    <w:rsid w:val="00F87C42"/>
    <w:rsid w:val="00F90568"/>
    <w:rsid w:val="00F9413A"/>
    <w:rsid w:val="00F949B1"/>
    <w:rsid w:val="00F95D91"/>
    <w:rsid w:val="00F9635B"/>
    <w:rsid w:val="00FA02AE"/>
    <w:rsid w:val="00FA07C1"/>
    <w:rsid w:val="00FA2E08"/>
    <w:rsid w:val="00FA2E82"/>
    <w:rsid w:val="00FA494D"/>
    <w:rsid w:val="00FB0767"/>
    <w:rsid w:val="00FB082A"/>
    <w:rsid w:val="00FB3846"/>
    <w:rsid w:val="00FB5EE4"/>
    <w:rsid w:val="00FB7847"/>
    <w:rsid w:val="00FB7BE1"/>
    <w:rsid w:val="00FC0756"/>
    <w:rsid w:val="00FC1719"/>
    <w:rsid w:val="00FC45B0"/>
    <w:rsid w:val="00FC4B62"/>
    <w:rsid w:val="00FD096D"/>
    <w:rsid w:val="00FD22F5"/>
    <w:rsid w:val="00FD3F26"/>
    <w:rsid w:val="00FD551D"/>
    <w:rsid w:val="00FD5BC2"/>
    <w:rsid w:val="00FD5BFC"/>
    <w:rsid w:val="00FD66AE"/>
    <w:rsid w:val="00FD7C88"/>
    <w:rsid w:val="00FE1C1E"/>
    <w:rsid w:val="00FE4ED3"/>
    <w:rsid w:val="00FE51D6"/>
    <w:rsid w:val="00FE7A73"/>
    <w:rsid w:val="00FF3BD8"/>
    <w:rsid w:val="00FF4D14"/>
    <w:rsid w:val="00FF523B"/>
    <w:rsid w:val="00FF55A2"/>
    <w:rsid w:val="00FF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2AA19C74-E418-4C70-B5AD-9D8AF9F0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917"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</w:style>
  <w:style w:type="paragraph" w:customStyle="1" w:styleId="Tabletext">
    <w:name w:val="Tabletext"/>
    <w:basedOn w:val="a"/>
    <w:pPr>
      <w:keepLines/>
      <w:widowControl w:val="0"/>
      <w:spacing w:after="120" w:line="240" w:lineRule="atLeast"/>
    </w:pPr>
    <w:rPr>
      <w:sz w:val="20"/>
      <w:szCs w:val="20"/>
      <w:lang w:eastAsia="en-US"/>
    </w:rPr>
  </w:style>
  <w:style w:type="character" w:customStyle="1" w:styleId="SoDAField">
    <w:name w:val="SoDA Field"/>
    <w:rPr>
      <w:color w:val="0000FF"/>
      <w:sz w:val="20"/>
    </w:rPr>
  </w:style>
  <w:style w:type="character" w:styleId="a3">
    <w:name w:val="Emphasis"/>
    <w:qFormat/>
    <w:rPr>
      <w:i/>
      <w:iCs/>
    </w:rPr>
  </w:style>
  <w:style w:type="paragraph" w:styleId="Web">
    <w:name w:val="Normal (Web)"/>
    <w:basedOn w:val="a"/>
    <w:pPr>
      <w:spacing w:before="100" w:beforeAutospacing="1" w:after="100" w:afterAutospacing="1"/>
    </w:pPr>
    <w:rPr>
      <w:rFonts w:ascii="新細明體" w:hAnsi="新細明體"/>
    </w:rPr>
  </w:style>
  <w:style w:type="character" w:customStyle="1" w:styleId="HighlightedVariable">
    <w:name w:val="Highlighted Variable"/>
    <w:rPr>
      <w:color w:val="0000FF"/>
    </w:rPr>
  </w:style>
  <w:style w:type="character" w:styleId="a4">
    <w:name w:val="page number"/>
    <w:basedOn w:val="a0"/>
  </w:style>
  <w:style w:type="paragraph" w:styleId="a5">
    <w:name w:val="Balloon Text"/>
    <w:basedOn w:val="a"/>
    <w:link w:val="a6"/>
    <w:semiHidden/>
    <w:rPr>
      <w:rFonts w:ascii="Arial" w:hAnsi="Arial"/>
      <w:sz w:val="18"/>
      <w:szCs w:val="18"/>
    </w:rPr>
  </w:style>
  <w:style w:type="character" w:styleId="a7">
    <w:name w:val="Strong"/>
    <w:qFormat/>
    <w:rPr>
      <w:b/>
      <w:bCs/>
    </w:rPr>
  </w:style>
  <w:style w:type="character" w:styleId="a8">
    <w:name w:val="Hyperlink"/>
    <w:rsid w:val="00192B58"/>
    <w:rPr>
      <w:color w:val="0000FF"/>
      <w:u w:val="single"/>
    </w:rPr>
  </w:style>
  <w:style w:type="paragraph" w:styleId="HTML">
    <w:name w:val="HTML Preformatted"/>
    <w:basedOn w:val="a"/>
    <w:link w:val="HTML0"/>
    <w:rsid w:val="00D42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paragraph" w:styleId="a9">
    <w:name w:val="Normal Indent"/>
    <w:aliases w:val="表正文,正文非缩进,タゅ,タゅ獶??"/>
    <w:basedOn w:val="a"/>
    <w:rsid w:val="00D429F1"/>
    <w:pPr>
      <w:widowControl w:val="0"/>
      <w:ind w:left="425"/>
      <w:jc w:val="both"/>
    </w:pPr>
    <w:rPr>
      <w:kern w:val="2"/>
      <w:sz w:val="21"/>
      <w:szCs w:val="20"/>
    </w:rPr>
  </w:style>
  <w:style w:type="character" w:styleId="aa">
    <w:name w:val="FollowedHyperlink"/>
    <w:rsid w:val="00D45741"/>
    <w:rPr>
      <w:color w:val="800080"/>
      <w:u w:val="single"/>
    </w:rPr>
  </w:style>
  <w:style w:type="paragraph" w:styleId="ab">
    <w:name w:val="header"/>
    <w:aliases w:val="hd"/>
    <w:basedOn w:val="a"/>
    <w:link w:val="ac"/>
    <w:rsid w:val="004449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4449C6"/>
  </w:style>
  <w:style w:type="paragraph" w:styleId="ad">
    <w:name w:val="footer"/>
    <w:basedOn w:val="a"/>
    <w:link w:val="ae"/>
    <w:rsid w:val="004449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rsid w:val="004449C6"/>
  </w:style>
  <w:style w:type="character" w:customStyle="1" w:styleId="style31">
    <w:name w:val="style31"/>
    <w:rsid w:val="00750473"/>
    <w:rPr>
      <w:rFonts w:ascii="Arial" w:hAnsi="Arial" w:cs="Arial" w:hint="default"/>
      <w:sz w:val="20"/>
      <w:szCs w:val="20"/>
    </w:rPr>
  </w:style>
  <w:style w:type="numbering" w:customStyle="1" w:styleId="1">
    <w:name w:val="樣式1"/>
    <w:rsid w:val="00D44E1E"/>
    <w:pPr>
      <w:numPr>
        <w:numId w:val="1"/>
      </w:numPr>
    </w:pPr>
  </w:style>
  <w:style w:type="table" w:styleId="af">
    <w:name w:val="Table Grid"/>
    <w:basedOn w:val="a1"/>
    <w:rsid w:val="00F0378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TML0">
    <w:name w:val="HTML 預設格式 字元"/>
    <w:link w:val="HTML"/>
    <w:rsid w:val="000535F7"/>
    <w:rPr>
      <w:rFonts w:ascii="細明體" w:eastAsia="細明體" w:hAnsi="細明體" w:cs="細明體"/>
      <w:sz w:val="24"/>
      <w:szCs w:val="24"/>
    </w:rPr>
  </w:style>
  <w:style w:type="character" w:customStyle="1" w:styleId="a6">
    <w:name w:val="註解方塊文字 字元"/>
    <w:link w:val="a5"/>
    <w:semiHidden/>
    <w:rsid w:val="000535F7"/>
    <w:rPr>
      <w:rFonts w:ascii="Arial" w:hAnsi="Arial"/>
      <w:sz w:val="18"/>
      <w:szCs w:val="18"/>
    </w:rPr>
  </w:style>
  <w:style w:type="paragraph" w:customStyle="1" w:styleId="10">
    <w:name w:val="大陸標題樣式1"/>
    <w:basedOn w:val="af0"/>
    <w:autoRedefine/>
    <w:rsid w:val="00C3206B"/>
    <w:pPr>
      <w:widowControl w:val="0"/>
      <w:jc w:val="both"/>
    </w:pPr>
    <w:rPr>
      <w:rFonts w:ascii="細明體" w:eastAsia="細明體" w:hAnsi="細明體"/>
      <w:bCs w:val="0"/>
      <w:kern w:val="2"/>
      <w:sz w:val="20"/>
      <w:szCs w:val="20"/>
    </w:rPr>
  </w:style>
  <w:style w:type="paragraph" w:styleId="af0">
    <w:name w:val="Title"/>
    <w:basedOn w:val="a"/>
    <w:next w:val="a"/>
    <w:link w:val="af1"/>
    <w:qFormat/>
    <w:rsid w:val="00C3206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1">
    <w:name w:val="標題 字元"/>
    <w:link w:val="af0"/>
    <w:rsid w:val="00C3206B"/>
    <w:rPr>
      <w:rFonts w:ascii="Cambria" w:hAnsi="Cambria" w:cs="Times New Roman"/>
      <w:b/>
      <w:bCs/>
      <w:sz w:val="32"/>
      <w:szCs w:val="32"/>
    </w:rPr>
  </w:style>
  <w:style w:type="character" w:customStyle="1" w:styleId="style131">
    <w:name w:val="style131"/>
    <w:rsid w:val="00F179A3"/>
    <w:rPr>
      <w:rFonts w:ascii="Arial" w:hAnsi="Arial" w:cs="Arial" w:hint="default"/>
      <w:color w:val="000099"/>
    </w:rPr>
  </w:style>
  <w:style w:type="character" w:customStyle="1" w:styleId="style3r1">
    <w:name w:val="style3r1"/>
    <w:rsid w:val="00F179A3"/>
    <w:rPr>
      <w:rFonts w:ascii="Arial" w:hAnsi="Arial" w:cs="Arial" w:hint="default"/>
      <w:color w:val="FF0000"/>
      <w:sz w:val="20"/>
      <w:szCs w:val="20"/>
    </w:rPr>
  </w:style>
  <w:style w:type="paragraph" w:styleId="af2">
    <w:name w:val="List Paragraph"/>
    <w:basedOn w:val="a"/>
    <w:uiPriority w:val="34"/>
    <w:qFormat/>
    <w:rsid w:val="003D4BD9"/>
    <w:pPr>
      <w:widowControl w:val="0"/>
      <w:ind w:leftChars="200" w:left="480"/>
    </w:pPr>
    <w:rPr>
      <w:rFonts w:ascii="Calibri" w:hAnsi="Calibr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10.87.50.46/html/CM/QueryTable.jsp?Field=&#36865;&#20986;&#26085;&#26399;" TargetMode="External"/><Relationship Id="rId3" Type="http://schemas.openxmlformats.org/officeDocument/2006/relationships/styles" Target="styles.xml"/><Relationship Id="rId21" Type="http://schemas.openxmlformats.org/officeDocument/2006/relationships/hyperlink" Target="http://10.87.50.46/html/CM/QueryTable.jsp?Field=&#26159;&#21542;&#20351;&#29992;&#34892;&#21205;&#35037;&#32622;&#36664;&#20837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10.87.50.46/html/CM/QueryTable.jsp?Field=&#26159;&#21542;&#20351;&#29992;&#34892;&#21205;&#35037;&#32622;&#36664;&#20837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192.168.100.46/html/CM/QueryTable.jsp?Field=&#36523;&#20998;&#21029;" TargetMode="External"/><Relationship Id="rId20" Type="http://schemas.openxmlformats.org/officeDocument/2006/relationships/hyperlink" Target="http://10.87.50.46/html/CM/QueryTable.jsp?Field=&#26159;&#21542;&#20351;&#29992;&#34892;&#21205;&#35037;&#32622;&#36664;&#20837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192.168.100.46/html/CM/QueryTable.jsp?Field=&#23458;&#25142;I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0.87.50.46/html/CM/QueryTable.jsp?Field=&#26159;&#21542;&#20351;&#29992;&#34892;&#21205;&#35037;&#32622;&#36664;&#20837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92.168.100.46/html/CM/QueryTable.jsp?Field=&#23458;&#25142;I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F9CD0-0DE3-430C-84F7-DAE2E8FCA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2400</Words>
  <Characters>13684</Characters>
  <Application>Microsoft Office Word</Application>
  <DocSecurity>0</DocSecurity>
  <Lines>114</Lines>
  <Paragraphs>32</Paragraphs>
  <ScaleCrop>false</ScaleCrop>
  <Company/>
  <LinksUpToDate>false</LinksUpToDate>
  <CharactersWithSpaces>16052</CharactersWithSpaces>
  <SharedDoc>false</SharedDoc>
  <HLinks>
    <vt:vector size="72" baseType="variant">
      <vt:variant>
        <vt:i4>1568908960</vt:i4>
      </vt:variant>
      <vt:variant>
        <vt:i4>36</vt:i4>
      </vt:variant>
      <vt:variant>
        <vt:i4>0</vt:i4>
      </vt:variant>
      <vt:variant>
        <vt:i4>5</vt:i4>
      </vt:variant>
      <vt:variant>
        <vt:lpwstr>http://10.87.50.46/html/CM/QueryTable.jsp?Field=是否使用行動裝置輸入</vt:lpwstr>
      </vt:variant>
      <vt:variant>
        <vt:lpwstr/>
      </vt:variant>
      <vt:variant>
        <vt:i4>1568908960</vt:i4>
      </vt:variant>
      <vt:variant>
        <vt:i4>33</vt:i4>
      </vt:variant>
      <vt:variant>
        <vt:i4>0</vt:i4>
      </vt:variant>
      <vt:variant>
        <vt:i4>5</vt:i4>
      </vt:variant>
      <vt:variant>
        <vt:lpwstr>http://10.87.50.46/html/CM/QueryTable.jsp?Field=是否使用行動裝置輸入</vt:lpwstr>
      </vt:variant>
      <vt:variant>
        <vt:lpwstr/>
      </vt:variant>
      <vt:variant>
        <vt:i4>1568908960</vt:i4>
      </vt:variant>
      <vt:variant>
        <vt:i4>30</vt:i4>
      </vt:variant>
      <vt:variant>
        <vt:i4>0</vt:i4>
      </vt:variant>
      <vt:variant>
        <vt:i4>5</vt:i4>
      </vt:variant>
      <vt:variant>
        <vt:lpwstr>http://10.87.50.46/html/CM/QueryTable.jsp?Field=是否使用行動裝置輸入</vt:lpwstr>
      </vt:variant>
      <vt:variant>
        <vt:lpwstr/>
      </vt:variant>
      <vt:variant>
        <vt:i4>917960125</vt:i4>
      </vt:variant>
      <vt:variant>
        <vt:i4>27</vt:i4>
      </vt:variant>
      <vt:variant>
        <vt:i4>0</vt:i4>
      </vt:variant>
      <vt:variant>
        <vt:i4>5</vt:i4>
      </vt:variant>
      <vt:variant>
        <vt:lpwstr>http://10.87.50.46/html/CM/QueryTable.jsp?Field=送出日期</vt:lpwstr>
      </vt:variant>
      <vt:variant>
        <vt:lpwstr/>
      </vt:variant>
      <vt:variant>
        <vt:i4>1568908960</vt:i4>
      </vt:variant>
      <vt:variant>
        <vt:i4>24</vt:i4>
      </vt:variant>
      <vt:variant>
        <vt:i4>0</vt:i4>
      </vt:variant>
      <vt:variant>
        <vt:i4>5</vt:i4>
      </vt:variant>
      <vt:variant>
        <vt:lpwstr>http://10.87.50.46/html/CM/QueryTable.jsp?Field=是否使用行動裝置輸入</vt:lpwstr>
      </vt:variant>
      <vt:variant>
        <vt:lpwstr/>
      </vt:variant>
      <vt:variant>
        <vt:i4>1376276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FORMAT_B_BACK</vt:lpwstr>
      </vt:variant>
      <vt:variant>
        <vt:i4>1441812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FORMAT_A_BACK</vt:lpwstr>
      </vt:variant>
      <vt:variant>
        <vt:i4>1310762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FORMAT_B</vt:lpwstr>
      </vt:variant>
      <vt:variant>
        <vt:i4>-588754347</vt:i4>
      </vt:variant>
      <vt:variant>
        <vt:i4>12</vt:i4>
      </vt:variant>
      <vt:variant>
        <vt:i4>0</vt:i4>
      </vt:variant>
      <vt:variant>
        <vt:i4>5</vt:i4>
      </vt:variant>
      <vt:variant>
        <vt:lpwstr>http://192.168.100.46/html/CM/QueryTable.jsp?Field=身分別</vt:lpwstr>
      </vt:variant>
      <vt:variant>
        <vt:lpwstr/>
      </vt:variant>
      <vt:variant>
        <vt:i4>1538089573</vt:i4>
      </vt:variant>
      <vt:variant>
        <vt:i4>9</vt:i4>
      </vt:variant>
      <vt:variant>
        <vt:i4>0</vt:i4>
      </vt:variant>
      <vt:variant>
        <vt:i4>5</vt:i4>
      </vt:variant>
      <vt:variant>
        <vt:lpwstr>http://192.168.100.46/html/CM/QueryTable.jsp?Field=客戶ID</vt:lpwstr>
      </vt:variant>
      <vt:variant>
        <vt:lpwstr/>
      </vt:variant>
      <vt:variant>
        <vt:i4>1538089573</vt:i4>
      </vt:variant>
      <vt:variant>
        <vt:i4>6</vt:i4>
      </vt:variant>
      <vt:variant>
        <vt:i4>0</vt:i4>
      </vt:variant>
      <vt:variant>
        <vt:i4>5</vt:i4>
      </vt:variant>
      <vt:variant>
        <vt:lpwstr>http://192.168.100.46/html/CM/QueryTable.jsp?Field=客戶ID</vt:lpwstr>
      </vt:variant>
      <vt:variant>
        <vt:lpwstr/>
      </vt:variant>
      <vt:variant>
        <vt:i4>1507370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FORMAT_A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國泰人壽</dc:creator>
  <cp:keywords/>
  <dc:description/>
  <cp:lastModifiedBy>戴余修</cp:lastModifiedBy>
  <cp:revision>2</cp:revision>
  <dcterms:created xsi:type="dcterms:W3CDTF">2020-07-27T00:55:00Z</dcterms:created>
  <dcterms:modified xsi:type="dcterms:W3CDTF">2020-07-27T00:55:00Z</dcterms:modified>
</cp:coreProperties>
</file>