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80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7020"/>
        <w:gridCol w:w="1080"/>
        <w:gridCol w:w="1440"/>
        <w:tblGridChange w:id="0">
          <w:tblGrid>
            <w:gridCol w:w="1260"/>
            <w:gridCol w:w="7020"/>
            <w:gridCol w:w="1080"/>
            <w:gridCol w:w="1440"/>
          </w:tblGrid>
        </w:tblGridChange>
      </w:tblGrid>
      <w:tr w:rsidR="0023751E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51E" w:rsidRPr="00E73B7C" w:rsidRDefault="0023751E">
            <w:pPr>
              <w:pStyle w:val="Tabletext"/>
              <w:jc w:val="center"/>
              <w:rPr>
                <w:rFonts w:ascii="細明體" w:eastAsia="細明體" w:hAnsi="細明體"/>
                <w:bCs/>
              </w:rPr>
            </w:pPr>
            <w:bookmarkStart w:id="1" w:name="_GoBack"/>
            <w:bookmarkEnd w:id="1"/>
            <w:r w:rsidRPr="00E73B7C">
              <w:rPr>
                <w:rFonts w:ascii="細明體" w:eastAsia="細明體" w:hAnsi="細明體"/>
                <w:bCs/>
              </w:rPr>
              <w:t>Date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51E" w:rsidRPr="00E73B7C" w:rsidRDefault="0023751E">
            <w:pPr>
              <w:pStyle w:val="Tabletext"/>
              <w:jc w:val="center"/>
              <w:rPr>
                <w:rFonts w:ascii="細明體" w:eastAsia="細明體" w:hAnsi="細明體"/>
                <w:bCs/>
              </w:rPr>
            </w:pPr>
            <w:r w:rsidRPr="00E73B7C">
              <w:rPr>
                <w:rFonts w:ascii="細明體" w:eastAsia="細明體" w:hAnsi="細明體"/>
                <w:bCs/>
              </w:rPr>
              <w:t>Description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51E" w:rsidRPr="00E73B7C" w:rsidRDefault="0023751E">
            <w:pPr>
              <w:pStyle w:val="Tabletext"/>
              <w:jc w:val="center"/>
              <w:rPr>
                <w:rFonts w:ascii="細明體" w:eastAsia="細明體" w:hAnsi="細明體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Author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51E" w:rsidRPr="00E73B7C" w:rsidRDefault="0023751E">
            <w:pPr>
              <w:pStyle w:val="Tabletext"/>
              <w:jc w:val="center"/>
              <w:rPr>
                <w:rFonts w:ascii="細明體" w:eastAsia="細明體" w:hAnsi="細明體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確認USER</w:t>
            </w:r>
          </w:p>
        </w:tc>
      </w:tr>
      <w:tr w:rsidR="0023751E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51E" w:rsidRPr="00E73B7C" w:rsidRDefault="0023751E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200</w:t>
            </w:r>
            <w:r w:rsidR="00080E62" w:rsidRPr="00E73B7C">
              <w:rPr>
                <w:rFonts w:ascii="細明體" w:eastAsia="細明體" w:hAnsi="細明體" w:hint="eastAsia"/>
                <w:bCs/>
                <w:lang w:eastAsia="zh-TW"/>
              </w:rPr>
              <w:t>6</w:t>
            </w:r>
            <w:r w:rsidRPr="00E73B7C">
              <w:rPr>
                <w:rFonts w:ascii="細明體" w:eastAsia="細明體" w:hAnsi="細明體"/>
                <w:bCs/>
                <w:lang w:eastAsia="zh-TW"/>
              </w:rPr>
              <w:t>/</w:t>
            </w:r>
            <w:r w:rsidR="00CD0ADA" w:rsidRPr="00E73B7C">
              <w:rPr>
                <w:rFonts w:ascii="細明體" w:eastAsia="細明體" w:hAnsi="細明體" w:hint="eastAsia"/>
                <w:bCs/>
                <w:lang w:eastAsia="zh-TW"/>
              </w:rPr>
              <w:t>04</w:t>
            </w:r>
            <w:r w:rsidRPr="00E73B7C">
              <w:rPr>
                <w:rFonts w:ascii="細明體" w:eastAsia="細明體" w:hAnsi="細明體"/>
                <w:bCs/>
                <w:lang w:eastAsia="zh-TW"/>
              </w:rPr>
              <w:t>/</w:t>
            </w:r>
            <w:r w:rsidR="00CD0ADA" w:rsidRPr="00E73B7C">
              <w:rPr>
                <w:rFonts w:ascii="細明體" w:eastAsia="細明體" w:hAnsi="細明體" w:hint="eastAsia"/>
                <w:bCs/>
                <w:lang w:eastAsia="zh-TW"/>
              </w:rPr>
              <w:t>1</w:t>
            </w:r>
            <w:r w:rsidR="0023365F" w:rsidRPr="00E73B7C">
              <w:rPr>
                <w:rFonts w:ascii="細明體" w:eastAsia="細明體" w:hAnsi="細明體" w:hint="eastAsia"/>
                <w:bCs/>
                <w:lang w:eastAsia="zh-TW"/>
              </w:rPr>
              <w:t>3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51E" w:rsidRPr="00E73B7C" w:rsidRDefault="0023751E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CREATE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51E" w:rsidRPr="00E73B7C" w:rsidRDefault="00CD0ADA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751E" w:rsidRPr="00E73B7C" w:rsidRDefault="0023751E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A06E32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6E32" w:rsidRPr="00E73B7C" w:rsidRDefault="00A06E32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2006/09/07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6E32" w:rsidRPr="00E73B7C" w:rsidRDefault="00A06E32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增加受理檢核表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6E32" w:rsidRPr="00E73B7C" w:rsidRDefault="00A06E32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6E32" w:rsidRPr="00E73B7C" w:rsidRDefault="00A06E32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041919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1919" w:rsidRPr="00E73B7C" w:rsidRDefault="00041919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2006/9/27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1919" w:rsidRPr="00E73B7C" w:rsidRDefault="00041919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刪除申請書編號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1919" w:rsidRPr="00E73B7C" w:rsidRDefault="00041919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1919" w:rsidRPr="00E73B7C" w:rsidRDefault="00041919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781DFC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1DFC" w:rsidRPr="00E73B7C" w:rsidRDefault="00781DFC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2006/10/2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1DFC" w:rsidRPr="00E73B7C" w:rsidRDefault="00781DFC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增加檢易受理導引頁內容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1DFC" w:rsidRPr="00E73B7C" w:rsidRDefault="00781DFC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81DFC" w:rsidRPr="00E73B7C" w:rsidRDefault="00781DFC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894F4C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4F4C" w:rsidRPr="00E73B7C" w:rsidRDefault="00894F4C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2006/11/15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4F4C" w:rsidRPr="00E73B7C" w:rsidRDefault="00894F4C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增加醫院輸入設定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4F4C" w:rsidRPr="00E73B7C" w:rsidRDefault="00894F4C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4F4C" w:rsidRPr="00E73B7C" w:rsidRDefault="00894F4C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DD421F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421F" w:rsidRPr="00E73B7C" w:rsidRDefault="00DD421F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2006/12/1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421F" w:rsidRPr="00E73B7C" w:rsidRDefault="00DD421F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增加寫入登打資料模組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421F" w:rsidRPr="00E73B7C" w:rsidRDefault="00DD421F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421F" w:rsidRPr="00E73B7C" w:rsidRDefault="00DD421F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C76BA6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6BA6" w:rsidRPr="00E73B7C" w:rsidRDefault="00C76BA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2007/1/2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6BA6" w:rsidRPr="00E73B7C" w:rsidRDefault="00C76BA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新增寫入登打欄位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6BA6" w:rsidRPr="00E73B7C" w:rsidRDefault="00C76BA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6BA6" w:rsidRPr="00E73B7C" w:rsidRDefault="00C76BA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8D7B1E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7B1E" w:rsidRPr="00E73B7C" w:rsidRDefault="008D7B1E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2007/1/11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7B1E" w:rsidRPr="00E73B7C" w:rsidRDefault="008D7B1E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配合試算修改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7B1E" w:rsidRPr="00E73B7C" w:rsidRDefault="008D7B1E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7B1E" w:rsidRPr="00E73B7C" w:rsidRDefault="008D7B1E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2F73F4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73F4" w:rsidRPr="00E73B7C" w:rsidRDefault="002F73F4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2007/4/25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73F4" w:rsidRPr="00E73B7C" w:rsidRDefault="002F73F4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申請書改版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73F4" w:rsidRPr="00E73B7C" w:rsidRDefault="002F73F4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73F4" w:rsidRPr="00E73B7C" w:rsidRDefault="002F73F4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607C86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7C86" w:rsidRPr="00E73B7C" w:rsidRDefault="00607C8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2007/8/2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7C86" w:rsidRPr="00E73B7C" w:rsidRDefault="00607C8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增加中醫收據統計表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7C86" w:rsidRPr="00E73B7C" w:rsidRDefault="00607C8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7C86" w:rsidRPr="00E73B7C" w:rsidRDefault="00607C8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423FC2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23FC2" w:rsidRPr="00E73B7C" w:rsidRDefault="00423FC2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2007/8/22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23FC2" w:rsidRPr="00E73B7C" w:rsidRDefault="00423FC2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增加收據副本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23FC2" w:rsidRPr="00E73B7C" w:rsidRDefault="00423FC2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23FC2" w:rsidRPr="00E73B7C" w:rsidRDefault="00423FC2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FC56E0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56E0" w:rsidRPr="00E73B7C" w:rsidRDefault="00FC56E0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2007/09/05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56E0" w:rsidRPr="00E73B7C" w:rsidRDefault="009C10E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列印理賠簡易受理檢核表</w:t>
            </w:r>
          </w:p>
          <w:p w:rsidR="009C10E6" w:rsidRPr="00E73B7C" w:rsidRDefault="009C10E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新增列印內容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56E0" w:rsidRPr="00E73B7C" w:rsidRDefault="009C10E6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56E0" w:rsidRPr="00E73B7C" w:rsidRDefault="00FC56E0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C34D80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4D80" w:rsidRPr="00E73B7C" w:rsidRDefault="00C34D80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2007/10/15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4D80" w:rsidRPr="00E73B7C" w:rsidRDefault="00C34D80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增加作業種類處理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4D80" w:rsidRPr="00E73B7C" w:rsidRDefault="00C34D80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34D80" w:rsidRPr="00E73B7C" w:rsidRDefault="00C34D80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AE2053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2053" w:rsidRPr="00E73B7C" w:rsidRDefault="00AE2053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2007/12/4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2053" w:rsidRPr="00E73B7C" w:rsidRDefault="00AE2053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增加BPM 參數 DOC_PAGES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2053" w:rsidRPr="00E73B7C" w:rsidRDefault="00AE2053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2053" w:rsidRPr="00E73B7C" w:rsidRDefault="00AE2053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EE5D65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5D65" w:rsidRPr="00E73B7C" w:rsidRDefault="00EE5D65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2008/1/2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5D65" w:rsidRPr="00E73B7C" w:rsidRDefault="00EE5D65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增加門診收據檢核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5D65" w:rsidRPr="00E73B7C" w:rsidRDefault="00EE5D65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5D65" w:rsidRPr="00E73B7C" w:rsidRDefault="00EE5D65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D123A4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23A4" w:rsidRPr="00E73B7C" w:rsidRDefault="00D123A4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2008/3/18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23A4" w:rsidRPr="00E73B7C" w:rsidRDefault="00D123A4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修改寫入BPM DOC_PAGES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23A4" w:rsidRPr="00E73B7C" w:rsidRDefault="00D123A4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23A4" w:rsidRPr="00E73B7C" w:rsidRDefault="00D123A4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67650F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650F" w:rsidRPr="00E73B7C" w:rsidRDefault="0067650F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2008/7/23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650F" w:rsidRPr="00E73B7C" w:rsidRDefault="0067650F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增加申請書寫入櫃台件表示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650F" w:rsidRPr="00E73B7C" w:rsidRDefault="0067650F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650F" w:rsidRPr="00E73B7C" w:rsidRDefault="0067650F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6424C3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424C3" w:rsidRPr="00E73B7C" w:rsidRDefault="006424C3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2008/9/30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424C3" w:rsidRPr="00E73B7C" w:rsidRDefault="006424C3" w:rsidP="006424C3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 xml:space="preserve">櫃台件改寫入BPM </w:t>
            </w:r>
            <w:r w:rsidRPr="00E73B7C">
              <w:rPr>
                <w:rFonts w:ascii="細明體" w:eastAsia="細明體" w:hAnsi="細明體"/>
                <w:color w:val="FF0000"/>
              </w:rPr>
              <w:t>Priority_LVL</w:t>
            </w:r>
            <w:r w:rsidRPr="00E73B7C">
              <w:rPr>
                <w:rFonts w:ascii="細明體" w:eastAsia="細明體" w:hAnsi="細明體" w:hint="eastAsia"/>
                <w:color w:val="FF0000"/>
                <w:lang w:eastAsia="zh-TW"/>
              </w:rPr>
              <w:t xml:space="preserve"> 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424C3" w:rsidRPr="00E73B7C" w:rsidRDefault="006424C3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424C3" w:rsidRPr="00E73B7C" w:rsidRDefault="006424C3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535825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35825" w:rsidRPr="00E73B7C" w:rsidRDefault="00535825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2010/4/7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35825" w:rsidRPr="00E73B7C" w:rsidRDefault="00535825" w:rsidP="006424C3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增加簽名影像</w:t>
            </w:r>
            <w:r w:rsidR="00481718" w:rsidRPr="00E73B7C">
              <w:rPr>
                <w:rFonts w:ascii="細明體" w:eastAsia="細明體" w:hAnsi="細明體" w:hint="eastAsia"/>
                <w:lang w:eastAsia="zh-TW"/>
              </w:rPr>
              <w:t>BUTTON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35825" w:rsidRPr="00E73B7C" w:rsidRDefault="00535825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35825" w:rsidRPr="00E73B7C" w:rsidRDefault="00535825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EF5447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5447" w:rsidRPr="00E73B7C" w:rsidRDefault="00EF5447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2010/10/11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5447" w:rsidRPr="00E73B7C" w:rsidRDefault="00EF5447" w:rsidP="006424C3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VIP保戶理賠表示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5447" w:rsidRPr="00E73B7C" w:rsidRDefault="00EF5447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5447" w:rsidRPr="00E73B7C" w:rsidRDefault="00EF5447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AA3C8E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C8E" w:rsidRPr="00E73B7C" w:rsidRDefault="00AA3C8E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/>
                <w:bCs/>
                <w:lang w:eastAsia="zh-TW"/>
              </w:rPr>
              <w:t>2010/12/23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C8E" w:rsidRPr="00E73B7C" w:rsidRDefault="00AA3C8E" w:rsidP="006424C3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配合團險理賠導入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C8E" w:rsidRPr="00E73B7C" w:rsidRDefault="00AA3C8E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Huai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C8E" w:rsidRPr="00E73B7C" w:rsidRDefault="00AA3C8E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A20F3D" w:rsidRPr="00E73B7C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20F3D" w:rsidRPr="00E73B7C" w:rsidRDefault="00A20F3D">
            <w:pPr>
              <w:pStyle w:val="Tabletext"/>
              <w:rPr>
                <w:rFonts w:ascii="細明體" w:eastAsia="細明體" w:hAnsi="細明體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2011/02/01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20F3D" w:rsidRPr="00E73B7C" w:rsidRDefault="00A20F3D" w:rsidP="006424C3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增加列印欄位_受理時間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20F3D" w:rsidRPr="00E73B7C" w:rsidRDefault="00A20F3D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慈蓮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20F3D" w:rsidRPr="00E73B7C" w:rsidRDefault="00A20F3D">
            <w:pPr>
              <w:pStyle w:val="Tabletext"/>
              <w:rPr>
                <w:rFonts w:ascii="細明體" w:eastAsia="細明體" w:hAnsi="細明體" w:hint="eastAsia"/>
                <w:bCs/>
                <w:lang w:eastAsia="zh-TW"/>
              </w:rPr>
            </w:pPr>
          </w:p>
        </w:tc>
      </w:tr>
      <w:tr w:rsidR="00F90354" w:rsidRPr="00E73B7C" w:rsidTr="00B246A1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354" w:rsidRPr="00E73B7C" w:rsidRDefault="00F90354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2011/05/17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354" w:rsidRPr="00E73B7C" w:rsidRDefault="008418B4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VIP判斷改call AF_B0Z001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354" w:rsidRPr="00E73B7C" w:rsidRDefault="008418B4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慈蓮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0354" w:rsidRPr="00E73B7C" w:rsidRDefault="00F90354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</w:p>
        </w:tc>
      </w:tr>
      <w:tr w:rsidR="00AB2E89" w:rsidRPr="00E73B7C" w:rsidTr="00B246A1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2E89" w:rsidRPr="00E73B7C" w:rsidRDefault="00AB2E89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2011/05/30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2E89" w:rsidRPr="00E73B7C" w:rsidRDefault="00AB2E89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配合團險理賠導入，增加作業類別(G.H)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2E89" w:rsidRPr="00E73B7C" w:rsidRDefault="002E57B3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慈蓮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B2E89" w:rsidRPr="00E73B7C" w:rsidRDefault="00AB2E89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</w:p>
        </w:tc>
      </w:tr>
      <w:tr w:rsidR="004E0C72" w:rsidRPr="00E73B7C" w:rsidTr="00B246A1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72" w:rsidRPr="00E73B7C" w:rsidRDefault="004E0C72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/>
                <w:color w:val="365F91"/>
                <w:lang w:eastAsia="zh-TW"/>
              </w:rPr>
              <w:t>2011/9/2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72" w:rsidRPr="00E73B7C" w:rsidRDefault="004E0C72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導入臨櫃受理案件回寫受理編號機制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72" w:rsidRPr="00E73B7C" w:rsidRDefault="004E0C72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文明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C72" w:rsidRPr="00E73B7C" w:rsidRDefault="004E0C72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</w:p>
        </w:tc>
      </w:tr>
      <w:tr w:rsidR="00FA13FF" w:rsidRPr="00E73B7C" w:rsidTr="00B246A1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A13FF" w:rsidRPr="00E73B7C" w:rsidRDefault="00FA13FF" w:rsidP="00B246A1">
            <w:pPr>
              <w:pStyle w:val="Tabletext"/>
              <w:jc w:val="both"/>
              <w:rPr>
                <w:rFonts w:ascii="細明體" w:eastAsia="細明體" w:hAnsi="細明體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2011/11/18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A13FF" w:rsidRPr="00E73B7C" w:rsidRDefault="00FA13FF" w:rsidP="00FA13FF">
            <w:pPr>
              <w:pStyle w:val="Tabletext"/>
              <w:numPr>
                <w:ilvl w:val="0"/>
                <w:numId w:val="13"/>
              </w:numPr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文件代號與文件名稱改成讀DTAAA014,不寫死在程式</w:t>
            </w:r>
          </w:p>
          <w:p w:rsidR="00FA13FF" w:rsidRPr="00E73B7C" w:rsidRDefault="00FA13FF" w:rsidP="00FA13FF">
            <w:pPr>
              <w:pStyle w:val="Tabletext"/>
              <w:numPr>
                <w:ilvl w:val="0"/>
                <w:numId w:val="13"/>
              </w:numPr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增加學團險門診收據合計表</w:t>
            </w:r>
            <w:r w:rsidR="00861476"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(300073)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A13FF" w:rsidRPr="00E73B7C" w:rsidRDefault="00FA13FF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金生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A13FF" w:rsidRPr="00E73B7C" w:rsidRDefault="00FA13FF" w:rsidP="00B246A1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</w:p>
        </w:tc>
      </w:tr>
      <w:tr w:rsidR="00EB4FFB" w:rsidRPr="00E73B7C" w:rsidTr="00D278AD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B4FFB" w:rsidRPr="00E73B7C" w:rsidRDefault="00EB4FFB" w:rsidP="00EB4FFB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2012/01/20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B4FFB" w:rsidRPr="00E73B7C" w:rsidRDefault="00EB4FFB" w:rsidP="00D278AD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必須先執行「簽名影像」查詢後，才可執行「案件送件F12」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B4FFB" w:rsidRPr="00E73B7C" w:rsidRDefault="00EB4FFB" w:rsidP="00D278AD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金生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B4FFB" w:rsidRPr="00E73B7C" w:rsidRDefault="00EB4FFB" w:rsidP="00D278AD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</w:p>
        </w:tc>
      </w:tr>
      <w:tr w:rsidR="001D5D8E" w:rsidRPr="00E73B7C" w:rsidTr="00D278AD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5D8E" w:rsidRPr="00E73B7C" w:rsidRDefault="001D5D8E" w:rsidP="00EB4FFB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/>
                <w:color w:val="365F91"/>
                <w:lang w:eastAsia="zh-TW"/>
              </w:rPr>
              <w:t>2012/6/26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5D8E" w:rsidRPr="00E73B7C" w:rsidRDefault="001D5D8E" w:rsidP="001D5D8E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/>
                <w:lang w:eastAsia="zh-TW"/>
              </w:rPr>
              <w:t>非編制學團內檢核表</w:t>
            </w: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增加</w:t>
            </w:r>
            <w:r w:rsidRPr="00E73B7C">
              <w:rPr>
                <w:rFonts w:ascii="細明體" w:eastAsia="細明體" w:hAnsi="細明體"/>
                <w:lang w:eastAsia="zh-TW"/>
              </w:rPr>
              <w:t>備註欄提示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5D8E" w:rsidRPr="00E73B7C" w:rsidRDefault="001D5D8E" w:rsidP="00D278AD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侑文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5D8E" w:rsidRPr="00E73B7C" w:rsidRDefault="001D5D8E" w:rsidP="00D278AD">
            <w:pPr>
              <w:pStyle w:val="Tabletext"/>
              <w:jc w:val="both"/>
              <w:rPr>
                <w:rFonts w:ascii="細明體" w:eastAsia="細明體" w:hAnsi="細明體" w:hint="eastAsia"/>
                <w:color w:val="365F91"/>
                <w:lang w:eastAsia="zh-TW"/>
              </w:rPr>
            </w:pPr>
          </w:p>
        </w:tc>
      </w:tr>
      <w:tr w:rsidR="008878C0" w:rsidRPr="00E73B7C" w:rsidTr="00D278AD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878C0" w:rsidRPr="00E73B7C" w:rsidRDefault="008878C0" w:rsidP="00EB4FFB">
            <w:pPr>
              <w:pStyle w:val="Tabletext"/>
              <w:jc w:val="both"/>
              <w:rPr>
                <w:rFonts w:ascii="細明體" w:eastAsia="細明體" w:hAnsi="細明體"/>
                <w:color w:val="943634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943634"/>
                <w:lang w:eastAsia="zh-TW"/>
              </w:rPr>
              <w:t>2012/07/13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878C0" w:rsidRPr="00E73B7C" w:rsidRDefault="008878C0" w:rsidP="001D5D8E">
            <w:pPr>
              <w:pStyle w:val="Tabletext"/>
              <w:jc w:val="both"/>
              <w:rPr>
                <w:rFonts w:ascii="細明體" w:eastAsia="細明體" w:hAnsi="細明體"/>
                <w:color w:val="943634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943634"/>
                <w:lang w:eastAsia="zh-TW"/>
              </w:rPr>
              <w:t>增加MI理賠受理件判斷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878C0" w:rsidRPr="00E73B7C" w:rsidRDefault="008878C0" w:rsidP="00D278AD">
            <w:pPr>
              <w:pStyle w:val="Tabletext"/>
              <w:jc w:val="both"/>
              <w:rPr>
                <w:rFonts w:ascii="細明體" w:eastAsia="細明體" w:hAnsi="細明體" w:hint="eastAsia"/>
                <w:color w:val="943634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943634"/>
                <w:lang w:eastAsia="zh-TW"/>
              </w:rPr>
              <w:t>慈蓮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878C0" w:rsidRPr="00E73B7C" w:rsidRDefault="008878C0" w:rsidP="00D278AD">
            <w:pPr>
              <w:pStyle w:val="Tabletext"/>
              <w:jc w:val="both"/>
              <w:rPr>
                <w:rFonts w:ascii="細明體" w:eastAsia="細明體" w:hAnsi="細明體" w:hint="eastAsia"/>
                <w:color w:val="943634"/>
                <w:lang w:eastAsia="zh-TW"/>
              </w:rPr>
            </w:pPr>
          </w:p>
        </w:tc>
      </w:tr>
      <w:tr w:rsidR="00DB5407" w:rsidRPr="00E73B7C" w:rsidTr="00D278AD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5407" w:rsidRPr="00E73B7C" w:rsidRDefault="00DB5407" w:rsidP="00EB4FFB">
            <w:pPr>
              <w:pStyle w:val="Tabletext"/>
              <w:jc w:val="both"/>
              <w:rPr>
                <w:rFonts w:ascii="細明體" w:eastAsia="細明體" w:hAnsi="細明體" w:hint="eastAsia"/>
                <w:color w:val="943634"/>
                <w:lang w:eastAsia="zh-TW"/>
              </w:rPr>
            </w:pPr>
            <w:r>
              <w:rPr>
                <w:rFonts w:ascii="細明體" w:eastAsia="細明體" w:hAnsi="細明體" w:hint="eastAsia"/>
                <w:color w:val="943634"/>
                <w:lang w:eastAsia="zh-TW"/>
              </w:rPr>
              <w:t>2014/07/15</w:t>
            </w:r>
          </w:p>
        </w:tc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5407" w:rsidRPr="00E73B7C" w:rsidRDefault="00DB5407" w:rsidP="001D5D8E">
            <w:pPr>
              <w:pStyle w:val="Tabletext"/>
              <w:jc w:val="both"/>
              <w:rPr>
                <w:rFonts w:ascii="細明體" w:eastAsia="細明體" w:hAnsi="細明體" w:hint="eastAsia"/>
                <w:color w:val="943634"/>
                <w:lang w:eastAsia="zh-TW"/>
              </w:rPr>
            </w:pPr>
            <w:r>
              <w:rPr>
                <w:rFonts w:ascii="細明體" w:eastAsia="細明體" w:hAnsi="細明體" w:hint="eastAsia"/>
                <w:color w:val="943634"/>
                <w:lang w:eastAsia="zh-TW"/>
              </w:rPr>
              <w:t>新增個資紀錄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5407" w:rsidRPr="00E73B7C" w:rsidRDefault="00DB5407" w:rsidP="00D278AD">
            <w:pPr>
              <w:pStyle w:val="Tabletext"/>
              <w:jc w:val="both"/>
              <w:rPr>
                <w:rFonts w:ascii="細明體" w:eastAsia="細明體" w:hAnsi="細明體" w:hint="eastAsia"/>
                <w:color w:val="943634"/>
                <w:lang w:eastAsia="zh-TW"/>
              </w:rPr>
            </w:pPr>
            <w:r>
              <w:rPr>
                <w:rFonts w:ascii="細明體" w:eastAsia="細明體" w:hAnsi="細明體" w:hint="eastAsia"/>
                <w:color w:val="943634"/>
                <w:lang w:eastAsia="zh-TW"/>
              </w:rPr>
              <w:t>忠瑋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5407" w:rsidRPr="00E73B7C" w:rsidRDefault="00DB5407" w:rsidP="00D278AD">
            <w:pPr>
              <w:pStyle w:val="Tabletext"/>
              <w:jc w:val="both"/>
              <w:rPr>
                <w:rFonts w:ascii="細明體" w:eastAsia="細明體" w:hAnsi="細明體" w:hint="eastAsia"/>
                <w:color w:val="943634"/>
                <w:lang w:eastAsia="zh-TW"/>
              </w:rPr>
            </w:pPr>
          </w:p>
        </w:tc>
      </w:tr>
    </w:tbl>
    <w:p w:rsidR="0023751E" w:rsidRPr="00E73B7C" w:rsidRDefault="0023751E">
      <w:pPr>
        <w:rPr>
          <w:rFonts w:ascii="細明體" w:eastAsia="細明體" w:hAnsi="細明體" w:hint="eastAsia"/>
          <w:sz w:val="20"/>
          <w:szCs w:val="20"/>
        </w:rPr>
      </w:pPr>
    </w:p>
    <w:p w:rsidR="000D44D2" w:rsidRPr="00E73B7C" w:rsidRDefault="000D44D2">
      <w:pPr>
        <w:rPr>
          <w:rFonts w:ascii="細明體" w:eastAsia="細明體" w:hAnsi="細明體" w:hint="eastAsia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988"/>
        <w:gridCol w:w="5083"/>
        <w:gridCol w:w="1692"/>
        <w:gridCol w:w="1701"/>
        <w:tblGridChange w:id="2">
          <w:tblGrid>
            <w:gridCol w:w="1416"/>
            <w:gridCol w:w="988"/>
            <w:gridCol w:w="5083"/>
            <w:gridCol w:w="1692"/>
            <w:gridCol w:w="1701"/>
          </w:tblGrid>
        </w:tblGridChange>
      </w:tblGrid>
      <w:tr w:rsidR="00EE5521" w:rsidRPr="00E73B7C" w:rsidTr="0047675B">
        <w:tc>
          <w:tcPr>
            <w:tcW w:w="1310" w:type="dxa"/>
          </w:tcPr>
          <w:p w:rsidR="00EE5521" w:rsidRPr="00E73B7C" w:rsidRDefault="00EE5521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sz w:val="20"/>
                <w:szCs w:val="20"/>
              </w:rPr>
              <w:t>修改日期</w:t>
            </w:r>
          </w:p>
        </w:tc>
        <w:tc>
          <w:tcPr>
            <w:tcW w:w="992" w:type="dxa"/>
          </w:tcPr>
          <w:p w:rsidR="00EE5521" w:rsidRPr="00E73B7C" w:rsidRDefault="00EE5521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sz w:val="20"/>
                <w:szCs w:val="20"/>
              </w:rPr>
              <w:t>版本</w:t>
            </w:r>
          </w:p>
        </w:tc>
        <w:tc>
          <w:tcPr>
            <w:tcW w:w="5103" w:type="dxa"/>
          </w:tcPr>
          <w:p w:rsidR="00EE5521" w:rsidRPr="00E73B7C" w:rsidRDefault="00EE5521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sz w:val="20"/>
                <w:szCs w:val="20"/>
              </w:rPr>
              <w:t>修改原因</w:t>
            </w:r>
          </w:p>
        </w:tc>
        <w:tc>
          <w:tcPr>
            <w:tcW w:w="1701" w:type="dxa"/>
          </w:tcPr>
          <w:p w:rsidR="00EE5521" w:rsidRPr="00E73B7C" w:rsidRDefault="00EE5521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sz w:val="20"/>
                <w:szCs w:val="20"/>
              </w:rPr>
              <w:t>修改人姓名</w:t>
            </w:r>
          </w:p>
        </w:tc>
        <w:tc>
          <w:tcPr>
            <w:tcW w:w="1701" w:type="dxa"/>
          </w:tcPr>
          <w:p w:rsidR="00EE5521" w:rsidRPr="00E73B7C" w:rsidRDefault="00EE5521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sz w:val="20"/>
                <w:szCs w:val="20"/>
              </w:rPr>
              <w:t>立案單號</w:t>
            </w:r>
          </w:p>
        </w:tc>
      </w:tr>
      <w:tr w:rsidR="00EE5521" w:rsidRPr="00E73B7C" w:rsidTr="0047675B">
        <w:tc>
          <w:tcPr>
            <w:tcW w:w="1310" w:type="dxa"/>
          </w:tcPr>
          <w:p w:rsidR="00EE5521" w:rsidRPr="00E73B7C" w:rsidRDefault="00EE5521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/>
                <w:color w:val="4F6228"/>
                <w:sz w:val="20"/>
                <w:szCs w:val="20"/>
              </w:rPr>
              <w:t>201</w:t>
            </w: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3/0</w:t>
            </w:r>
            <w:r w:rsidR="00DA0F20"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3/</w:t>
            </w:r>
            <w:r w:rsidR="0018584B"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06</w:t>
            </w:r>
          </w:p>
        </w:tc>
        <w:tc>
          <w:tcPr>
            <w:tcW w:w="992" w:type="dxa"/>
          </w:tcPr>
          <w:p w:rsidR="00EE5521" w:rsidRPr="00E73B7C" w:rsidRDefault="00EE5521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1</w:t>
            </w:r>
          </w:p>
        </w:tc>
        <w:tc>
          <w:tcPr>
            <w:tcW w:w="5103" w:type="dxa"/>
          </w:tcPr>
          <w:p w:rsidR="00EE5521" w:rsidRPr="00E73B7C" w:rsidRDefault="00EE5521" w:rsidP="00667723">
            <w:pPr>
              <w:spacing w:line="240" w:lineRule="atLeast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增加</w:t>
            </w:r>
            <w:r w:rsidR="00667723"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讀取</w:t>
            </w:r>
            <w:r w:rsidR="000F48DF"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行動櫃台理賠申請拍照文件檔(DTAAA204)</w:t>
            </w:r>
          </w:p>
        </w:tc>
        <w:tc>
          <w:tcPr>
            <w:tcW w:w="1701" w:type="dxa"/>
          </w:tcPr>
          <w:p w:rsidR="00EE5521" w:rsidRPr="00E73B7C" w:rsidRDefault="00EE5521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慈蓮</w:t>
            </w:r>
          </w:p>
        </w:tc>
        <w:tc>
          <w:tcPr>
            <w:tcW w:w="1701" w:type="dxa"/>
          </w:tcPr>
          <w:p w:rsidR="00EE5521" w:rsidRPr="00E73B7C" w:rsidRDefault="00EE5521" w:rsidP="00ED733F">
            <w:pPr>
              <w:spacing w:line="240" w:lineRule="atLeast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/>
                <w:color w:val="4F6228"/>
                <w:sz w:val="20"/>
                <w:szCs w:val="20"/>
              </w:rPr>
              <w:t>130220000078</w:t>
            </w:r>
          </w:p>
        </w:tc>
      </w:tr>
      <w:tr w:rsidR="00667CBC" w:rsidRPr="00E73B7C" w:rsidTr="0047675B">
        <w:tc>
          <w:tcPr>
            <w:tcW w:w="1310" w:type="dxa"/>
          </w:tcPr>
          <w:p w:rsidR="00667CBC" w:rsidRPr="00E73B7C" w:rsidRDefault="00667CBC" w:rsidP="00ED733F">
            <w:pPr>
              <w:spacing w:line="240" w:lineRule="atLeast"/>
              <w:jc w:val="center"/>
              <w:rPr>
                <w:rFonts w:ascii="細明體" w:eastAsia="細明體" w:hAnsi="細明體" w:cs="Courier New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/>
                <w:color w:val="4F6228"/>
                <w:sz w:val="20"/>
                <w:szCs w:val="20"/>
              </w:rPr>
              <w:t>2013/3/25</w:t>
            </w:r>
          </w:p>
        </w:tc>
        <w:tc>
          <w:tcPr>
            <w:tcW w:w="992" w:type="dxa"/>
          </w:tcPr>
          <w:p w:rsidR="00667CBC" w:rsidRPr="00E73B7C" w:rsidRDefault="00667CBC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2</w:t>
            </w:r>
          </w:p>
        </w:tc>
        <w:tc>
          <w:tcPr>
            <w:tcW w:w="5103" w:type="dxa"/>
          </w:tcPr>
          <w:p w:rsidR="00667CBC" w:rsidRPr="00E73B7C" w:rsidRDefault="004E2F7A" w:rsidP="00667723">
            <w:pPr>
              <w:spacing w:line="240" w:lineRule="atLeast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增加死亡證明醫院輸入</w:t>
            </w:r>
          </w:p>
        </w:tc>
        <w:tc>
          <w:tcPr>
            <w:tcW w:w="1701" w:type="dxa"/>
          </w:tcPr>
          <w:p w:rsidR="00667CBC" w:rsidRPr="00E73B7C" w:rsidRDefault="00667CBC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sz w:val="20"/>
                <w:szCs w:val="20"/>
              </w:rPr>
              <w:t>蕭侑文</w:t>
            </w:r>
          </w:p>
        </w:tc>
        <w:tc>
          <w:tcPr>
            <w:tcW w:w="1701" w:type="dxa"/>
          </w:tcPr>
          <w:p w:rsidR="00667CBC" w:rsidRPr="00E73B7C" w:rsidRDefault="00667CBC" w:rsidP="00ED733F">
            <w:pPr>
              <w:spacing w:line="240" w:lineRule="atLeast"/>
              <w:rPr>
                <w:rFonts w:ascii="細明體" w:eastAsia="細明體" w:hAnsi="細明體" w:cs="Courier New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/>
                <w:sz w:val="20"/>
                <w:szCs w:val="20"/>
              </w:rPr>
              <w:t>130320000032</w:t>
            </w:r>
          </w:p>
        </w:tc>
      </w:tr>
      <w:tr w:rsidR="00E14336" w:rsidRPr="00E73B7C" w:rsidTr="0047675B">
        <w:tc>
          <w:tcPr>
            <w:tcW w:w="1310" w:type="dxa"/>
          </w:tcPr>
          <w:p w:rsidR="00E14336" w:rsidRPr="00E73B7C" w:rsidRDefault="00E14336" w:rsidP="00E14336">
            <w:pPr>
              <w:spacing w:line="240" w:lineRule="atLeast"/>
              <w:jc w:val="center"/>
              <w:rPr>
                <w:rFonts w:ascii="細明體" w:eastAsia="細明體" w:hAnsi="細明體" w:cs="Courier New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2013/5/16</w:t>
            </w:r>
          </w:p>
        </w:tc>
        <w:tc>
          <w:tcPr>
            <w:tcW w:w="992" w:type="dxa"/>
          </w:tcPr>
          <w:p w:rsidR="00E14336" w:rsidRPr="00E73B7C" w:rsidRDefault="00E14336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3</w:t>
            </w:r>
          </w:p>
        </w:tc>
        <w:tc>
          <w:tcPr>
            <w:tcW w:w="5103" w:type="dxa"/>
          </w:tcPr>
          <w:p w:rsidR="00E14336" w:rsidRPr="00E73B7C" w:rsidRDefault="00E14336" w:rsidP="00667723">
            <w:pPr>
              <w:spacing w:line="240" w:lineRule="atLeast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團險增加寫入DTAAA023</w:t>
            </w:r>
          </w:p>
        </w:tc>
        <w:tc>
          <w:tcPr>
            <w:tcW w:w="1701" w:type="dxa"/>
          </w:tcPr>
          <w:p w:rsidR="00E14336" w:rsidRPr="00E73B7C" w:rsidRDefault="00E14336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sz w:val="20"/>
                <w:szCs w:val="20"/>
              </w:rPr>
              <w:t>林金生</w:t>
            </w:r>
          </w:p>
        </w:tc>
        <w:tc>
          <w:tcPr>
            <w:tcW w:w="1701" w:type="dxa"/>
          </w:tcPr>
          <w:p w:rsidR="00E14336" w:rsidRPr="00E73B7C" w:rsidRDefault="00E14336" w:rsidP="00ED733F">
            <w:pPr>
              <w:spacing w:line="240" w:lineRule="atLeast"/>
              <w:rPr>
                <w:rFonts w:ascii="細明體" w:eastAsia="細明體" w:hAnsi="細明體"/>
                <w:sz w:val="20"/>
                <w:szCs w:val="20"/>
              </w:rPr>
            </w:pPr>
            <w:r w:rsidRPr="00E73B7C">
              <w:rPr>
                <w:rFonts w:ascii="細明體" w:eastAsia="細明體" w:hAnsi="細明體"/>
                <w:sz w:val="20"/>
                <w:szCs w:val="20"/>
              </w:rPr>
              <w:t>130321000127</w:t>
            </w:r>
          </w:p>
        </w:tc>
      </w:tr>
      <w:tr w:rsidR="008E17FF" w:rsidRPr="00E73B7C" w:rsidTr="0047675B">
        <w:tc>
          <w:tcPr>
            <w:tcW w:w="1310" w:type="dxa"/>
          </w:tcPr>
          <w:p w:rsidR="008E17FF" w:rsidRPr="00E73B7C" w:rsidRDefault="008E17FF" w:rsidP="00E143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2013/6/7</w:t>
            </w:r>
          </w:p>
        </w:tc>
        <w:tc>
          <w:tcPr>
            <w:tcW w:w="992" w:type="dxa"/>
          </w:tcPr>
          <w:p w:rsidR="008E17FF" w:rsidRPr="00E73B7C" w:rsidRDefault="008E17FF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4</w:t>
            </w:r>
          </w:p>
        </w:tc>
        <w:tc>
          <w:tcPr>
            <w:tcW w:w="5103" w:type="dxa"/>
          </w:tcPr>
          <w:p w:rsidR="008E17FF" w:rsidRPr="00E73B7C" w:rsidRDefault="008E17FF" w:rsidP="00667723">
            <w:pPr>
              <w:spacing w:line="240" w:lineRule="atLeast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導入團險B2B線上申請受理作業</w:t>
            </w:r>
          </w:p>
        </w:tc>
        <w:tc>
          <w:tcPr>
            <w:tcW w:w="1701" w:type="dxa"/>
          </w:tcPr>
          <w:p w:rsidR="008E17FF" w:rsidRPr="00E73B7C" w:rsidRDefault="008E17FF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sz w:val="20"/>
                <w:szCs w:val="20"/>
              </w:rPr>
              <w:t>林金生</w:t>
            </w:r>
          </w:p>
        </w:tc>
        <w:tc>
          <w:tcPr>
            <w:tcW w:w="1701" w:type="dxa"/>
          </w:tcPr>
          <w:p w:rsidR="008E17FF" w:rsidRPr="00E73B7C" w:rsidRDefault="008E17FF" w:rsidP="00ED733F">
            <w:pPr>
              <w:spacing w:line="240" w:lineRule="atLeast"/>
              <w:rPr>
                <w:rFonts w:ascii="細明體" w:eastAsia="細明體" w:hAnsi="細明體"/>
                <w:sz w:val="20"/>
                <w:szCs w:val="20"/>
              </w:rPr>
            </w:pPr>
            <w:r w:rsidRPr="00E73B7C">
              <w:rPr>
                <w:rFonts w:ascii="細明體" w:eastAsia="細明體" w:hAnsi="細明體"/>
                <w:sz w:val="20"/>
                <w:szCs w:val="20"/>
              </w:rPr>
              <w:t>130506000378</w:t>
            </w:r>
          </w:p>
        </w:tc>
      </w:tr>
      <w:tr w:rsidR="00F172D7" w:rsidRPr="00E73B7C" w:rsidTr="0047675B">
        <w:tc>
          <w:tcPr>
            <w:tcW w:w="1310" w:type="dxa"/>
          </w:tcPr>
          <w:p w:rsidR="00F172D7" w:rsidRPr="00E73B7C" w:rsidRDefault="00F172D7" w:rsidP="00E143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>
              <w:rPr>
                <w:rFonts w:ascii="細明體" w:eastAsia="細明體" w:hAnsi="細明體" w:cs="Courier New"/>
                <w:color w:val="4F6228"/>
                <w:sz w:val="20"/>
                <w:szCs w:val="20"/>
              </w:rPr>
              <w:t>2013/8/2</w:t>
            </w:r>
          </w:p>
        </w:tc>
        <w:tc>
          <w:tcPr>
            <w:tcW w:w="992" w:type="dxa"/>
          </w:tcPr>
          <w:p w:rsidR="00F172D7" w:rsidRPr="00E73B7C" w:rsidRDefault="00F172D7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5</w:t>
            </w:r>
          </w:p>
        </w:tc>
        <w:tc>
          <w:tcPr>
            <w:tcW w:w="5103" w:type="dxa"/>
          </w:tcPr>
          <w:p w:rsidR="00F172D7" w:rsidRPr="00E73B7C" w:rsidRDefault="00F172D7" w:rsidP="00667723">
            <w:pPr>
              <w:spacing w:line="240" w:lineRule="atLeast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  <w:t>導入理賠備註訊息輸入作業</w:t>
            </w:r>
          </w:p>
        </w:tc>
        <w:tc>
          <w:tcPr>
            <w:tcW w:w="1701" w:type="dxa"/>
          </w:tcPr>
          <w:p w:rsidR="00F172D7" w:rsidRPr="00E73B7C" w:rsidRDefault="00F172D7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>
              <w:rPr>
                <w:rFonts w:ascii="細明體" w:eastAsia="細明體" w:hAnsi="細明體" w:cs="Courier New" w:hint="eastAsia"/>
                <w:sz w:val="20"/>
                <w:szCs w:val="20"/>
              </w:rPr>
              <w:t>劉文明</w:t>
            </w:r>
          </w:p>
        </w:tc>
        <w:tc>
          <w:tcPr>
            <w:tcW w:w="1701" w:type="dxa"/>
          </w:tcPr>
          <w:p w:rsidR="00F172D7" w:rsidRPr="00E73B7C" w:rsidRDefault="00F172D7" w:rsidP="00ED733F">
            <w:pPr>
              <w:spacing w:line="240" w:lineRule="atLeast"/>
              <w:rPr>
                <w:rFonts w:ascii="細明體" w:eastAsia="細明體" w:hAnsi="細明體"/>
                <w:sz w:val="20"/>
                <w:szCs w:val="20"/>
              </w:rPr>
            </w:pPr>
            <w:r w:rsidRPr="00DB7630">
              <w:rPr>
                <w:rFonts w:ascii="細明體" w:eastAsia="細明體" w:hAnsi="細明體" w:cs="Courier New"/>
                <w:sz w:val="20"/>
                <w:szCs w:val="20"/>
              </w:rPr>
              <w:t>130729000379</w:t>
            </w:r>
          </w:p>
        </w:tc>
      </w:tr>
      <w:tr w:rsidR="003D2C71" w:rsidRPr="00E73B7C" w:rsidTr="0047675B">
        <w:tc>
          <w:tcPr>
            <w:tcW w:w="1310" w:type="dxa"/>
            <w:vAlign w:val="center"/>
          </w:tcPr>
          <w:p w:rsidR="003D2C71" w:rsidRDefault="003D2C71" w:rsidP="00E14336">
            <w:pPr>
              <w:spacing w:line="240" w:lineRule="atLeast"/>
              <w:jc w:val="center"/>
              <w:rPr>
                <w:rFonts w:ascii="細明體" w:eastAsia="細明體" w:hAnsi="細明體" w:cs="Courier New"/>
                <w:color w:val="4F6228"/>
                <w:sz w:val="20"/>
                <w:szCs w:val="20"/>
              </w:rPr>
            </w:pPr>
            <w:r w:rsidRPr="002C1F48"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t>2013/12/17</w:t>
            </w:r>
          </w:p>
        </w:tc>
        <w:tc>
          <w:tcPr>
            <w:tcW w:w="992" w:type="dxa"/>
            <w:vAlign w:val="center"/>
          </w:tcPr>
          <w:p w:rsidR="003D2C71" w:rsidRDefault="003D2C71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t>6</w:t>
            </w:r>
          </w:p>
        </w:tc>
        <w:tc>
          <w:tcPr>
            <w:tcW w:w="5103" w:type="dxa"/>
            <w:vAlign w:val="center"/>
          </w:tcPr>
          <w:p w:rsidR="003D2C71" w:rsidRDefault="002721ED" w:rsidP="00667723">
            <w:pPr>
              <w:spacing w:line="240" w:lineRule="atLeast"/>
              <w:rPr>
                <w:rFonts w:ascii="細明體" w:eastAsia="細明體" w:hAnsi="細明體" w:cs="Courier New" w:hint="eastAsia"/>
                <w:color w:val="4F6228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t>個資同意書正反面增加連動</w:t>
            </w:r>
            <w:r w:rsidR="00371309"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t>(正面入1張，背面連動1</w:t>
            </w:r>
            <w:r w:rsidR="00371309"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lastRenderedPageBreak/>
              <w:t>張)</w:t>
            </w:r>
          </w:p>
        </w:tc>
        <w:tc>
          <w:tcPr>
            <w:tcW w:w="1701" w:type="dxa"/>
            <w:vAlign w:val="center"/>
          </w:tcPr>
          <w:p w:rsidR="003D2C71" w:rsidRDefault="003D2C71" w:rsidP="00ED733F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2C1F48"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lastRenderedPageBreak/>
              <w:t>慈蓮</w:t>
            </w:r>
          </w:p>
        </w:tc>
        <w:tc>
          <w:tcPr>
            <w:tcW w:w="1701" w:type="dxa"/>
            <w:vAlign w:val="center"/>
          </w:tcPr>
          <w:p w:rsidR="003D2C71" w:rsidRPr="00DB7630" w:rsidRDefault="003D2C71" w:rsidP="00ED733F">
            <w:pPr>
              <w:spacing w:line="240" w:lineRule="atLeast"/>
              <w:rPr>
                <w:rFonts w:ascii="細明體" w:eastAsia="細明體" w:hAnsi="細明體" w:cs="Courier New"/>
                <w:sz w:val="20"/>
                <w:szCs w:val="20"/>
              </w:rPr>
            </w:pPr>
            <w:r w:rsidRPr="002C1F48">
              <w:rPr>
                <w:rFonts w:ascii="細明體" w:eastAsia="細明體" w:hAnsi="細明體"/>
                <w:color w:val="76923C"/>
                <w:sz w:val="20"/>
                <w:szCs w:val="20"/>
              </w:rPr>
              <w:t>131217000306</w:t>
            </w:r>
          </w:p>
        </w:tc>
      </w:tr>
      <w:tr w:rsidR="003B7C9A" w:rsidRPr="00E73B7C" w:rsidTr="0047675B">
        <w:tc>
          <w:tcPr>
            <w:tcW w:w="1310" w:type="dxa"/>
            <w:vAlign w:val="center"/>
          </w:tcPr>
          <w:p w:rsidR="003B7C9A" w:rsidRPr="002C1F48" w:rsidRDefault="003B7C9A" w:rsidP="00E14336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t>2013/12/24</w:t>
            </w:r>
          </w:p>
        </w:tc>
        <w:tc>
          <w:tcPr>
            <w:tcW w:w="992" w:type="dxa"/>
            <w:vAlign w:val="center"/>
          </w:tcPr>
          <w:p w:rsidR="003B7C9A" w:rsidRDefault="003B7C9A" w:rsidP="00ED733F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t>7</w:t>
            </w:r>
          </w:p>
        </w:tc>
        <w:tc>
          <w:tcPr>
            <w:tcW w:w="5103" w:type="dxa"/>
            <w:vAlign w:val="center"/>
          </w:tcPr>
          <w:p w:rsidR="003B7C9A" w:rsidRDefault="003B7C9A" w:rsidP="00667723">
            <w:pPr>
              <w:spacing w:line="240" w:lineRule="atLeast"/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t>理賠給付方式輸入作業調整</w:t>
            </w:r>
          </w:p>
        </w:tc>
        <w:tc>
          <w:tcPr>
            <w:tcW w:w="1701" w:type="dxa"/>
            <w:vAlign w:val="center"/>
          </w:tcPr>
          <w:p w:rsidR="003B7C9A" w:rsidRPr="002C1F48" w:rsidRDefault="003B7C9A" w:rsidP="00ED733F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t>凱鈞</w:t>
            </w:r>
          </w:p>
        </w:tc>
        <w:tc>
          <w:tcPr>
            <w:tcW w:w="1701" w:type="dxa"/>
            <w:vAlign w:val="center"/>
          </w:tcPr>
          <w:p w:rsidR="003B7C9A" w:rsidRPr="002C1F48" w:rsidRDefault="003B7C9A" w:rsidP="00ED733F">
            <w:pPr>
              <w:spacing w:line="240" w:lineRule="atLeast"/>
              <w:rPr>
                <w:rFonts w:ascii="細明體" w:eastAsia="細明體" w:hAnsi="細明體"/>
                <w:color w:val="76923C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76923C"/>
                <w:sz w:val="20"/>
                <w:szCs w:val="20"/>
              </w:rPr>
              <w:t>131224000166</w:t>
            </w:r>
          </w:p>
        </w:tc>
      </w:tr>
      <w:tr w:rsidR="00ED4169" w:rsidRPr="004E11AA" w:rsidTr="0047675B">
        <w:tc>
          <w:tcPr>
            <w:tcW w:w="1310" w:type="dxa"/>
            <w:vAlign w:val="center"/>
          </w:tcPr>
          <w:p w:rsidR="00ED4169" w:rsidRPr="004E11AA" w:rsidRDefault="00ED4169" w:rsidP="00E14336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4E11AA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2014/06/20</w:t>
            </w:r>
          </w:p>
        </w:tc>
        <w:tc>
          <w:tcPr>
            <w:tcW w:w="992" w:type="dxa"/>
            <w:vAlign w:val="center"/>
          </w:tcPr>
          <w:p w:rsidR="00ED4169" w:rsidRPr="004E11AA" w:rsidRDefault="00ED4169" w:rsidP="00ED733F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4E11AA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8</w:t>
            </w:r>
          </w:p>
        </w:tc>
        <w:tc>
          <w:tcPr>
            <w:tcW w:w="5103" w:type="dxa"/>
            <w:vAlign w:val="center"/>
          </w:tcPr>
          <w:p w:rsidR="00ED4169" w:rsidRPr="004E11AA" w:rsidRDefault="00ED4169" w:rsidP="00667723">
            <w:pPr>
              <w:spacing w:line="240" w:lineRule="atLeast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4E11AA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增加FATCA提示與</w:t>
            </w:r>
            <w:r w:rsidR="005C7AB5" w:rsidRPr="004E11AA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連結按鈕</w:t>
            </w:r>
          </w:p>
        </w:tc>
        <w:tc>
          <w:tcPr>
            <w:tcW w:w="1701" w:type="dxa"/>
            <w:vAlign w:val="center"/>
          </w:tcPr>
          <w:p w:rsidR="00ED4169" w:rsidRPr="004E11AA" w:rsidRDefault="005C7AB5" w:rsidP="00ED733F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4E11AA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張凱鈞</w:t>
            </w:r>
          </w:p>
        </w:tc>
        <w:tc>
          <w:tcPr>
            <w:tcW w:w="1701" w:type="dxa"/>
            <w:vAlign w:val="center"/>
          </w:tcPr>
          <w:p w:rsidR="00ED4169" w:rsidRPr="004E11AA" w:rsidRDefault="005C7AB5" w:rsidP="00ED733F">
            <w:pPr>
              <w:spacing w:line="240" w:lineRule="atLeast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4E11AA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140618000221</w:t>
            </w:r>
          </w:p>
        </w:tc>
      </w:tr>
      <w:tr w:rsidR="00F74C7B" w:rsidRPr="004E11AA" w:rsidTr="0047675B">
        <w:tc>
          <w:tcPr>
            <w:tcW w:w="1310" w:type="dxa"/>
            <w:vAlign w:val="center"/>
          </w:tcPr>
          <w:p w:rsidR="00F74C7B" w:rsidRPr="004E11AA" w:rsidRDefault="00F74C7B" w:rsidP="00E14336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2015/03/10</w:t>
            </w:r>
          </w:p>
        </w:tc>
        <w:tc>
          <w:tcPr>
            <w:tcW w:w="992" w:type="dxa"/>
            <w:vAlign w:val="center"/>
          </w:tcPr>
          <w:p w:rsidR="00F74C7B" w:rsidRPr="004E11AA" w:rsidRDefault="00F74C7B" w:rsidP="00ED733F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9</w:t>
            </w:r>
          </w:p>
        </w:tc>
        <w:tc>
          <w:tcPr>
            <w:tcW w:w="5103" w:type="dxa"/>
            <w:vAlign w:val="center"/>
          </w:tcPr>
          <w:p w:rsidR="00F74C7B" w:rsidRDefault="00F74C7B" w:rsidP="00667723">
            <w:pPr>
              <w:spacing w:line="240" w:lineRule="atLeast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F74C7B">
              <w:rPr>
                <w:rFonts w:ascii="細明體" w:eastAsia="細明體" w:hAnsi="細明體"/>
                <w:color w:val="000000"/>
                <w:sz w:val="20"/>
                <w:szCs w:val="20"/>
              </w:rPr>
              <w:t>臨櫃客戶證件影像自動化傳輸</w:t>
            </w:r>
          </w:p>
          <w:p w:rsidR="00E11950" w:rsidRPr="004E11AA" w:rsidRDefault="00E11950" w:rsidP="00667723">
            <w:pPr>
              <w:spacing w:line="240" w:lineRule="atLeast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11950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身分證明影本欄位新增調整為「身分證明影本</w:t>
            </w:r>
            <w:r w:rsidRPr="00E11950">
              <w:rPr>
                <w:rFonts w:ascii="細明體" w:eastAsia="細明體" w:hAnsi="細明體"/>
                <w:color w:val="000000"/>
                <w:sz w:val="20"/>
                <w:szCs w:val="20"/>
              </w:rPr>
              <w:t>(</w:t>
            </w:r>
            <w:r w:rsidRPr="00E11950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一般掃描</w:t>
            </w:r>
            <w:r w:rsidRPr="00E11950">
              <w:rPr>
                <w:rFonts w:ascii="細明體" w:eastAsia="細明體" w:hAnsi="細明體"/>
                <w:color w:val="000000"/>
                <w:sz w:val="20"/>
                <w:szCs w:val="20"/>
              </w:rPr>
              <w:t>)</w:t>
            </w:r>
            <w:r w:rsidRPr="00E11950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」與「身分證明影本</w:t>
            </w:r>
            <w:r w:rsidRPr="00E11950">
              <w:rPr>
                <w:rFonts w:ascii="細明體" w:eastAsia="細明體" w:hAnsi="細明體"/>
                <w:color w:val="000000"/>
                <w:sz w:val="20"/>
                <w:szCs w:val="20"/>
              </w:rPr>
              <w:t>(</w:t>
            </w:r>
            <w:r w:rsidRPr="00E11950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證件掃描</w:t>
            </w:r>
            <w:r w:rsidRPr="00E11950">
              <w:rPr>
                <w:rFonts w:ascii="細明體" w:eastAsia="細明體" w:hAnsi="細明體"/>
                <w:color w:val="000000"/>
                <w:sz w:val="20"/>
                <w:szCs w:val="20"/>
              </w:rPr>
              <w:t>)</w:t>
            </w:r>
            <w:r w:rsidRPr="00E11950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」兩項。</w:t>
            </w:r>
          </w:p>
        </w:tc>
        <w:tc>
          <w:tcPr>
            <w:tcW w:w="1701" w:type="dxa"/>
            <w:vAlign w:val="center"/>
          </w:tcPr>
          <w:p w:rsidR="00F74C7B" w:rsidRPr="004E11AA" w:rsidRDefault="00F74C7B" w:rsidP="00ED733F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李明諭</w:t>
            </w:r>
          </w:p>
        </w:tc>
        <w:tc>
          <w:tcPr>
            <w:tcW w:w="1701" w:type="dxa"/>
            <w:vAlign w:val="center"/>
          </w:tcPr>
          <w:p w:rsidR="00F74C7B" w:rsidRPr="004E11AA" w:rsidRDefault="007A21A8" w:rsidP="00ED733F">
            <w:pPr>
              <w:spacing w:line="240" w:lineRule="atLeast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7A21A8">
              <w:rPr>
                <w:rFonts w:ascii="細明體" w:eastAsia="細明體" w:hAnsi="細明體"/>
                <w:b/>
                <w:bCs/>
                <w:color w:val="000000"/>
                <w:sz w:val="20"/>
                <w:szCs w:val="20"/>
              </w:rPr>
              <w:t>150311000124</w:t>
            </w:r>
          </w:p>
        </w:tc>
      </w:tr>
      <w:tr w:rsidR="00E55360" w:rsidRPr="00B031FC" w:rsidTr="0047675B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5360" w:rsidRPr="00062107" w:rsidRDefault="00E55360" w:rsidP="0093766D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062107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2015/09/0</w:t>
            </w:r>
            <w: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5360" w:rsidRPr="00062107" w:rsidRDefault="00E55360" w:rsidP="0093766D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5360" w:rsidRPr="00062107" w:rsidRDefault="00E55360" w:rsidP="0093766D">
            <w:pPr>
              <w:spacing w:line="240" w:lineRule="atLeast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062107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申請書</w:t>
            </w:r>
            <w:r w:rsidRPr="00062107">
              <w:rPr>
                <w:rFonts w:ascii="細明體" w:eastAsia="細明體" w:hAnsi="細明體"/>
                <w:color w:val="000000"/>
                <w:sz w:val="20"/>
                <w:szCs w:val="20"/>
              </w:rPr>
              <w:t>150608000538</w:t>
            </w:r>
            <w:r w:rsidRPr="00062107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: OIU理賠系統調整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5360" w:rsidRPr="00062107" w:rsidRDefault="00E55360" w:rsidP="0093766D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062107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龎伯珊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5360" w:rsidRPr="00062107" w:rsidRDefault="00E55360" w:rsidP="0093766D">
            <w:pPr>
              <w:spacing w:line="240" w:lineRule="atLeast"/>
              <w:rPr>
                <w:rFonts w:ascii="細明體" w:eastAsia="細明體" w:hAnsi="細明體"/>
                <w:b/>
                <w:bCs/>
                <w:color w:val="000000"/>
                <w:sz w:val="20"/>
                <w:szCs w:val="20"/>
              </w:rPr>
            </w:pPr>
            <w:r w:rsidRPr="00062107">
              <w:rPr>
                <w:rFonts w:ascii="細明體" w:eastAsia="細明體" w:hAnsi="細明體"/>
                <w:b/>
                <w:bCs/>
                <w:color w:val="000000"/>
                <w:sz w:val="20"/>
                <w:szCs w:val="20"/>
              </w:rPr>
              <w:t>150613000004</w:t>
            </w:r>
          </w:p>
        </w:tc>
      </w:tr>
      <w:tr w:rsidR="00312E19" w:rsidRPr="00B031FC" w:rsidTr="00E01973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E19" w:rsidRPr="00062107" w:rsidRDefault="00312E19" w:rsidP="0093766D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2015/09/21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E19" w:rsidRDefault="00312E19" w:rsidP="0093766D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0600" w:rsidRDefault="00CB386A" w:rsidP="00CB386A">
            <w:pPr>
              <w:widowControl w:val="0"/>
              <w:spacing w:line="240" w:lineRule="atLeast"/>
              <w:rPr>
                <w:rFonts w:ascii="微軟正黑體" w:eastAsia="微軟正黑體" w:cs="微軟正黑體" w:hint="eastAsia"/>
                <w:color w:val="FF0000"/>
                <w:sz w:val="20"/>
                <w:szCs w:val="20"/>
              </w:rPr>
            </w:pPr>
            <w:r>
              <w:rPr>
                <w:rFonts w:ascii="微軟正黑體" w:eastAsia="微軟正黑體" w:cs="微軟正黑體" w:hint="eastAsia"/>
                <w:color w:val="FF0000"/>
                <w:sz w:val="20"/>
                <w:szCs w:val="20"/>
              </w:rPr>
              <w:t>新增理賠受理檔DTAAA001時</w:t>
            </w:r>
          </w:p>
          <w:p w:rsidR="00312E19" w:rsidRDefault="00312E19" w:rsidP="00B80600">
            <w:pPr>
              <w:widowControl w:val="0"/>
              <w:numPr>
                <w:ilvl w:val="0"/>
                <w:numId w:val="17"/>
              </w:numPr>
              <w:spacing w:line="240" w:lineRule="atLeast"/>
              <w:rPr>
                <w:rFonts w:ascii="微軟正黑體" w:eastAsia="微軟正黑體" w:cs="微軟正黑體" w:hint="eastAsia"/>
                <w:color w:val="FF0000"/>
                <w:sz w:val="20"/>
                <w:szCs w:val="20"/>
              </w:rPr>
            </w:pPr>
            <w:r w:rsidRPr="00EB7B10">
              <w:rPr>
                <w:rFonts w:ascii="微軟正黑體" w:eastAsia="微軟正黑體" w:cs="微軟正黑體" w:hint="eastAsia"/>
                <w:color w:val="FF0000"/>
                <w:sz w:val="20"/>
                <w:szCs w:val="20"/>
              </w:rPr>
              <w:t>新增一筆未結案明細</w:t>
            </w:r>
            <w:r w:rsidR="00B80600" w:rsidRPr="00EB7B10">
              <w:rPr>
                <w:rFonts w:ascii="微軟正黑體" w:eastAsia="微軟正黑體" w:cs="微軟正黑體" w:hint="eastAsia"/>
                <w:color w:val="FF0000"/>
                <w:sz w:val="20"/>
                <w:szCs w:val="20"/>
              </w:rPr>
              <w:t>DTAAA081</w:t>
            </w:r>
          </w:p>
          <w:p w:rsidR="00B80600" w:rsidRPr="00EB7B10" w:rsidRDefault="00B80600" w:rsidP="00B80600">
            <w:pPr>
              <w:widowControl w:val="0"/>
              <w:numPr>
                <w:ilvl w:val="0"/>
                <w:numId w:val="17"/>
              </w:numPr>
              <w:spacing w:line="240" w:lineRule="atLeast"/>
              <w:rPr>
                <w:rFonts w:ascii="微軟正黑體" w:eastAsia="微軟正黑體" w:cs="微軟正黑體" w:hint="eastAsia"/>
                <w:color w:val="FF0000"/>
                <w:sz w:val="20"/>
                <w:szCs w:val="20"/>
              </w:rPr>
            </w:pPr>
            <w:r w:rsidRPr="00EB7B10">
              <w:rPr>
                <w:rFonts w:ascii="微軟正黑體" w:eastAsia="微軟正黑體" w:cs="微軟正黑體" w:hint="eastAsia"/>
                <w:color w:val="FF0000"/>
                <w:sz w:val="20"/>
                <w:szCs w:val="20"/>
              </w:rPr>
              <w:t>一筆</w:t>
            </w:r>
            <w:r>
              <w:rPr>
                <w:rFonts w:ascii="微軟正黑體" w:eastAsia="微軟正黑體" w:cs="微軟正黑體" w:hint="eastAsia"/>
                <w:color w:val="FF0000"/>
              </w:rPr>
              <w:t>理賠歷程DTAAA009</w:t>
            </w:r>
          </w:p>
          <w:p w:rsidR="00312E19" w:rsidRPr="00312E19" w:rsidRDefault="00312E19" w:rsidP="0093766D">
            <w:pPr>
              <w:spacing w:line="240" w:lineRule="atLeast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E19" w:rsidRPr="00062107" w:rsidRDefault="00312E19" w:rsidP="0093766D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9A074E"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  <w:t>陳鐵元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E19" w:rsidRPr="00062107" w:rsidRDefault="00312E19" w:rsidP="0093766D">
            <w:pPr>
              <w:spacing w:line="240" w:lineRule="atLeast"/>
              <w:rPr>
                <w:rFonts w:ascii="細明體" w:eastAsia="細明體" w:hAnsi="細明體"/>
                <w:b/>
                <w:bCs/>
                <w:color w:val="000000"/>
                <w:sz w:val="20"/>
                <w:szCs w:val="20"/>
              </w:rPr>
            </w:pPr>
            <w:r w:rsidRPr="00EB7B10">
              <w:rPr>
                <w:b/>
                <w:bCs/>
                <w:color w:val="FF0000"/>
              </w:rPr>
              <w:t>150822000017</w:t>
            </w:r>
          </w:p>
        </w:tc>
      </w:tr>
      <w:tr w:rsidR="00AD7D18" w:rsidRPr="00B031FC" w:rsidTr="00E01973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7D18" w:rsidRPr="00AD7D18" w:rsidRDefault="00AD7D18" w:rsidP="00AD7D18">
            <w:pPr>
              <w:spacing w:line="240" w:lineRule="atLeast"/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AD7D18">
              <w:rPr>
                <w:rFonts w:hint="eastAsia"/>
              </w:rPr>
              <w:t>2016/04/01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7D18" w:rsidRPr="00AD7D18" w:rsidRDefault="00AD7D18" w:rsidP="00AD7D18">
            <w:pPr>
              <w:spacing w:line="240" w:lineRule="atLeast"/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AD7D18">
              <w:rPr>
                <w:rFonts w:hint="eastAsia"/>
              </w:rPr>
              <w:t>12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7D18" w:rsidRPr="00AD7D18" w:rsidRDefault="00AD7D18" w:rsidP="00AD7D18">
            <w:pPr>
              <w:widowControl w:val="0"/>
              <w:spacing w:line="240" w:lineRule="atLeast"/>
              <w:rPr>
                <w:rFonts w:ascii="微軟正黑體" w:eastAsia="微軟正黑體" w:cs="微軟正黑體" w:hint="eastAsia"/>
                <w:sz w:val="20"/>
                <w:szCs w:val="20"/>
              </w:rPr>
            </w:pPr>
            <w:r w:rsidRPr="00AD7D18">
              <w:rPr>
                <w:rFonts w:hint="eastAsia"/>
              </w:rPr>
              <w:t>ie11</w:t>
            </w:r>
            <w:r w:rsidRPr="00AD7D18">
              <w:rPr>
                <w:rFonts w:hint="eastAsia"/>
              </w:rPr>
              <w:t>昇級測試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7D18" w:rsidRPr="00AD7D18" w:rsidRDefault="00AD7D18" w:rsidP="00AD7D18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AD7D18">
              <w:rPr>
                <w:rFonts w:hint="eastAsia"/>
              </w:rPr>
              <w:t>雅君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7D18" w:rsidRPr="00AD7D18" w:rsidRDefault="00AD7D18" w:rsidP="00AD7D18">
            <w:pPr>
              <w:spacing w:line="240" w:lineRule="atLeast"/>
              <w:rPr>
                <w:b/>
                <w:bCs/>
              </w:rPr>
            </w:pPr>
            <w:r w:rsidRPr="00AD7D18">
              <w:rPr>
                <w:rFonts w:hint="eastAsia"/>
              </w:rPr>
              <w:t>160308000090</w:t>
            </w:r>
          </w:p>
        </w:tc>
      </w:tr>
      <w:tr w:rsidR="0047675B" w:rsidRPr="00B031FC" w:rsidTr="00E01973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5B" w:rsidRPr="00AD7D18" w:rsidRDefault="0047675B" w:rsidP="0047675B">
            <w:pPr>
              <w:spacing w:line="240" w:lineRule="atLeast"/>
              <w:jc w:val="center"/>
              <w:rPr>
                <w:rFonts w:hint="eastAsia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2016-04-2</w:t>
            </w:r>
            <w:r>
              <w:rPr>
                <w:rFonts w:ascii="細明體" w:eastAsia="細明體" w:hAnsi="細明體"/>
                <w:sz w:val="20"/>
                <w:szCs w:val="20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5B" w:rsidRPr="00AD7D18" w:rsidRDefault="0047675B" w:rsidP="0047675B">
            <w:pPr>
              <w:spacing w:line="240" w:lineRule="atLeast"/>
              <w:jc w:val="center"/>
              <w:rPr>
                <w:rFonts w:hint="eastAsia"/>
              </w:rPr>
            </w:pPr>
            <w:r>
              <w:rPr>
                <w:rFonts w:ascii="細明體" w:eastAsia="細明體" w:hAnsi="細明體"/>
                <w:sz w:val="20"/>
                <w:szCs w:val="20"/>
              </w:rPr>
              <w:t>13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5B" w:rsidRPr="00AD7D18" w:rsidRDefault="0047675B" w:rsidP="0047675B">
            <w:pPr>
              <w:widowControl w:val="0"/>
              <w:spacing w:line="240" w:lineRule="atLeast"/>
              <w:rPr>
                <w:rFonts w:hint="eastAsia"/>
              </w:rPr>
            </w:pPr>
            <w:r w:rsidRPr="004C1264">
              <w:rPr>
                <w:rFonts w:ascii="細明體" w:eastAsia="細明體" w:hAnsi="細明體" w:hint="eastAsia"/>
                <w:sz w:val="20"/>
                <w:szCs w:val="20"/>
              </w:rPr>
              <w:t>新增觸控簽名欄位連結到『觸控簽名』</w:t>
            </w:r>
            <w:r>
              <w:rPr>
                <w:rFonts w:ascii="細明體" w:eastAsia="細明體" w:hAnsi="細明體" w:hint="eastAsia"/>
                <w:sz w:val="20"/>
                <w:szCs w:val="20"/>
              </w:rPr>
              <w:t>，進入</w:t>
            </w:r>
            <w:r w:rsidRPr="0047675B">
              <w:rPr>
                <w:rFonts w:ascii="細明體" w:eastAsia="細明體" w:hAnsi="細明體" w:hint="eastAsia"/>
                <w:sz w:val="20"/>
                <w:szCs w:val="20"/>
              </w:rPr>
              <w:t>文件檢核畫面，電子理賠申請書自動歸類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675B" w:rsidRPr="00AD7D18" w:rsidRDefault="0047675B" w:rsidP="0047675B">
            <w:pPr>
              <w:spacing w:line="240" w:lineRule="atLeast"/>
              <w:jc w:val="center"/>
              <w:rPr>
                <w:rFonts w:hint="eastAsia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李明諭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675B" w:rsidRPr="00AD7D18" w:rsidRDefault="0047675B" w:rsidP="0047675B">
            <w:pPr>
              <w:spacing w:line="240" w:lineRule="atLeast"/>
              <w:rPr>
                <w:rFonts w:hint="eastAsia"/>
              </w:rPr>
            </w:pPr>
            <w:r w:rsidRPr="004C1264">
              <w:rPr>
                <w:b/>
                <w:bCs/>
              </w:rPr>
              <w:t>160421000198</w:t>
            </w:r>
          </w:p>
        </w:tc>
      </w:tr>
      <w:tr w:rsidR="00053555" w:rsidRPr="00B031FC" w:rsidTr="0047675B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3555" w:rsidRDefault="00053555" w:rsidP="0047675B">
            <w:pPr>
              <w:spacing w:line="240" w:lineRule="atLeast"/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2016-05-03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3555" w:rsidRDefault="00053555" w:rsidP="0047675B">
            <w:pPr>
              <w:spacing w:line="240" w:lineRule="atLeast"/>
              <w:jc w:val="center"/>
              <w:rPr>
                <w:rFonts w:ascii="細明體" w:eastAsia="細明體" w:hAnsi="細明體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14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3555" w:rsidRPr="004C1264" w:rsidRDefault="00053555" w:rsidP="0047675B">
            <w:pPr>
              <w:widowControl w:val="0"/>
              <w:spacing w:line="240" w:lineRule="atLeast"/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因應OIU姓名欄位增長，列印之檢核表調整版面位置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3555" w:rsidRPr="00053555" w:rsidRDefault="00053555" w:rsidP="0047675B">
            <w:pPr>
              <w:spacing w:line="240" w:lineRule="atLeast"/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龎伯珊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3555" w:rsidRPr="004C1264" w:rsidRDefault="00053555" w:rsidP="0047675B">
            <w:pPr>
              <w:spacing w:line="240" w:lineRule="atLeast"/>
              <w:rPr>
                <w:b/>
                <w:bCs/>
              </w:rPr>
            </w:pPr>
            <w:r w:rsidRPr="00062107">
              <w:rPr>
                <w:rFonts w:ascii="細明體" w:eastAsia="細明體" w:hAnsi="細明體"/>
                <w:b/>
                <w:bCs/>
                <w:color w:val="000000"/>
                <w:sz w:val="20"/>
                <w:szCs w:val="20"/>
              </w:rPr>
              <w:t>150613000004</w:t>
            </w:r>
          </w:p>
        </w:tc>
      </w:tr>
      <w:tr w:rsidR="00A06F54" w:rsidRPr="00B031FC" w:rsidTr="0047675B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6F54" w:rsidRDefault="004A7E5E" w:rsidP="0047675B">
            <w:pPr>
              <w:spacing w:line="240" w:lineRule="atLeast"/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2016/11/15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6F54" w:rsidRDefault="004A7E5E" w:rsidP="0047675B">
            <w:pPr>
              <w:spacing w:line="240" w:lineRule="atLeast"/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15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6F54" w:rsidRDefault="004A7E5E" w:rsidP="0047675B">
            <w:pPr>
              <w:widowControl w:val="0"/>
              <w:spacing w:line="240" w:lineRule="atLeast"/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增加</w:t>
            </w:r>
            <w:r w:rsidR="00291A80">
              <w:rPr>
                <w:color w:val="000000"/>
                <w:sz w:val="20"/>
                <w:szCs w:val="20"/>
              </w:rPr>
              <w:t>是否接收簡訊</w:t>
            </w:r>
            <w:r w:rsidR="00291A80">
              <w:rPr>
                <w:rFonts w:hint="eastAsia"/>
                <w:color w:val="000000"/>
                <w:sz w:val="20"/>
                <w:szCs w:val="20"/>
              </w:rPr>
              <w:t>及</w:t>
            </w:r>
            <w:r w:rsidR="00291A80">
              <w:rPr>
                <w:color w:val="000000"/>
                <w:sz w:val="20"/>
                <w:szCs w:val="20"/>
              </w:rPr>
              <w:t>是否接收</w:t>
            </w:r>
            <w:r w:rsidR="00291A80">
              <w:rPr>
                <w:color w:val="000000"/>
                <w:sz w:val="20"/>
                <w:szCs w:val="20"/>
              </w:rPr>
              <w:t>EMAIL</w:t>
            </w:r>
            <w:r w:rsidR="00291A80">
              <w:rPr>
                <w:rFonts w:hint="eastAsia"/>
                <w:color w:val="000000"/>
                <w:sz w:val="20"/>
                <w:szCs w:val="20"/>
              </w:rPr>
              <w:t>欄位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6F54" w:rsidRDefault="00ED7704" w:rsidP="0047675B">
            <w:pPr>
              <w:spacing w:line="240" w:lineRule="atLeast"/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慈蓮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F54" w:rsidRPr="00062107" w:rsidRDefault="00ED7704" w:rsidP="0047675B">
            <w:pPr>
              <w:spacing w:line="240" w:lineRule="atLeast"/>
              <w:rPr>
                <w:rFonts w:ascii="細明體" w:eastAsia="細明體" w:hAnsi="細明體"/>
                <w:b/>
                <w:bCs/>
                <w:color w:val="000000"/>
                <w:sz w:val="20"/>
                <w:szCs w:val="20"/>
              </w:rPr>
            </w:pPr>
            <w:r>
              <w:t>161101000832</w:t>
            </w:r>
          </w:p>
        </w:tc>
      </w:tr>
      <w:tr w:rsidR="00E86FB9" w:rsidRPr="00E86FB9" w:rsidTr="00E01973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585" w:rsidRPr="00E86FB9" w:rsidRDefault="00CB2585" w:rsidP="00CB2585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86FB9">
              <w:rPr>
                <w:rFonts w:ascii="細明體" w:eastAsia="細明體" w:hAnsi="細明體" w:cs="Courier New"/>
                <w:color w:val="000000"/>
              </w:rPr>
              <w:t>2017/8/7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585" w:rsidRPr="00E86FB9" w:rsidRDefault="00CB2585" w:rsidP="00CB2585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86FB9">
              <w:rPr>
                <w:rFonts w:ascii="細明體" w:eastAsia="細明體" w:hAnsi="細明體" w:cs="Courier New"/>
                <w:color w:val="000000"/>
              </w:rPr>
              <w:t>13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585" w:rsidRPr="00E86FB9" w:rsidRDefault="00CB2585" w:rsidP="00CB2585">
            <w:pPr>
              <w:widowControl w:val="0"/>
              <w:spacing w:line="240" w:lineRule="atLeast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學團_理賠受理查詢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585" w:rsidRPr="00E86FB9" w:rsidRDefault="00CB2585" w:rsidP="00CB2585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李明諭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585" w:rsidRPr="00E86FB9" w:rsidRDefault="00CB2585" w:rsidP="00CB2585">
            <w:pPr>
              <w:spacing w:line="240" w:lineRule="atLeast"/>
              <w:rPr>
                <w:color w:val="000000"/>
              </w:rPr>
            </w:pPr>
            <w:r w:rsidRPr="00E86FB9">
              <w:rPr>
                <w:rFonts w:ascii="sөũ" w:hAnsi="sөũ"/>
                <w:color w:val="000000"/>
              </w:rPr>
              <w:t>170807001999</w:t>
            </w:r>
          </w:p>
        </w:tc>
      </w:tr>
      <w:tr w:rsidR="00E86FB9" w:rsidRPr="00E86FB9" w:rsidTr="00E01973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973" w:rsidRPr="00E86FB9" w:rsidRDefault="00E01973" w:rsidP="00CB2585">
            <w:pPr>
              <w:spacing w:line="240" w:lineRule="atLeast"/>
              <w:jc w:val="center"/>
              <w:rPr>
                <w:rFonts w:ascii="細明體" w:eastAsia="細明體" w:hAnsi="細明體" w:cs="Courier New"/>
                <w:color w:val="00000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2019-02-25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973" w:rsidRPr="00E86FB9" w:rsidRDefault="00E01973" w:rsidP="00CB2585">
            <w:pPr>
              <w:spacing w:line="240" w:lineRule="atLeast"/>
              <w:jc w:val="center"/>
              <w:rPr>
                <w:rFonts w:ascii="細明體" w:eastAsia="細明體" w:hAnsi="細明體" w:cs="Courier New"/>
                <w:color w:val="00000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14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973" w:rsidRPr="00E86FB9" w:rsidRDefault="00E01973" w:rsidP="00CB2585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color w:val="00000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理賠受理輸入新增郵寄輸入欄位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973" w:rsidRPr="00E86FB9" w:rsidRDefault="00E01973" w:rsidP="00CB2585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0000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啟豪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973" w:rsidRPr="00E86FB9" w:rsidRDefault="00E01973" w:rsidP="00CB2585">
            <w:pPr>
              <w:spacing w:line="240" w:lineRule="atLeast"/>
              <w:rPr>
                <w:rFonts w:ascii="sөũ" w:hAnsi="sөũ"/>
                <w:color w:val="000000"/>
              </w:rPr>
            </w:pPr>
            <w:r w:rsidRPr="00E86FB9">
              <w:rPr>
                <w:rFonts w:ascii="sөũ" w:hAnsi="sөũ"/>
                <w:color w:val="000000"/>
              </w:rPr>
              <w:t>180919001341</w:t>
            </w:r>
          </w:p>
        </w:tc>
      </w:tr>
      <w:tr w:rsidR="00E86FB9" w:rsidRPr="00E86FB9" w:rsidTr="00E01973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192" w:rsidRPr="00E86FB9" w:rsidRDefault="00213192" w:rsidP="00CB2585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00000"/>
              </w:rPr>
            </w:pPr>
            <w:r w:rsidRPr="00E86FB9">
              <w:rPr>
                <w:rFonts w:ascii="細明體" w:eastAsia="細明體" w:hAnsi="細明體" w:cs="Courier New"/>
                <w:color w:val="000000"/>
              </w:rPr>
              <w:t>2019/7/1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192" w:rsidRPr="00E86FB9" w:rsidRDefault="00213192" w:rsidP="00CB2585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0000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15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192" w:rsidRPr="00E86FB9" w:rsidRDefault="00213192" w:rsidP="00CB2585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color w:val="00000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申請書</w:t>
            </w:r>
            <w:r w:rsidRPr="00E86FB9">
              <w:rPr>
                <w:rFonts w:ascii="細明體" w:eastAsia="細明體" w:hAnsi="細明體" w:cs="Courier New"/>
                <w:color w:val="000000"/>
              </w:rPr>
              <w:t>190322000497</w:t>
            </w:r>
            <w:r w:rsidRPr="00E86FB9">
              <w:rPr>
                <w:rFonts w:ascii="細明體" w:eastAsia="細明體" w:hAnsi="細明體" w:cs="Courier New" w:hint="eastAsia"/>
                <w:color w:val="000000"/>
              </w:rPr>
              <w:t>_ 理賠受理去服務中心作業-壽核端：受理檢核表改可指定檔名，請參考報表AAJ0_0200的參數</w:t>
            </w:r>
            <w:r w:rsidRPr="00E86FB9">
              <w:rPr>
                <w:rFonts w:ascii="細明體" w:eastAsia="細明體" w:hAnsi="細明體" w:cs="Courier New"/>
                <w:color w:val="000000"/>
              </w:rPr>
              <w:t>Z001_FILE_NAME</w:t>
            </w:r>
            <w:r w:rsidRPr="00E86FB9">
              <w:rPr>
                <w:rFonts w:ascii="細明體" w:eastAsia="細明體" w:hAnsi="細明體" w:cs="Courier New" w:hint="eastAsia"/>
                <w:color w:val="000000"/>
              </w:rPr>
              <w:t>、</w:t>
            </w:r>
            <w:r w:rsidRPr="00E86FB9">
              <w:rPr>
                <w:rFonts w:ascii="細明體" w:eastAsia="細明體" w:hAnsi="細明體" w:cs="Courier New"/>
                <w:color w:val="000000"/>
              </w:rPr>
              <w:t>Z002_IS_BATCH</w:t>
            </w:r>
            <w:r w:rsidRPr="00E86FB9">
              <w:rPr>
                <w:rFonts w:ascii="細明體" w:eastAsia="細明體" w:hAnsi="細明體" w:cs="Courier New" w:hint="eastAsia"/>
                <w:color w:val="000000"/>
              </w:rPr>
              <w:t>的設法，修改報表AAA1_0101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192" w:rsidRPr="00E86FB9" w:rsidRDefault="00213192" w:rsidP="00CB2585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0000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龎伯珊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192" w:rsidRPr="00E86FB9" w:rsidRDefault="00213192" w:rsidP="00CB2585">
            <w:pPr>
              <w:spacing w:line="240" w:lineRule="atLeast"/>
              <w:rPr>
                <w:rFonts w:ascii="sөũ" w:hAnsi="sөũ"/>
                <w:color w:val="000000"/>
              </w:rPr>
            </w:pPr>
            <w:r w:rsidRPr="00E86FB9">
              <w:rPr>
                <w:rFonts w:ascii="sөũ" w:hAnsi="sөũ" w:hint="eastAsia"/>
                <w:color w:val="000000"/>
              </w:rPr>
              <w:t>190402002089</w:t>
            </w:r>
          </w:p>
        </w:tc>
      </w:tr>
      <w:tr w:rsidR="00E86FB9" w:rsidRPr="00E86FB9" w:rsidTr="00E01973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78CA" w:rsidRPr="00E86FB9" w:rsidRDefault="00E178CA" w:rsidP="00CB2585">
            <w:pPr>
              <w:spacing w:line="240" w:lineRule="atLeast"/>
              <w:jc w:val="center"/>
              <w:rPr>
                <w:rFonts w:ascii="細明體" w:eastAsia="細明體" w:hAnsi="細明體" w:cs="Courier New"/>
                <w:color w:val="000000"/>
              </w:rPr>
            </w:pPr>
            <w:r w:rsidRPr="00E86FB9">
              <w:rPr>
                <w:rFonts w:ascii="細明體" w:eastAsia="細明體" w:hAnsi="細明體" w:cs="Courier New"/>
                <w:color w:val="000000"/>
              </w:rPr>
              <w:t>2019/9/10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78CA" w:rsidRPr="00E86FB9" w:rsidRDefault="00E178CA" w:rsidP="00CB2585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0000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16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78CA" w:rsidRPr="00E86FB9" w:rsidRDefault="00E178CA" w:rsidP="00CB2585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color w:val="000000"/>
              </w:rPr>
            </w:pPr>
            <w:r w:rsidRPr="00E86FB9">
              <w:rPr>
                <w:rFonts w:ascii="細明體" w:eastAsia="細明體" w:hAnsi="細明體" w:cs="Courier New" w:hint="eastAsia"/>
                <w:color w:val="000000"/>
              </w:rPr>
              <w:t>申請書</w:t>
            </w:r>
            <w:r w:rsidRPr="00E178CA">
              <w:rPr>
                <w:rFonts w:ascii="細明體" w:eastAsia="細明體" w:hAnsi="細明體" w:cs="Courier New"/>
                <w:color w:val="000000"/>
              </w:rPr>
              <w:t>190904001041</w:t>
            </w:r>
            <w:r>
              <w:rPr>
                <w:rFonts w:ascii="細明體" w:eastAsia="細明體" w:hAnsi="細明體" w:cs="Courier New" w:hint="eastAsia"/>
                <w:color w:val="000000"/>
              </w:rPr>
              <w:t>_</w:t>
            </w:r>
            <w:r w:rsidRPr="00E178CA">
              <w:rPr>
                <w:rFonts w:ascii="細明體" w:eastAsia="細明體" w:hAnsi="細明體" w:cs="Courier New" w:hint="eastAsia"/>
                <w:color w:val="000000"/>
              </w:rPr>
              <w:t>跳服中試點系統優化</w:t>
            </w:r>
            <w:r>
              <w:rPr>
                <w:rFonts w:ascii="細明體" w:eastAsia="細明體" w:hAnsi="細明體" w:cs="Courier New" w:hint="eastAsia"/>
                <w:color w:val="000000"/>
              </w:rPr>
              <w:t>：請將原本受理檢核表STREAMSERVE (AAA1_0101) 改為 JASPER REPORT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78CA" w:rsidRPr="00E86FB9" w:rsidRDefault="00E178CA" w:rsidP="00CB2585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00000"/>
              </w:rPr>
            </w:pPr>
            <w:r w:rsidRPr="00E178CA">
              <w:rPr>
                <w:rFonts w:ascii="細明體" w:eastAsia="細明體" w:hAnsi="細明體" w:cs="Courier New" w:hint="eastAsia"/>
                <w:color w:val="000000"/>
              </w:rPr>
              <w:t>龎伯珊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78CA" w:rsidRPr="00E86FB9" w:rsidRDefault="00E178CA" w:rsidP="00CB2585">
            <w:pPr>
              <w:spacing w:line="240" w:lineRule="atLeast"/>
              <w:rPr>
                <w:rFonts w:ascii="sөũ" w:hAnsi="sөũ" w:hint="eastAsia"/>
                <w:color w:val="000000"/>
              </w:rPr>
            </w:pPr>
            <w:r w:rsidRPr="00E86FB9">
              <w:rPr>
                <w:rFonts w:ascii="sөũ" w:hAnsi="sөũ" w:hint="eastAsia"/>
                <w:color w:val="000000"/>
              </w:rPr>
              <w:t>190910000705</w:t>
            </w:r>
          </w:p>
        </w:tc>
      </w:tr>
      <w:tr w:rsidR="001B3F1A" w:rsidRPr="00E86FB9" w:rsidTr="00E01973">
        <w:trPr>
          <w:ins w:id="3" w:author="洪豪" w:date="2019-12-30T16:02:00Z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F1A" w:rsidRPr="00E86FB9" w:rsidRDefault="001B3F1A" w:rsidP="00CB2585">
            <w:pPr>
              <w:spacing w:line="240" w:lineRule="atLeast"/>
              <w:jc w:val="center"/>
              <w:rPr>
                <w:ins w:id="4" w:author="洪豪" w:date="2019-12-30T16:02:00Z"/>
                <w:rFonts w:ascii="細明體" w:eastAsia="細明體" w:hAnsi="細明體" w:cs="Courier New"/>
                <w:color w:val="000000"/>
              </w:rPr>
            </w:pPr>
            <w:ins w:id="5" w:author="洪豪" w:date="2019-12-30T16:02:00Z">
              <w:r>
                <w:rPr>
                  <w:rFonts w:ascii="細明體" w:eastAsia="細明體" w:hAnsi="細明體" w:cs="Courier New" w:hint="eastAsia"/>
                  <w:color w:val="000000"/>
                </w:rPr>
                <w:t>2019/12/3</w:t>
              </w:r>
            </w:ins>
            <w:ins w:id="6" w:author="洪豪" w:date="2019-12-30T16:03:00Z">
              <w:r>
                <w:rPr>
                  <w:rFonts w:ascii="細明體" w:eastAsia="細明體" w:hAnsi="細明體" w:cs="Courier New" w:hint="eastAsia"/>
                  <w:color w:val="000000"/>
                </w:rPr>
                <w:t>0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F1A" w:rsidRPr="00E86FB9" w:rsidRDefault="001B3F1A" w:rsidP="00CB2585">
            <w:pPr>
              <w:spacing w:line="240" w:lineRule="atLeast"/>
              <w:jc w:val="center"/>
              <w:rPr>
                <w:ins w:id="7" w:author="洪豪" w:date="2019-12-30T16:02:00Z"/>
                <w:rFonts w:ascii="細明體" w:eastAsia="細明體" w:hAnsi="細明體" w:cs="Courier New" w:hint="eastAsia"/>
                <w:color w:val="000000"/>
              </w:rPr>
            </w:pPr>
            <w:ins w:id="8" w:author="洪豪" w:date="2019-12-30T16:03:00Z">
              <w:r>
                <w:rPr>
                  <w:rFonts w:ascii="細明體" w:eastAsia="細明體" w:hAnsi="細明體" w:cs="Courier New" w:hint="eastAsia"/>
                  <w:color w:val="000000"/>
                </w:rPr>
                <w:t>17</w:t>
              </w:r>
            </w:ins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F1A" w:rsidRPr="00E86FB9" w:rsidRDefault="001B3F1A" w:rsidP="00CB2585">
            <w:pPr>
              <w:widowControl w:val="0"/>
              <w:spacing w:line="240" w:lineRule="atLeast"/>
              <w:rPr>
                <w:ins w:id="9" w:author="洪豪" w:date="2019-12-30T16:02:00Z"/>
                <w:rFonts w:ascii="細明體" w:eastAsia="細明體" w:hAnsi="細明體" w:cs="Courier New" w:hint="eastAsia"/>
                <w:color w:val="000000"/>
              </w:rPr>
            </w:pPr>
            <w:ins w:id="10" w:author="洪豪" w:date="2019-12-30T16:03:00Z">
              <w:r>
                <w:rPr>
                  <w:rFonts w:ascii="細明體" w:eastAsia="細明體" w:hAnsi="細明體" w:cs="Courier New" w:hint="eastAsia"/>
                  <w:color w:val="000000"/>
                </w:rPr>
                <w:t>線上交易超過5秒改善</w:t>
              </w:r>
            </w:ins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F1A" w:rsidRPr="00E178CA" w:rsidRDefault="001B3F1A" w:rsidP="00CB2585">
            <w:pPr>
              <w:spacing w:line="240" w:lineRule="atLeast"/>
              <w:jc w:val="center"/>
              <w:rPr>
                <w:ins w:id="11" w:author="洪豪" w:date="2019-12-30T16:02:00Z"/>
                <w:rFonts w:ascii="細明體" w:eastAsia="細明體" w:hAnsi="細明體" w:cs="Courier New" w:hint="eastAsia"/>
                <w:color w:val="000000"/>
              </w:rPr>
            </w:pPr>
            <w:ins w:id="12" w:author="洪豪" w:date="2019-12-30T16:03:00Z">
              <w:r>
                <w:rPr>
                  <w:rFonts w:ascii="細明體" w:eastAsia="細明體" w:hAnsi="細明體" w:cs="Courier New" w:hint="eastAsia"/>
                  <w:color w:val="000000"/>
                </w:rPr>
                <w:t>洪啟豪</w:t>
              </w:r>
            </w:ins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F1A" w:rsidRPr="00E86FB9" w:rsidRDefault="001B3F1A" w:rsidP="00CB2585">
            <w:pPr>
              <w:spacing w:line="240" w:lineRule="atLeast"/>
              <w:rPr>
                <w:ins w:id="13" w:author="洪豪" w:date="2019-12-30T16:02:00Z"/>
                <w:rFonts w:ascii="sөũ" w:hAnsi="sөũ" w:hint="eastAsia"/>
                <w:color w:val="000000"/>
              </w:rPr>
            </w:pPr>
            <w:ins w:id="14" w:author="洪豪" w:date="2019-12-30T16:03:00Z">
              <w:r>
                <w:rPr>
                  <w:rFonts w:ascii="標楷體" w:eastAsia="標楷體" w:hAnsi="標楷體" w:hint="eastAsia"/>
                  <w:b/>
                  <w:sz w:val="20"/>
                  <w:szCs w:val="20"/>
                </w:rPr>
                <w:t>191114000671</w:t>
              </w:r>
            </w:ins>
          </w:p>
        </w:tc>
      </w:tr>
    </w:tbl>
    <w:p w:rsidR="003B7C9A" w:rsidRDefault="003B7C9A">
      <w:pPr>
        <w:rPr>
          <w:rFonts w:ascii="細明體" w:eastAsia="細明體" w:hAnsi="細明體"/>
          <w:sz w:val="20"/>
          <w:szCs w:val="20"/>
        </w:rPr>
      </w:pPr>
    </w:p>
    <w:p w:rsidR="0023751E" w:rsidRPr="00E73B7C" w:rsidRDefault="003B7C9A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>
        <w:rPr>
          <w:rFonts w:ascii="細明體" w:eastAsia="細明體" w:hAnsi="細明體"/>
          <w:lang w:eastAsia="zh-TW"/>
        </w:rPr>
        <w:br w:type="page"/>
      </w:r>
      <w:r w:rsidR="0023751E" w:rsidRPr="00E73B7C">
        <w:rPr>
          <w:rFonts w:ascii="細明體" w:eastAsia="細明體" w:hAnsi="細明體" w:hint="eastAsia"/>
          <w:b/>
          <w:kern w:val="2"/>
          <w:lang w:eastAsia="zh-TW"/>
        </w:rPr>
        <w:lastRenderedPageBreak/>
        <w:t>UC</w:t>
      </w:r>
      <w:r w:rsidR="00CD0ADA" w:rsidRPr="00E73B7C">
        <w:rPr>
          <w:rFonts w:ascii="細明體" w:eastAsia="細明體" w:hAnsi="細明體" w:hint="eastAsia"/>
          <w:b/>
          <w:kern w:val="2"/>
          <w:lang w:eastAsia="zh-TW"/>
        </w:rPr>
        <w:t>A</w:t>
      </w:r>
      <w:r w:rsidR="0053424C" w:rsidRPr="00E73B7C">
        <w:rPr>
          <w:rFonts w:ascii="細明體" w:eastAsia="細明體" w:hAnsi="細明體" w:hint="eastAsia"/>
          <w:b/>
          <w:kern w:val="2"/>
          <w:lang w:eastAsia="zh-TW"/>
        </w:rPr>
        <w:t>A</w:t>
      </w:r>
      <w:r w:rsidR="0023751E" w:rsidRPr="00E73B7C">
        <w:rPr>
          <w:rFonts w:ascii="細明體" w:eastAsia="細明體" w:hAnsi="細明體" w:hint="eastAsia"/>
          <w:b/>
          <w:kern w:val="2"/>
          <w:lang w:eastAsia="zh-TW"/>
        </w:rPr>
        <w:t>A</w:t>
      </w:r>
      <w:r w:rsidR="0053424C" w:rsidRPr="00E73B7C">
        <w:rPr>
          <w:rFonts w:ascii="細明體" w:eastAsia="細明體" w:hAnsi="細明體" w:hint="eastAsia"/>
          <w:b/>
          <w:kern w:val="2"/>
          <w:lang w:eastAsia="zh-TW"/>
        </w:rPr>
        <w:t>101</w:t>
      </w:r>
      <w:r w:rsidR="00080E62" w:rsidRPr="00E73B7C">
        <w:rPr>
          <w:rFonts w:ascii="細明體" w:eastAsia="細明體" w:hAnsi="細明體" w:hint="eastAsia"/>
          <w:b/>
          <w:kern w:val="2"/>
          <w:lang w:eastAsia="zh-TW"/>
        </w:rPr>
        <w:t>01</w:t>
      </w:r>
      <w:r w:rsidR="0023751E" w:rsidRPr="00E73B7C">
        <w:rPr>
          <w:rFonts w:ascii="細明體" w:eastAsia="細明體" w:hAnsi="細明體" w:hint="eastAsia"/>
          <w:b/>
          <w:kern w:val="2"/>
          <w:lang w:eastAsia="zh-TW"/>
        </w:rPr>
        <w:t>_</w:t>
      </w:r>
      <w:r w:rsidR="00080E62" w:rsidRPr="00E73B7C">
        <w:rPr>
          <w:rFonts w:ascii="細明體" w:eastAsia="細明體" w:hAnsi="細明體" w:hint="eastAsia"/>
          <w:b/>
          <w:kern w:val="2"/>
          <w:lang w:eastAsia="zh-TW"/>
        </w:rPr>
        <w:t>理賠簡易受理文件檢核</w:t>
      </w:r>
    </w:p>
    <w:p w:rsidR="0023751E" w:rsidRPr="00E73B7C" w:rsidRDefault="0023751E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</w:p>
    <w:p w:rsidR="0023751E" w:rsidRPr="00E73B7C" w:rsidRDefault="0023751E">
      <w:pPr>
        <w:numPr>
          <w:ilvl w:val="0"/>
          <w:numId w:val="3"/>
        </w:numPr>
        <w:rPr>
          <w:rFonts w:ascii="細明體" w:eastAsia="細明體" w:hAnsi="細明體" w:hint="eastAsia"/>
          <w:sz w:val="20"/>
          <w:szCs w:val="20"/>
        </w:rPr>
      </w:pPr>
      <w:r w:rsidRPr="00E73B7C">
        <w:rPr>
          <w:rFonts w:ascii="細明體" w:eastAsia="細明體" w:hAnsi="細明體" w:hint="eastAsia"/>
          <w:sz w:val="20"/>
          <w:szCs w:val="20"/>
        </w:rPr>
        <w:t>程式功能概述：</w:t>
      </w:r>
    </w:p>
    <w:tbl>
      <w:tblPr>
        <w:tblW w:w="108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2268"/>
        <w:gridCol w:w="1701"/>
        <w:gridCol w:w="6831"/>
      </w:tblGrid>
      <w:tr w:rsidR="0023751E" w:rsidRPr="00E73B7C" w:rsidTr="00F2579D">
        <w:tc>
          <w:tcPr>
            <w:tcW w:w="2268" w:type="dxa"/>
          </w:tcPr>
          <w:p w:rsidR="0023751E" w:rsidRPr="00E73B7C" w:rsidRDefault="0023751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程式功能</w:t>
            </w:r>
          </w:p>
        </w:tc>
        <w:tc>
          <w:tcPr>
            <w:tcW w:w="8532" w:type="dxa"/>
            <w:gridSpan w:val="2"/>
          </w:tcPr>
          <w:p w:rsidR="0023751E" w:rsidRPr="00E73B7C" w:rsidRDefault="00080E62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理賠簡易受理文件檢核</w:t>
            </w:r>
          </w:p>
        </w:tc>
      </w:tr>
      <w:tr w:rsidR="0023751E" w:rsidRPr="00E73B7C" w:rsidTr="00F2579D">
        <w:tc>
          <w:tcPr>
            <w:tcW w:w="2268" w:type="dxa"/>
          </w:tcPr>
          <w:p w:rsidR="0023751E" w:rsidRPr="00E73B7C" w:rsidRDefault="0023751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程式名稱</w:t>
            </w:r>
          </w:p>
        </w:tc>
        <w:tc>
          <w:tcPr>
            <w:tcW w:w="8532" w:type="dxa"/>
            <w:gridSpan w:val="2"/>
          </w:tcPr>
          <w:p w:rsidR="0023751E" w:rsidRPr="00E73B7C" w:rsidRDefault="00D25907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A</w:t>
            </w:r>
            <w:r w:rsidR="0053424C" w:rsidRPr="00E73B7C">
              <w:rPr>
                <w:rFonts w:ascii="細明體" w:eastAsia="細明體" w:hAnsi="細明體" w:hint="eastAsia"/>
                <w:sz w:val="20"/>
                <w:szCs w:val="20"/>
              </w:rPr>
              <w:t>A</w:t>
            </w:r>
            <w:r w:rsidR="0023751E" w:rsidRPr="00E73B7C">
              <w:rPr>
                <w:rFonts w:ascii="細明體" w:eastAsia="細明體" w:hAnsi="細明體" w:hint="eastAsia"/>
                <w:sz w:val="20"/>
                <w:szCs w:val="20"/>
              </w:rPr>
              <w:t>A</w:t>
            </w:r>
            <w:r w:rsidR="0053424C" w:rsidRPr="00E73B7C">
              <w:rPr>
                <w:rFonts w:ascii="細明體" w:eastAsia="細明體" w:hAnsi="細明體" w:hint="eastAsia"/>
                <w:sz w:val="20"/>
                <w:szCs w:val="20"/>
              </w:rPr>
              <w:t>1</w:t>
            </w:r>
            <w:r w:rsidR="0023751E" w:rsidRPr="00E73B7C">
              <w:rPr>
                <w:rFonts w:ascii="細明體" w:eastAsia="細明體" w:hAnsi="細明體" w:hint="eastAsia"/>
                <w:sz w:val="20"/>
                <w:szCs w:val="20"/>
              </w:rPr>
              <w:t>_0</w:t>
            </w:r>
            <w:r w:rsidR="0053424C" w:rsidRPr="00E73B7C">
              <w:rPr>
                <w:rFonts w:ascii="細明體" w:eastAsia="細明體" w:hAnsi="細明體" w:hint="eastAsia"/>
                <w:sz w:val="20"/>
                <w:szCs w:val="20"/>
              </w:rPr>
              <w:t>1</w:t>
            </w:r>
            <w:r w:rsidR="00080E62" w:rsidRPr="00E73B7C">
              <w:rPr>
                <w:rFonts w:ascii="細明體" w:eastAsia="細明體" w:hAnsi="細明體" w:hint="eastAsia"/>
                <w:sz w:val="20"/>
                <w:szCs w:val="20"/>
              </w:rPr>
              <w:t>01</w:t>
            </w:r>
          </w:p>
        </w:tc>
      </w:tr>
      <w:tr w:rsidR="0023751E" w:rsidRPr="00E73B7C" w:rsidTr="00F2579D">
        <w:tc>
          <w:tcPr>
            <w:tcW w:w="2268" w:type="dxa"/>
          </w:tcPr>
          <w:p w:rsidR="0023751E" w:rsidRPr="00E73B7C" w:rsidRDefault="0023751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作業方式</w:t>
            </w:r>
          </w:p>
        </w:tc>
        <w:tc>
          <w:tcPr>
            <w:tcW w:w="8532" w:type="dxa"/>
            <w:gridSpan w:val="2"/>
          </w:tcPr>
          <w:p w:rsidR="0023751E" w:rsidRPr="00E73B7C" w:rsidRDefault="0023751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ONLINE</w:t>
            </w:r>
          </w:p>
        </w:tc>
      </w:tr>
      <w:tr w:rsidR="0023751E" w:rsidRPr="00E73B7C" w:rsidTr="00F2579D">
        <w:tc>
          <w:tcPr>
            <w:tcW w:w="2268" w:type="dxa"/>
          </w:tcPr>
          <w:p w:rsidR="0023751E" w:rsidRPr="00E73B7C" w:rsidRDefault="0023751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概要說明</w:t>
            </w:r>
          </w:p>
        </w:tc>
        <w:tc>
          <w:tcPr>
            <w:tcW w:w="8532" w:type="dxa"/>
            <w:gridSpan w:val="2"/>
          </w:tcPr>
          <w:p w:rsidR="0023751E" w:rsidRPr="00E73B7C" w:rsidRDefault="00080E62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簡易受理新增 刪除 查詢</w:t>
            </w:r>
          </w:p>
        </w:tc>
      </w:tr>
      <w:tr w:rsidR="003B7C9A" w:rsidRPr="002A58AE" w:rsidTr="00F2579D">
        <w:tc>
          <w:tcPr>
            <w:tcW w:w="2268" w:type="dxa"/>
          </w:tcPr>
          <w:p w:rsidR="003B7C9A" w:rsidRPr="002A58AE" w:rsidRDefault="003B7C9A" w:rsidP="00075BD0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2A58AE">
              <w:rPr>
                <w:rFonts w:ascii="細明體" w:eastAsia="細明體" w:hAnsi="細明體" w:hint="eastAsia"/>
                <w:sz w:val="20"/>
                <w:szCs w:val="20"/>
              </w:rPr>
              <w:t>需求單位</w:t>
            </w:r>
          </w:p>
        </w:tc>
        <w:tc>
          <w:tcPr>
            <w:tcW w:w="8532" w:type="dxa"/>
            <w:gridSpan w:val="2"/>
          </w:tcPr>
          <w:p w:rsidR="003B7C9A" w:rsidRPr="002A58AE" w:rsidRDefault="003B7C9A" w:rsidP="00075BD0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2A58AE">
              <w:rPr>
                <w:rFonts w:ascii="細明體" w:eastAsia="細明體" w:hAnsi="細明體" w:hint="eastAsia"/>
                <w:sz w:val="20"/>
                <w:szCs w:val="20"/>
              </w:rPr>
              <w:t>理賠企劃科</w:t>
            </w:r>
          </w:p>
        </w:tc>
      </w:tr>
      <w:tr w:rsidR="003B7C9A" w:rsidRPr="002A58AE" w:rsidTr="00F2579D">
        <w:tc>
          <w:tcPr>
            <w:tcW w:w="2268" w:type="dxa"/>
          </w:tcPr>
          <w:p w:rsidR="003B7C9A" w:rsidRPr="002A58AE" w:rsidRDefault="003B7C9A" w:rsidP="00075BD0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2A58AE">
              <w:rPr>
                <w:rFonts w:ascii="細明體" w:eastAsia="細明體" w:hAnsi="細明體" w:hint="eastAsia"/>
                <w:sz w:val="20"/>
                <w:szCs w:val="20"/>
              </w:rPr>
              <w:t>作業單位</w:t>
            </w:r>
          </w:p>
        </w:tc>
        <w:tc>
          <w:tcPr>
            <w:tcW w:w="8532" w:type="dxa"/>
            <w:gridSpan w:val="2"/>
          </w:tcPr>
          <w:p w:rsidR="003B7C9A" w:rsidRPr="002A58AE" w:rsidRDefault="003B7C9A" w:rsidP="00075BD0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2A58AE">
              <w:rPr>
                <w:rFonts w:ascii="細明體" w:eastAsia="細明體" w:hAnsi="細明體" w:hint="eastAsia"/>
                <w:sz w:val="20"/>
                <w:szCs w:val="20"/>
              </w:rPr>
              <w:t>各</w:t>
            </w:r>
            <w:r>
              <w:rPr>
                <w:rFonts w:ascii="細明體" w:eastAsia="細明體" w:hAnsi="細明體" w:hint="eastAsia"/>
                <w:sz w:val="20"/>
                <w:szCs w:val="20"/>
              </w:rPr>
              <w:t>服務中心</w:t>
            </w:r>
          </w:p>
        </w:tc>
      </w:tr>
      <w:tr w:rsidR="003B7C9A" w:rsidRPr="002A58AE" w:rsidTr="00F2579D">
        <w:tc>
          <w:tcPr>
            <w:tcW w:w="2268" w:type="dxa"/>
          </w:tcPr>
          <w:p w:rsidR="003B7C9A" w:rsidRPr="002A58AE" w:rsidRDefault="003B7C9A" w:rsidP="00075BD0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2A58AE">
              <w:rPr>
                <w:rFonts w:ascii="細明體" w:eastAsia="細明體" w:hAnsi="細明體" w:cs="Courier New" w:hint="eastAsia"/>
                <w:sz w:val="20"/>
                <w:szCs w:val="20"/>
              </w:rPr>
              <w:t>作業平台</w:t>
            </w:r>
          </w:p>
        </w:tc>
        <w:tc>
          <w:tcPr>
            <w:tcW w:w="8532" w:type="dxa"/>
            <w:gridSpan w:val="2"/>
          </w:tcPr>
          <w:p w:rsidR="003B7C9A" w:rsidRPr="002A58AE" w:rsidRDefault="003B7C9A" w:rsidP="00075BD0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2A58AE">
              <w:rPr>
                <w:rFonts w:ascii="細明體" w:eastAsia="細明體" w:hAnsi="細明體" w:hint="eastAsia"/>
                <w:sz w:val="20"/>
                <w:szCs w:val="20"/>
              </w:rPr>
              <w:t>■一般  □平板電腦  □手機</w:t>
            </w:r>
          </w:p>
        </w:tc>
      </w:tr>
      <w:tr w:rsidR="003B7C9A" w:rsidRPr="002A58AE" w:rsidTr="00F2579D">
        <w:tc>
          <w:tcPr>
            <w:tcW w:w="2268" w:type="dxa"/>
          </w:tcPr>
          <w:p w:rsidR="003B7C9A" w:rsidRPr="002A58AE" w:rsidRDefault="003B7C9A" w:rsidP="00075BD0">
            <w:pPr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2A58AE">
              <w:rPr>
                <w:rFonts w:ascii="細明體" w:eastAsia="細明體" w:hAnsi="細明體" w:cs="Courier New" w:hint="eastAsia"/>
                <w:sz w:val="20"/>
                <w:szCs w:val="20"/>
              </w:rPr>
              <w:t>使用對象</w:t>
            </w:r>
          </w:p>
        </w:tc>
        <w:tc>
          <w:tcPr>
            <w:tcW w:w="8532" w:type="dxa"/>
            <w:gridSpan w:val="2"/>
          </w:tcPr>
          <w:p w:rsidR="003B7C9A" w:rsidRPr="002A58AE" w:rsidRDefault="003B7C9A" w:rsidP="00075BD0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2A58AE">
              <w:rPr>
                <w:rFonts w:ascii="細明體" w:eastAsia="細明體" w:hAnsi="細明體" w:hint="eastAsia"/>
                <w:sz w:val="20"/>
                <w:szCs w:val="20"/>
              </w:rPr>
              <w:t>■員工(UCBean)  □客戶(CustomerBean)</w:t>
            </w:r>
          </w:p>
        </w:tc>
      </w:tr>
      <w:tr w:rsidR="00F2579D" w:rsidRPr="00E01490" w:rsidTr="00F2579D">
        <w:tc>
          <w:tcPr>
            <w:tcW w:w="2268" w:type="dxa"/>
            <w:vMerge w:val="restart"/>
            <w:vAlign w:val="center"/>
          </w:tcPr>
          <w:p w:rsidR="00F2579D" w:rsidRPr="00F80B9C" w:rsidRDefault="00F2579D" w:rsidP="0093766D">
            <w:pPr>
              <w:rPr>
                <w:rFonts w:ascii="細明體" w:eastAsia="細明體" w:hAnsi="細明體"/>
                <w:color w:val="FF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個資遮蔽方式</w:t>
            </w:r>
          </w:p>
        </w:tc>
        <w:tc>
          <w:tcPr>
            <w:tcW w:w="1701" w:type="dxa"/>
          </w:tcPr>
          <w:p w:rsidR="00F2579D" w:rsidRDefault="00F2579D" w:rsidP="0093766D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畫面</w:t>
            </w:r>
          </w:p>
        </w:tc>
        <w:tc>
          <w:tcPr>
            <w:tcW w:w="6831" w:type="dxa"/>
            <w:vAlign w:val="center"/>
          </w:tcPr>
          <w:p w:rsidR="00F2579D" w:rsidRDefault="00F2579D" w:rsidP="0093766D">
            <w:pPr>
              <w:rPr>
                <w:rFonts w:ascii="細明體" w:eastAsia="細明體" w:hAnsi="細明體" w:cs="Calibri"/>
                <w:color w:val="FF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■無 □遮蔽 □</w:t>
            </w:r>
            <w:r>
              <w:rPr>
                <w:rFonts w:ascii="標楷體" w:eastAsia="標楷體" w:hAnsi="標楷體" w:hint="eastAsia"/>
                <w:color w:val="FF0000"/>
              </w:rPr>
              <w:t xml:space="preserve">securitylog   </w:t>
            </w:r>
          </w:p>
        </w:tc>
      </w:tr>
      <w:tr w:rsidR="00F2579D" w:rsidRPr="00E01490" w:rsidTr="00F2579D">
        <w:tc>
          <w:tcPr>
            <w:tcW w:w="2268" w:type="dxa"/>
            <w:vMerge/>
          </w:tcPr>
          <w:p w:rsidR="00F2579D" w:rsidRDefault="00F2579D" w:rsidP="0093766D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</w:p>
        </w:tc>
        <w:tc>
          <w:tcPr>
            <w:tcW w:w="1701" w:type="dxa"/>
          </w:tcPr>
          <w:p w:rsidR="00F2579D" w:rsidRDefault="00F2579D" w:rsidP="0093766D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報表列印</w:t>
            </w:r>
          </w:p>
        </w:tc>
        <w:tc>
          <w:tcPr>
            <w:tcW w:w="6831" w:type="dxa"/>
            <w:vAlign w:val="center"/>
          </w:tcPr>
          <w:p w:rsidR="00F2579D" w:rsidRDefault="00F2579D" w:rsidP="0093766D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■無 □遮蔽 □</w:t>
            </w:r>
            <w:r>
              <w:rPr>
                <w:rFonts w:ascii="標楷體" w:eastAsia="標楷體" w:hAnsi="標楷體" w:hint="eastAsia"/>
                <w:color w:val="FF0000"/>
              </w:rPr>
              <w:t>securitylog</w:t>
            </w:r>
          </w:p>
        </w:tc>
      </w:tr>
      <w:tr w:rsidR="00F2579D" w:rsidRPr="00E01490" w:rsidTr="00F2579D">
        <w:tc>
          <w:tcPr>
            <w:tcW w:w="2268" w:type="dxa"/>
            <w:vMerge/>
          </w:tcPr>
          <w:p w:rsidR="00F2579D" w:rsidRDefault="00F2579D" w:rsidP="0093766D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</w:p>
        </w:tc>
        <w:tc>
          <w:tcPr>
            <w:tcW w:w="1701" w:type="dxa"/>
          </w:tcPr>
          <w:p w:rsidR="00F2579D" w:rsidRDefault="00F2579D" w:rsidP="0093766D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檔案下載</w:t>
            </w:r>
          </w:p>
        </w:tc>
        <w:tc>
          <w:tcPr>
            <w:tcW w:w="6831" w:type="dxa"/>
            <w:vAlign w:val="center"/>
          </w:tcPr>
          <w:p w:rsidR="00F2579D" w:rsidRDefault="00F2579D" w:rsidP="0093766D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■無 □遮蔽 □</w:t>
            </w:r>
            <w:r>
              <w:rPr>
                <w:rFonts w:ascii="標楷體" w:eastAsia="標楷體" w:hAnsi="標楷體" w:hint="eastAsia"/>
                <w:color w:val="FF0000"/>
              </w:rPr>
              <w:t>securitylog</w:t>
            </w:r>
          </w:p>
        </w:tc>
      </w:tr>
      <w:tr w:rsidR="00F2579D" w:rsidRPr="00E01490" w:rsidTr="00F2579D">
        <w:tc>
          <w:tcPr>
            <w:tcW w:w="2268" w:type="dxa"/>
          </w:tcPr>
          <w:p w:rsidR="00F2579D" w:rsidRDefault="00F2579D" w:rsidP="0093766D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分頁處理方式</w:t>
            </w:r>
          </w:p>
        </w:tc>
        <w:tc>
          <w:tcPr>
            <w:tcW w:w="8532" w:type="dxa"/>
            <w:gridSpan w:val="2"/>
          </w:tcPr>
          <w:p w:rsidR="00F2579D" w:rsidRDefault="00F2579D" w:rsidP="0093766D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■無 □真分頁 □</w:t>
            </w:r>
            <w:r w:rsidRPr="00494BCA"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假分頁</w:t>
            </w: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，分頁每頁</w:t>
            </w:r>
            <w:r w:rsidRPr="007D207E"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___筆【Default　20】</w:t>
            </w:r>
          </w:p>
        </w:tc>
      </w:tr>
    </w:tbl>
    <w:p w:rsidR="0023751E" w:rsidRPr="00F2579D" w:rsidRDefault="0023751E">
      <w:pPr>
        <w:ind w:left="480"/>
        <w:rPr>
          <w:rFonts w:ascii="細明體" w:eastAsia="細明體" w:hAnsi="細明體" w:hint="eastAsia"/>
          <w:sz w:val="20"/>
          <w:szCs w:val="20"/>
        </w:rPr>
      </w:pPr>
    </w:p>
    <w:p w:rsidR="0023751E" w:rsidRPr="00E73B7C" w:rsidRDefault="0023751E">
      <w:pPr>
        <w:numPr>
          <w:ilvl w:val="0"/>
          <w:numId w:val="3"/>
        </w:numPr>
        <w:rPr>
          <w:rFonts w:ascii="細明體" w:eastAsia="細明體" w:hAnsi="細明體" w:hint="eastAsia"/>
          <w:sz w:val="20"/>
          <w:szCs w:val="20"/>
        </w:rPr>
      </w:pPr>
      <w:r w:rsidRPr="00E73B7C">
        <w:rPr>
          <w:rFonts w:ascii="細明體" w:eastAsia="細明體" w:hAnsi="細明體" w:hint="eastAsia"/>
          <w:sz w:val="20"/>
          <w:szCs w:val="20"/>
        </w:rPr>
        <w:t>使用模組</w:t>
      </w:r>
    </w:p>
    <w:tbl>
      <w:tblPr>
        <w:tblW w:w="108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720"/>
        <w:gridCol w:w="2520"/>
        <w:gridCol w:w="4140"/>
        <w:gridCol w:w="3500"/>
      </w:tblGrid>
      <w:tr w:rsidR="0023751E" w:rsidRPr="00E73B7C">
        <w:tc>
          <w:tcPr>
            <w:tcW w:w="720" w:type="dxa"/>
          </w:tcPr>
          <w:p w:rsidR="0023751E" w:rsidRPr="00E73B7C" w:rsidRDefault="0023751E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項次</w:t>
            </w:r>
          </w:p>
        </w:tc>
        <w:tc>
          <w:tcPr>
            <w:tcW w:w="2520" w:type="dxa"/>
          </w:tcPr>
          <w:p w:rsidR="0023751E" w:rsidRPr="00E73B7C" w:rsidRDefault="0023751E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中文說明</w:t>
            </w:r>
          </w:p>
        </w:tc>
        <w:tc>
          <w:tcPr>
            <w:tcW w:w="4140" w:type="dxa"/>
          </w:tcPr>
          <w:p w:rsidR="0023751E" w:rsidRPr="00E73B7C" w:rsidRDefault="0023751E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CLASS</w:t>
            </w:r>
          </w:p>
        </w:tc>
        <w:tc>
          <w:tcPr>
            <w:tcW w:w="3500" w:type="dxa"/>
          </w:tcPr>
          <w:p w:rsidR="0023751E" w:rsidRPr="00E73B7C" w:rsidRDefault="0023751E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METHOD</w:t>
            </w:r>
          </w:p>
        </w:tc>
      </w:tr>
      <w:tr w:rsidR="00B77E6C" w:rsidRPr="00E73B7C">
        <w:tblPrEx>
          <w:tblLook w:val="01E0" w:firstRow="1" w:lastRow="1" w:firstColumn="1" w:lastColumn="1" w:noHBand="0" w:noVBand="0"/>
        </w:tblPrEx>
        <w:tc>
          <w:tcPr>
            <w:tcW w:w="720" w:type="dxa"/>
          </w:tcPr>
          <w:p w:rsidR="00B77E6C" w:rsidRPr="00E73B7C" w:rsidRDefault="00B77E6C">
            <w:pPr>
              <w:numPr>
                <w:ilvl w:val="0"/>
                <w:numId w:val="4"/>
              </w:num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2520" w:type="dxa"/>
          </w:tcPr>
          <w:p w:rsidR="00B77E6C" w:rsidRPr="00E73B7C" w:rsidRDefault="005C7AB5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FATCA查詢模組</w:t>
            </w:r>
          </w:p>
        </w:tc>
        <w:tc>
          <w:tcPr>
            <w:tcW w:w="4140" w:type="dxa"/>
          </w:tcPr>
          <w:p w:rsidR="00B77E6C" w:rsidRPr="00E73B7C" w:rsidRDefault="005C7AB5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>
              <w:rPr>
                <w:rFonts w:ascii="細明體" w:eastAsia="細明體" w:hAnsi="細明體" w:hint="eastAsia"/>
                <w:lang w:eastAsia="zh-TW"/>
              </w:rPr>
              <w:t>AI_W0Z001</w:t>
            </w:r>
          </w:p>
        </w:tc>
        <w:tc>
          <w:tcPr>
            <w:tcW w:w="3500" w:type="dxa"/>
          </w:tcPr>
          <w:p w:rsidR="00B77E6C" w:rsidRPr="00E73B7C" w:rsidRDefault="005C7AB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checkFATCA_STS</w:t>
            </w:r>
          </w:p>
        </w:tc>
      </w:tr>
      <w:tr w:rsidR="00B77E6C" w:rsidRPr="00E73B7C">
        <w:tblPrEx>
          <w:tblLook w:val="01E0" w:firstRow="1" w:lastRow="1" w:firstColumn="1" w:lastColumn="1" w:noHBand="0" w:noVBand="0"/>
        </w:tblPrEx>
        <w:tc>
          <w:tcPr>
            <w:tcW w:w="720" w:type="dxa"/>
          </w:tcPr>
          <w:p w:rsidR="00B77E6C" w:rsidRPr="00E73B7C" w:rsidRDefault="00B77E6C">
            <w:pPr>
              <w:numPr>
                <w:ilvl w:val="0"/>
                <w:numId w:val="4"/>
              </w:num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2520" w:type="dxa"/>
          </w:tcPr>
          <w:p w:rsidR="00B77E6C" w:rsidRPr="00E73B7C" w:rsidRDefault="00B77E6C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</w:p>
        </w:tc>
        <w:tc>
          <w:tcPr>
            <w:tcW w:w="4140" w:type="dxa"/>
          </w:tcPr>
          <w:p w:rsidR="00B77E6C" w:rsidRPr="00E73B7C" w:rsidRDefault="00B77E6C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</w:rPr>
            </w:pPr>
          </w:p>
        </w:tc>
        <w:tc>
          <w:tcPr>
            <w:tcW w:w="3500" w:type="dxa"/>
          </w:tcPr>
          <w:p w:rsidR="00B77E6C" w:rsidRPr="00E73B7C" w:rsidRDefault="00B77E6C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</w:tr>
    </w:tbl>
    <w:p w:rsidR="0023751E" w:rsidRPr="00E73B7C" w:rsidRDefault="0023751E">
      <w:pPr>
        <w:rPr>
          <w:rFonts w:ascii="細明體" w:eastAsia="細明體" w:hAnsi="細明體" w:hint="eastAsia"/>
          <w:sz w:val="20"/>
          <w:szCs w:val="20"/>
        </w:rPr>
      </w:pPr>
    </w:p>
    <w:p w:rsidR="0023751E" w:rsidRPr="00E73B7C" w:rsidRDefault="0023751E">
      <w:pPr>
        <w:numPr>
          <w:ilvl w:val="0"/>
          <w:numId w:val="3"/>
        </w:numPr>
        <w:rPr>
          <w:rFonts w:ascii="細明體" w:eastAsia="細明體" w:hAnsi="細明體" w:hint="eastAsia"/>
          <w:sz w:val="20"/>
          <w:szCs w:val="20"/>
        </w:rPr>
      </w:pPr>
      <w:r w:rsidRPr="00E73B7C">
        <w:rPr>
          <w:rFonts w:ascii="細明體" w:eastAsia="細明體" w:hAnsi="細明體" w:hint="eastAsia"/>
          <w:sz w:val="20"/>
          <w:szCs w:val="20"/>
        </w:rPr>
        <w:t>使用檔案</w:t>
      </w:r>
    </w:p>
    <w:p w:rsidR="0023751E" w:rsidRPr="00E73B7C" w:rsidRDefault="0023751E">
      <w:pPr>
        <w:ind w:left="480"/>
        <w:rPr>
          <w:rFonts w:ascii="細明體" w:eastAsia="細明體" w:hAnsi="細明體" w:hint="eastAsia"/>
          <w:sz w:val="20"/>
          <w:szCs w:val="20"/>
        </w:rPr>
      </w:pP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09"/>
        <w:gridCol w:w="3686"/>
        <w:gridCol w:w="2693"/>
        <w:gridCol w:w="709"/>
        <w:gridCol w:w="708"/>
        <w:gridCol w:w="709"/>
        <w:gridCol w:w="709"/>
      </w:tblGrid>
      <w:tr w:rsidR="00E14336" w:rsidRPr="00E73B7C" w:rsidTr="002B5118"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b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b/>
                <w:kern w:val="2"/>
                <w:sz w:val="20"/>
                <w:szCs w:val="20"/>
              </w:rPr>
              <w:t>項次</w:t>
            </w:r>
          </w:p>
        </w:tc>
        <w:tc>
          <w:tcPr>
            <w:tcW w:w="3686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b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b/>
                <w:kern w:val="2"/>
                <w:sz w:val="20"/>
                <w:szCs w:val="20"/>
              </w:rPr>
              <w:t>中文說明</w:t>
            </w:r>
          </w:p>
        </w:tc>
        <w:tc>
          <w:tcPr>
            <w:tcW w:w="2693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b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b/>
                <w:kern w:val="2"/>
                <w:sz w:val="20"/>
                <w:szCs w:val="20"/>
              </w:rPr>
              <w:t>檔案名稱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b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b/>
                <w:kern w:val="2"/>
                <w:sz w:val="20"/>
                <w:szCs w:val="20"/>
              </w:rPr>
              <w:t>查詢</w:t>
            </w:r>
          </w:p>
        </w:tc>
        <w:tc>
          <w:tcPr>
            <w:tcW w:w="708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b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b/>
                <w:kern w:val="2"/>
                <w:sz w:val="20"/>
                <w:szCs w:val="20"/>
              </w:rPr>
              <w:t>新增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b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b/>
                <w:kern w:val="2"/>
                <w:sz w:val="20"/>
                <w:szCs w:val="20"/>
              </w:rPr>
              <w:t>修改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b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b/>
                <w:kern w:val="2"/>
                <w:sz w:val="20"/>
                <w:szCs w:val="20"/>
              </w:rPr>
              <w:t>刪除</w:t>
            </w:r>
          </w:p>
        </w:tc>
      </w:tr>
      <w:tr w:rsidR="00E14336" w:rsidRPr="00E73B7C" w:rsidTr="002B5118">
        <w:tblPrEx>
          <w:tblLook w:val="01E0" w:firstRow="1" w:lastRow="1" w:firstColumn="1" w:lastColumn="1" w:noHBand="0" w:noVBand="0"/>
        </w:tblPrEx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numPr>
                <w:ilvl w:val="0"/>
                <w:numId w:val="14"/>
              </w:numPr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</w:p>
        </w:tc>
        <w:tc>
          <w:tcPr>
            <w:tcW w:w="3686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kern w:val="2"/>
                <w:sz w:val="20"/>
                <w:szCs w:val="20"/>
              </w:rPr>
              <w:t>理賠簡易受理檔</w:t>
            </w:r>
          </w:p>
        </w:tc>
        <w:tc>
          <w:tcPr>
            <w:tcW w:w="2693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/>
                <w:kern w:val="2"/>
                <w:sz w:val="20"/>
                <w:szCs w:val="20"/>
              </w:rPr>
              <w:t>DTAA</w:t>
            </w:r>
            <w:r w:rsidRPr="00E73B7C">
              <w:rPr>
                <w:rFonts w:ascii="細明體" w:eastAsia="細明體" w:hAnsi="細明體" w:hint="eastAsia"/>
                <w:kern w:val="2"/>
                <w:sz w:val="20"/>
                <w:szCs w:val="20"/>
              </w:rPr>
              <w:t>A003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  <w:tc>
          <w:tcPr>
            <w:tcW w:w="708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■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■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■</w:t>
            </w:r>
          </w:p>
        </w:tc>
      </w:tr>
      <w:tr w:rsidR="00E14336" w:rsidRPr="00E73B7C" w:rsidTr="002B5118">
        <w:tblPrEx>
          <w:tblLook w:val="01E0" w:firstRow="1" w:lastRow="1" w:firstColumn="1" w:lastColumn="1" w:noHBand="0" w:noVBand="0"/>
        </w:tblPrEx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numPr>
                <w:ilvl w:val="0"/>
                <w:numId w:val="14"/>
              </w:numPr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</w:p>
        </w:tc>
        <w:tc>
          <w:tcPr>
            <w:tcW w:w="3686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理賠簡易受理文件檔</w:t>
            </w:r>
          </w:p>
        </w:tc>
        <w:tc>
          <w:tcPr>
            <w:tcW w:w="2693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DTAAA004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■</w:t>
            </w:r>
          </w:p>
        </w:tc>
        <w:tc>
          <w:tcPr>
            <w:tcW w:w="708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</w:tr>
      <w:tr w:rsidR="00E14336" w:rsidRPr="00E73B7C" w:rsidTr="002B5118">
        <w:tblPrEx>
          <w:tblLook w:val="01E0" w:firstRow="1" w:lastRow="1" w:firstColumn="1" w:lastColumn="1" w:noHBand="0" w:noVBand="0"/>
        </w:tblPrEx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numPr>
                <w:ilvl w:val="0"/>
                <w:numId w:val="14"/>
              </w:numPr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</w:p>
        </w:tc>
        <w:tc>
          <w:tcPr>
            <w:tcW w:w="3686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理賠檢附文件項目檔</w:t>
            </w:r>
          </w:p>
        </w:tc>
        <w:tc>
          <w:tcPr>
            <w:tcW w:w="2693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DTAAA014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■</w:t>
            </w:r>
          </w:p>
        </w:tc>
        <w:tc>
          <w:tcPr>
            <w:tcW w:w="708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</w:tr>
      <w:tr w:rsidR="00E14336" w:rsidRPr="00E73B7C" w:rsidTr="002B5118">
        <w:tblPrEx>
          <w:tblLook w:val="01E0" w:firstRow="1" w:lastRow="1" w:firstColumn="1" w:lastColumn="1" w:noHBand="0" w:noVBand="0"/>
        </w:tblPrEx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numPr>
                <w:ilvl w:val="0"/>
                <w:numId w:val="14"/>
              </w:numPr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</w:p>
        </w:tc>
        <w:tc>
          <w:tcPr>
            <w:tcW w:w="3686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kern w:val="2"/>
                <w:sz w:val="20"/>
                <w:szCs w:val="20"/>
              </w:rPr>
              <w:t>理賠簡易受理保單檔</w:t>
            </w:r>
          </w:p>
        </w:tc>
        <w:tc>
          <w:tcPr>
            <w:tcW w:w="2693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kern w:val="2"/>
                <w:sz w:val="20"/>
                <w:szCs w:val="20"/>
              </w:rPr>
              <w:t>DTAAA023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  <w:tc>
          <w:tcPr>
            <w:tcW w:w="708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■</w:t>
            </w:r>
          </w:p>
        </w:tc>
        <w:tc>
          <w:tcPr>
            <w:tcW w:w="709" w:type="dxa"/>
          </w:tcPr>
          <w:p w:rsidR="00E14336" w:rsidRPr="00E73B7C" w:rsidRDefault="00E14336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■</w:t>
            </w:r>
          </w:p>
        </w:tc>
        <w:tc>
          <w:tcPr>
            <w:tcW w:w="709" w:type="dxa"/>
          </w:tcPr>
          <w:p w:rsidR="00E14336" w:rsidRPr="00E73B7C" w:rsidRDefault="00756F5F" w:rsidP="00E14336">
            <w:pPr>
              <w:widowControl w:val="0"/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■</w:t>
            </w:r>
          </w:p>
        </w:tc>
      </w:tr>
      <w:tr w:rsidR="008E17FF" w:rsidRPr="00E73B7C" w:rsidTr="002B5118">
        <w:tblPrEx>
          <w:tblLook w:val="01E0" w:firstRow="1" w:lastRow="1" w:firstColumn="1" w:lastColumn="1" w:noHBand="0" w:noVBand="0"/>
        </w:tblPrEx>
        <w:tc>
          <w:tcPr>
            <w:tcW w:w="709" w:type="dxa"/>
          </w:tcPr>
          <w:p w:rsidR="008E17FF" w:rsidRPr="00E73B7C" w:rsidRDefault="008E17FF" w:rsidP="00E14336">
            <w:pPr>
              <w:widowControl w:val="0"/>
              <w:numPr>
                <w:ilvl w:val="0"/>
                <w:numId w:val="14"/>
              </w:numPr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</w:p>
        </w:tc>
        <w:tc>
          <w:tcPr>
            <w:tcW w:w="3686" w:type="dxa"/>
          </w:tcPr>
          <w:p w:rsidR="008E17FF" w:rsidRPr="00E73B7C" w:rsidRDefault="008E17FF" w:rsidP="00E14336">
            <w:pPr>
              <w:widowControl w:val="0"/>
              <w:spacing w:line="240" w:lineRule="atLeast"/>
              <w:rPr>
                <w:rFonts w:ascii="細明體" w:eastAsia="細明體" w:hAnsi="細明體" w:hint="eastAsia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kern w:val="2"/>
                <w:sz w:val="20"/>
                <w:szCs w:val="20"/>
              </w:rPr>
              <w:t>團險線上填寫理賠申請文件代碼檔</w:t>
            </w:r>
          </w:p>
        </w:tc>
        <w:tc>
          <w:tcPr>
            <w:tcW w:w="2693" w:type="dxa"/>
          </w:tcPr>
          <w:p w:rsidR="008E17FF" w:rsidRPr="00E73B7C" w:rsidRDefault="008E17FF" w:rsidP="00E14336">
            <w:pPr>
              <w:widowControl w:val="0"/>
              <w:spacing w:line="240" w:lineRule="atLeast"/>
              <w:rPr>
                <w:rFonts w:ascii="細明體" w:eastAsia="細明體" w:hAnsi="細明體" w:hint="eastAsia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/>
                <w:kern w:val="2"/>
                <w:sz w:val="20"/>
                <w:szCs w:val="20"/>
              </w:rPr>
              <w:t>DTAAA612</w:t>
            </w:r>
          </w:p>
        </w:tc>
        <w:tc>
          <w:tcPr>
            <w:tcW w:w="709" w:type="dxa"/>
          </w:tcPr>
          <w:p w:rsidR="008E17FF" w:rsidRPr="00E73B7C" w:rsidRDefault="008E17FF" w:rsidP="00E14336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■</w:t>
            </w:r>
          </w:p>
        </w:tc>
        <w:tc>
          <w:tcPr>
            <w:tcW w:w="708" w:type="dxa"/>
          </w:tcPr>
          <w:p w:rsidR="008E17FF" w:rsidRPr="00E73B7C" w:rsidRDefault="008E17FF" w:rsidP="00E14336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  <w:tc>
          <w:tcPr>
            <w:tcW w:w="709" w:type="dxa"/>
          </w:tcPr>
          <w:p w:rsidR="008E17FF" w:rsidRPr="00E73B7C" w:rsidRDefault="008E17FF" w:rsidP="00E14336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  <w:tc>
          <w:tcPr>
            <w:tcW w:w="709" w:type="dxa"/>
          </w:tcPr>
          <w:p w:rsidR="008E17FF" w:rsidRPr="00E73B7C" w:rsidRDefault="008E17FF" w:rsidP="00E14336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</w:tr>
      <w:tr w:rsidR="00D66D9C" w:rsidRPr="00E73B7C" w:rsidTr="002B5118">
        <w:tblPrEx>
          <w:tblLook w:val="01E0" w:firstRow="1" w:lastRow="1" w:firstColumn="1" w:lastColumn="1" w:noHBand="0" w:noVBand="0"/>
        </w:tblPrEx>
        <w:tc>
          <w:tcPr>
            <w:tcW w:w="709" w:type="dxa"/>
          </w:tcPr>
          <w:p w:rsidR="00D66D9C" w:rsidRPr="00E73B7C" w:rsidRDefault="00D66D9C" w:rsidP="00E14336">
            <w:pPr>
              <w:widowControl w:val="0"/>
              <w:numPr>
                <w:ilvl w:val="0"/>
                <w:numId w:val="14"/>
              </w:numPr>
              <w:spacing w:line="240" w:lineRule="atLeast"/>
              <w:rPr>
                <w:rFonts w:ascii="細明體" w:eastAsia="細明體" w:hAnsi="細明體" w:cs="Courier New"/>
                <w:kern w:val="2"/>
                <w:sz w:val="20"/>
                <w:szCs w:val="20"/>
              </w:rPr>
            </w:pPr>
          </w:p>
        </w:tc>
        <w:tc>
          <w:tcPr>
            <w:tcW w:w="3686" w:type="dxa"/>
          </w:tcPr>
          <w:p w:rsidR="00D66D9C" w:rsidRPr="00E73B7C" w:rsidRDefault="00D66D9C" w:rsidP="00E14336">
            <w:pPr>
              <w:widowControl w:val="0"/>
              <w:spacing w:line="240" w:lineRule="atLeast"/>
              <w:rPr>
                <w:rFonts w:ascii="細明體" w:eastAsia="細明體" w:hAnsi="細明體" w:hint="eastAsia"/>
                <w:kern w:val="2"/>
                <w:sz w:val="20"/>
                <w:szCs w:val="20"/>
              </w:rPr>
            </w:pPr>
            <w:r w:rsidRPr="00D66D9C">
              <w:rPr>
                <w:rFonts w:ascii="細明體" w:eastAsia="細明體" w:hAnsi="細明體" w:hint="eastAsia"/>
                <w:kern w:val="2"/>
                <w:sz w:val="20"/>
                <w:szCs w:val="20"/>
              </w:rPr>
              <w:t>理賠受理備註訊息儲存檔</w:t>
            </w:r>
          </w:p>
        </w:tc>
        <w:tc>
          <w:tcPr>
            <w:tcW w:w="2693" w:type="dxa"/>
          </w:tcPr>
          <w:p w:rsidR="00D66D9C" w:rsidRPr="00E73B7C" w:rsidRDefault="00D66D9C" w:rsidP="00E14336">
            <w:pPr>
              <w:widowControl w:val="0"/>
              <w:spacing w:line="240" w:lineRule="atLeast"/>
              <w:rPr>
                <w:rFonts w:ascii="細明體" w:eastAsia="細明體" w:hAnsi="細明體"/>
                <w:kern w:val="2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kern w:val="2"/>
                <w:sz w:val="20"/>
                <w:szCs w:val="20"/>
              </w:rPr>
              <w:t>DTAAA400</w:t>
            </w:r>
          </w:p>
        </w:tc>
        <w:tc>
          <w:tcPr>
            <w:tcW w:w="709" w:type="dxa"/>
          </w:tcPr>
          <w:p w:rsidR="00D66D9C" w:rsidRPr="00E73B7C" w:rsidRDefault="00D66D9C" w:rsidP="00E14336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■</w:t>
            </w:r>
          </w:p>
        </w:tc>
        <w:tc>
          <w:tcPr>
            <w:tcW w:w="708" w:type="dxa"/>
          </w:tcPr>
          <w:p w:rsidR="00D66D9C" w:rsidRPr="00E73B7C" w:rsidRDefault="00D66D9C" w:rsidP="00E14336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  <w:tc>
          <w:tcPr>
            <w:tcW w:w="709" w:type="dxa"/>
          </w:tcPr>
          <w:p w:rsidR="00D66D9C" w:rsidRPr="00E73B7C" w:rsidRDefault="00D66D9C" w:rsidP="00E14336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  <w:tc>
          <w:tcPr>
            <w:tcW w:w="709" w:type="dxa"/>
          </w:tcPr>
          <w:p w:rsidR="00D66D9C" w:rsidRPr="00E73B7C" w:rsidRDefault="00D66D9C" w:rsidP="00E14336">
            <w:pPr>
              <w:widowControl w:val="0"/>
              <w:spacing w:line="240" w:lineRule="atLeast"/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</w:pPr>
            <w:r w:rsidRPr="00E73B7C">
              <w:rPr>
                <w:rFonts w:ascii="細明體" w:eastAsia="細明體" w:hAnsi="細明體" w:cs="Courier New" w:hint="eastAsia"/>
                <w:kern w:val="2"/>
                <w:sz w:val="20"/>
                <w:szCs w:val="20"/>
              </w:rPr>
              <w:t>□</w:t>
            </w:r>
          </w:p>
        </w:tc>
      </w:tr>
    </w:tbl>
    <w:p w:rsidR="00E14336" w:rsidRPr="00E73B7C" w:rsidRDefault="00E14336">
      <w:pPr>
        <w:ind w:left="480"/>
        <w:rPr>
          <w:rFonts w:ascii="細明體" w:eastAsia="細明體" w:hAnsi="細明體" w:hint="eastAsia"/>
          <w:sz w:val="20"/>
          <w:szCs w:val="20"/>
        </w:rPr>
      </w:pPr>
    </w:p>
    <w:p w:rsidR="007C098B" w:rsidRPr="00E73B7C" w:rsidRDefault="007C098B" w:rsidP="007C098B">
      <w:pPr>
        <w:numPr>
          <w:ilvl w:val="0"/>
          <w:numId w:val="3"/>
        </w:numPr>
        <w:rPr>
          <w:rFonts w:ascii="細明體" w:eastAsia="細明體" w:hAnsi="細明體" w:hint="eastAsia"/>
          <w:sz w:val="20"/>
          <w:szCs w:val="20"/>
        </w:rPr>
      </w:pPr>
      <w:r w:rsidRPr="00E73B7C">
        <w:rPr>
          <w:rFonts w:ascii="細明體" w:eastAsia="細明體" w:hAnsi="細明體" w:hint="eastAsia"/>
          <w:sz w:val="20"/>
          <w:szCs w:val="20"/>
        </w:rPr>
        <w:t>傳輸參數</w:t>
      </w: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720"/>
        <w:gridCol w:w="2340"/>
        <w:gridCol w:w="1800"/>
        <w:gridCol w:w="4320"/>
      </w:tblGrid>
      <w:tr w:rsidR="007C098B" w:rsidRPr="00E73B7C">
        <w:tc>
          <w:tcPr>
            <w:tcW w:w="9180" w:type="dxa"/>
            <w:gridSpan w:val="4"/>
          </w:tcPr>
          <w:p w:rsidR="007C098B" w:rsidRPr="00E73B7C" w:rsidRDefault="007C098B" w:rsidP="007C098B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輸入參數</w:t>
            </w:r>
          </w:p>
        </w:tc>
      </w:tr>
      <w:tr w:rsidR="007C098B" w:rsidRPr="00E73B7C">
        <w:tc>
          <w:tcPr>
            <w:tcW w:w="720" w:type="dxa"/>
          </w:tcPr>
          <w:p w:rsidR="007C098B" w:rsidRPr="00E73B7C" w:rsidRDefault="007C098B" w:rsidP="007C098B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項次</w:t>
            </w:r>
          </w:p>
        </w:tc>
        <w:tc>
          <w:tcPr>
            <w:tcW w:w="2340" w:type="dxa"/>
          </w:tcPr>
          <w:p w:rsidR="007C098B" w:rsidRPr="00E73B7C" w:rsidRDefault="007C098B" w:rsidP="007C098B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參數名稱</w:t>
            </w:r>
          </w:p>
        </w:tc>
        <w:tc>
          <w:tcPr>
            <w:tcW w:w="1800" w:type="dxa"/>
          </w:tcPr>
          <w:p w:rsidR="007C098B" w:rsidRPr="00E73B7C" w:rsidRDefault="007C098B" w:rsidP="007C098B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格式</w:t>
            </w:r>
          </w:p>
        </w:tc>
        <w:tc>
          <w:tcPr>
            <w:tcW w:w="4320" w:type="dxa"/>
          </w:tcPr>
          <w:p w:rsidR="007C098B" w:rsidRPr="00E73B7C" w:rsidRDefault="007C098B" w:rsidP="007C098B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說明(檢查規則)</w:t>
            </w:r>
          </w:p>
        </w:tc>
      </w:tr>
      <w:tr w:rsidR="007C098B" w:rsidRPr="00E73B7C">
        <w:tc>
          <w:tcPr>
            <w:tcW w:w="720" w:type="dxa"/>
          </w:tcPr>
          <w:p w:rsidR="007C098B" w:rsidRPr="00E73B7C" w:rsidRDefault="007C098B" w:rsidP="007C098B">
            <w:pPr>
              <w:widowControl w:val="0"/>
              <w:numPr>
                <w:ilvl w:val="0"/>
                <w:numId w:val="8"/>
              </w:num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2340" w:type="dxa"/>
            <w:vAlign w:val="center"/>
          </w:tcPr>
          <w:p w:rsidR="007C098B" w:rsidRPr="00E73B7C" w:rsidRDefault="0023365F" w:rsidP="007C098B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A</w:t>
            </w:r>
            <w:r w:rsidR="0053424C" w:rsidRPr="00E73B7C">
              <w:rPr>
                <w:rFonts w:ascii="細明體" w:eastAsia="細明體" w:hAnsi="細明體" w:hint="eastAsia"/>
                <w:sz w:val="20"/>
                <w:szCs w:val="20"/>
              </w:rPr>
              <w:t>AA1</w:t>
            </w: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_0</w:t>
            </w:r>
            <w:r w:rsidR="0053424C" w:rsidRPr="00E73B7C">
              <w:rPr>
                <w:rFonts w:ascii="細明體" w:eastAsia="細明體" w:hAnsi="細明體" w:hint="eastAsia"/>
                <w:sz w:val="20"/>
                <w:szCs w:val="20"/>
              </w:rPr>
              <w:t>1</w:t>
            </w: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00資料</w:t>
            </w:r>
          </w:p>
        </w:tc>
        <w:tc>
          <w:tcPr>
            <w:tcW w:w="1800" w:type="dxa"/>
            <w:vAlign w:val="bottom"/>
          </w:tcPr>
          <w:p w:rsidR="007C098B" w:rsidRPr="00E73B7C" w:rsidRDefault="007C098B" w:rsidP="007C098B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4320" w:type="dxa"/>
          </w:tcPr>
          <w:p w:rsidR="007C098B" w:rsidRPr="00E73B7C" w:rsidRDefault="007C098B" w:rsidP="007C098B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</w:tr>
    </w:tbl>
    <w:p w:rsidR="007A21A8" w:rsidRDefault="00E11950" w:rsidP="007A21A8">
      <w:pPr>
        <w:pStyle w:val="af0"/>
        <w:widowControl/>
        <w:numPr>
          <w:ilvl w:val="0"/>
          <w:numId w:val="15"/>
        </w:numPr>
        <w:tabs>
          <w:tab w:val="left" w:pos="1180"/>
        </w:tabs>
        <w:spacing w:line="400" w:lineRule="exact"/>
        <w:ind w:leftChars="0" w:left="1180" w:rightChars="100" w:right="240" w:hanging="567"/>
        <w:rPr>
          <w:rFonts w:ascii="Arial" w:eastAsia="標楷體" w:hAnsi="Arial" w:cs="Arial"/>
          <w:b/>
          <w:sz w:val="28"/>
        </w:rPr>
      </w:pPr>
      <w:r>
        <w:rPr>
          <w:rFonts w:ascii="新細明體" w:hAnsi="新細明體" w:cs="新細明體"/>
        </w:rPr>
        <w:pict>
          <v:shapetype id="_x0000_t77" coordsize="21600,21600" o:spt="77" adj="7200,5400,3600,8100" path="m@0,l@0@3@2@3@2@1,,10800@2@4@2@5@0@5@0,21600,21600,21600,21600,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sum #0 21600 0"/>
              <v:f eqn="prod @6 1 2"/>
            </v:formulas>
            <v:path o:connecttype="custom" o:connectlocs="@7,0;0,10800;@7,21600;21600,10800" o:connectangles="270,180,90,0" textboxrect="@0,0,21600,21600"/>
            <v:handles>
              <v:h position="#0,topLeft" xrange="@2,21600"/>
              <v:h position="topLeft,#1" yrange="0,@3"/>
              <v:h position="#2,#3" xrange="0,@0" yrange="@1,10800"/>
            </v:handles>
          </v:shapetype>
          <v:shape id="_x0000_s1032" type="#_x0000_t77" style="position:absolute;left:0;text-align:left;margin-left:298.8pt;margin-top:632.6pt;width:193.8pt;height:52.2pt;z-index:251658240;visibility:visible;mso-position-horizontal-relative:text;mso-position-vertical-relative:text;mso-width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" adj="3107,,1454" strokecolor="#c0504d" strokeweight="2pt">
            <v:textbox>
              <w:txbxContent>
                <w:p w:rsidR="005126FC" w:rsidRDefault="005126FC" w:rsidP="00E11950">
                  <w:r>
                    <w:rPr>
                      <w:rFonts w:hint="eastAsia"/>
                    </w:rPr>
                    <w:t>身分證明影本</w:t>
                  </w:r>
                  <w:r>
                    <w:t>(</w:t>
                  </w:r>
                  <w:r>
                    <w:rPr>
                      <w:rFonts w:hint="eastAsia"/>
                    </w:rPr>
                    <w:t>一般掃描</w:t>
                  </w:r>
                  <w:r>
                    <w:t>)</w:t>
                  </w:r>
                </w:p>
                <w:p w:rsidR="005126FC" w:rsidRDefault="005126FC" w:rsidP="00E11950">
                  <w:r>
                    <w:rPr>
                      <w:rFonts w:hint="eastAsia"/>
                    </w:rPr>
                    <w:t>身分證明影本</w:t>
                  </w:r>
                  <w:r>
                    <w:t>(</w:t>
                  </w:r>
                  <w:r>
                    <w:rPr>
                      <w:rFonts w:hint="eastAsia"/>
                    </w:rPr>
                    <w:t>證件掃描</w:t>
                  </w:r>
                  <w:r>
                    <w:t>)</w:t>
                  </w:r>
                </w:p>
              </w:txbxContent>
            </v:textbox>
          </v:shape>
        </w:pict>
      </w:r>
      <w:r w:rsidR="00673BFA">
        <w:t>電腦作業申請書</w:t>
      </w:r>
      <w:r w:rsidR="00673BFA">
        <w:rPr>
          <w:b/>
          <w:bCs/>
          <w:color w:val="FF0000"/>
        </w:rPr>
        <w:t>《</w:t>
      </w:r>
      <w:r w:rsidR="00673BFA">
        <w:rPr>
          <w:b/>
          <w:bCs/>
          <w:color w:val="FF0000"/>
        </w:rPr>
        <w:t>141105000442</w:t>
      </w:r>
      <w:r w:rsidR="00673BFA">
        <w:rPr>
          <w:b/>
          <w:bCs/>
          <w:color w:val="FF0000"/>
        </w:rPr>
        <w:t>》</w:t>
      </w:r>
      <w:r w:rsidR="00673BFA">
        <w:rPr>
          <w:rFonts w:ascii="Arial" w:eastAsia="標楷體" w:hAnsi="Arial" w:cs="Arial" w:hint="eastAsia"/>
          <w:sz w:val="28"/>
        </w:rPr>
        <w:t>理賠受理文件檢核頁面【</w:t>
      </w:r>
      <w:r w:rsidR="00673BFA">
        <w:rPr>
          <w:rFonts w:ascii="Arial" w:eastAsia="標楷體" w:hAnsi="Arial" w:cs="Arial"/>
          <w:sz w:val="28"/>
        </w:rPr>
        <w:t>AAA10101</w:t>
      </w:r>
      <w:r w:rsidR="00673BFA">
        <w:rPr>
          <w:rFonts w:ascii="Arial" w:eastAsia="標楷體" w:hAnsi="Arial" w:cs="Arial" w:hint="eastAsia"/>
          <w:sz w:val="28"/>
        </w:rPr>
        <w:t>】將身分證明影本欄位新增調整為「身分證明影本</w:t>
      </w:r>
      <w:r w:rsidR="00673BFA">
        <w:rPr>
          <w:rFonts w:ascii="Arial" w:eastAsia="標楷體" w:hAnsi="Arial" w:cs="Arial"/>
          <w:sz w:val="28"/>
        </w:rPr>
        <w:t>(</w:t>
      </w:r>
      <w:r w:rsidR="00673BFA">
        <w:rPr>
          <w:rFonts w:ascii="Arial" w:eastAsia="標楷體" w:hAnsi="Arial" w:cs="Arial" w:hint="eastAsia"/>
          <w:sz w:val="28"/>
        </w:rPr>
        <w:t>一般掃描</w:t>
      </w:r>
      <w:r w:rsidR="00673BFA">
        <w:rPr>
          <w:rFonts w:ascii="Arial" w:eastAsia="標楷體" w:hAnsi="Arial" w:cs="Arial"/>
          <w:sz w:val="28"/>
        </w:rPr>
        <w:t>)</w:t>
      </w:r>
      <w:r w:rsidR="00673BFA">
        <w:rPr>
          <w:rFonts w:ascii="Arial" w:eastAsia="標楷體" w:hAnsi="Arial" w:cs="Arial" w:hint="eastAsia"/>
          <w:sz w:val="28"/>
        </w:rPr>
        <w:t>」與「身分證明影本</w:t>
      </w:r>
      <w:r w:rsidR="00673BFA">
        <w:rPr>
          <w:rFonts w:ascii="Arial" w:eastAsia="標楷體" w:hAnsi="Arial" w:cs="Arial"/>
          <w:sz w:val="28"/>
        </w:rPr>
        <w:t>(</w:t>
      </w:r>
      <w:r w:rsidR="00673BFA">
        <w:rPr>
          <w:rFonts w:ascii="Arial" w:eastAsia="標楷體" w:hAnsi="Arial" w:cs="Arial" w:hint="eastAsia"/>
          <w:sz w:val="28"/>
        </w:rPr>
        <w:t>證件掃描</w:t>
      </w:r>
      <w:r w:rsidR="00673BFA">
        <w:rPr>
          <w:rFonts w:ascii="Arial" w:eastAsia="標楷體" w:hAnsi="Arial" w:cs="Arial"/>
          <w:sz w:val="28"/>
        </w:rPr>
        <w:t>)</w:t>
      </w:r>
      <w:r w:rsidR="00673BFA">
        <w:rPr>
          <w:rFonts w:ascii="Arial" w:eastAsia="標楷體" w:hAnsi="Arial" w:cs="Arial" w:hint="eastAsia"/>
          <w:sz w:val="28"/>
        </w:rPr>
        <w:t>」兩項。</w:t>
      </w:r>
      <w:r w:rsidR="00673BFA">
        <w:rPr>
          <w:rFonts w:ascii="Arial" w:eastAsia="標楷體" w:hAnsi="Arial" w:cs="Arial" w:hint="eastAsia"/>
          <w:color w:val="FF0000"/>
          <w:sz w:val="28"/>
          <w:highlight w:val="yellow"/>
        </w:rPr>
        <w:t>須於前頁勾選櫃台件，身分證明影本</w:t>
      </w:r>
      <w:r w:rsidR="00673BFA">
        <w:rPr>
          <w:rFonts w:ascii="Arial" w:eastAsia="標楷體" w:hAnsi="Arial" w:cs="Arial"/>
          <w:color w:val="FF0000"/>
          <w:sz w:val="28"/>
          <w:highlight w:val="yellow"/>
        </w:rPr>
        <w:t>(</w:t>
      </w:r>
      <w:r w:rsidR="00673BFA">
        <w:rPr>
          <w:rFonts w:ascii="Arial" w:eastAsia="標楷體" w:hAnsi="Arial" w:cs="Arial" w:hint="eastAsia"/>
          <w:color w:val="FF0000"/>
          <w:sz w:val="28"/>
          <w:highlight w:val="yellow"/>
        </w:rPr>
        <w:t>證件掃描</w:t>
      </w:r>
      <w:r w:rsidR="00673BFA">
        <w:rPr>
          <w:rFonts w:ascii="Arial" w:eastAsia="標楷體" w:hAnsi="Arial" w:cs="Arial"/>
          <w:color w:val="FF0000"/>
          <w:sz w:val="28"/>
          <w:highlight w:val="yellow"/>
        </w:rPr>
        <w:t>)</w:t>
      </w:r>
      <w:r w:rsidR="00673BFA">
        <w:rPr>
          <w:rFonts w:ascii="Arial" w:eastAsia="標楷體" w:hAnsi="Arial" w:cs="Arial" w:hint="eastAsia"/>
          <w:color w:val="FF0000"/>
          <w:sz w:val="28"/>
          <w:highlight w:val="yellow"/>
        </w:rPr>
        <w:t>才可輸入</w:t>
      </w:r>
      <w:r w:rsidR="00E15759">
        <w:rPr>
          <w:rFonts w:ascii="Arial" w:eastAsia="標楷體" w:hAnsi="Arial" w:cs="Arial" w:hint="eastAsia"/>
          <w:color w:val="FF0000"/>
          <w:sz w:val="28"/>
          <w:highlight w:val="yellow"/>
        </w:rPr>
        <w:t>1</w:t>
      </w:r>
      <w:r w:rsidR="00E15759">
        <w:rPr>
          <w:rFonts w:ascii="Arial" w:eastAsia="標楷體" w:hAnsi="Arial" w:cs="Arial" w:hint="eastAsia"/>
          <w:color w:val="FF0000"/>
          <w:sz w:val="28"/>
          <w:highlight w:val="yellow"/>
        </w:rPr>
        <w:t>張</w:t>
      </w:r>
      <w:r w:rsidR="00E15759">
        <w:rPr>
          <w:rFonts w:ascii="Arial" w:eastAsia="標楷體" w:hAnsi="Arial" w:cs="Arial" w:hint="eastAsia"/>
          <w:color w:val="FF0000"/>
          <w:sz w:val="28"/>
          <w:highlight w:val="yellow"/>
        </w:rPr>
        <w:t>(</w:t>
      </w:r>
      <w:r w:rsidR="00E15759" w:rsidRPr="00E15759">
        <w:rPr>
          <w:rFonts w:ascii="Arial" w:eastAsia="標楷體" w:hAnsi="Arial" w:cs="Arial" w:hint="eastAsia"/>
          <w:color w:val="FF0000"/>
          <w:sz w:val="28"/>
          <w:highlight w:val="yellow"/>
        </w:rPr>
        <w:t>櫃台件</w:t>
      </w:r>
      <w:r w:rsidR="00E15759">
        <w:rPr>
          <w:rFonts w:ascii="Arial" w:eastAsia="標楷體" w:hAnsi="Arial" w:cs="Arial" w:hint="eastAsia"/>
          <w:color w:val="FF0000"/>
          <w:sz w:val="28"/>
          <w:highlight w:val="yellow"/>
        </w:rPr>
        <w:t>預設為</w:t>
      </w:r>
      <w:r w:rsidR="00E15759">
        <w:rPr>
          <w:rFonts w:ascii="Arial" w:eastAsia="標楷體" w:hAnsi="Arial" w:cs="Arial" w:hint="eastAsia"/>
          <w:color w:val="FF0000"/>
          <w:sz w:val="28"/>
          <w:highlight w:val="yellow"/>
        </w:rPr>
        <w:t>1</w:t>
      </w:r>
      <w:r w:rsidR="00E15759">
        <w:rPr>
          <w:rFonts w:ascii="Arial" w:eastAsia="標楷體" w:hAnsi="Arial" w:cs="Arial" w:hint="eastAsia"/>
          <w:color w:val="FF0000"/>
          <w:sz w:val="28"/>
          <w:highlight w:val="yellow"/>
        </w:rPr>
        <w:t>張，其於</w:t>
      </w:r>
      <w:r w:rsidR="00E15759">
        <w:rPr>
          <w:rFonts w:ascii="Arial" w:eastAsia="標楷體" w:hAnsi="Arial" w:cs="Arial" w:hint="eastAsia"/>
          <w:color w:val="FF0000"/>
          <w:sz w:val="28"/>
          <w:highlight w:val="yellow"/>
        </w:rPr>
        <w:t>0)</w:t>
      </w:r>
      <w:r w:rsidR="00673BFA">
        <w:rPr>
          <w:rFonts w:ascii="Arial" w:eastAsia="標楷體" w:hAnsi="Arial" w:cs="Arial" w:hint="eastAsia"/>
          <w:color w:val="FF0000"/>
          <w:sz w:val="28"/>
          <w:highlight w:val="yellow"/>
        </w:rPr>
        <w:t>，否則反黃。</w:t>
      </w:r>
      <w:r w:rsidR="00E15759">
        <w:rPr>
          <w:rFonts w:ascii="Arial" w:eastAsia="標楷體" w:hAnsi="Arial" w:cs="Arial" w:hint="eastAsia"/>
          <w:color w:val="FF0000"/>
          <w:sz w:val="28"/>
        </w:rPr>
        <w:t>如果</w:t>
      </w:r>
      <w:r w:rsidR="00E15759">
        <w:rPr>
          <w:rFonts w:ascii="Arial" w:eastAsia="標楷體" w:hAnsi="Arial" w:cs="Arial" w:hint="eastAsia"/>
          <w:color w:val="FF0000"/>
          <w:sz w:val="28"/>
        </w:rPr>
        <w:t>user</w:t>
      </w:r>
      <w:r w:rsidR="00E15759">
        <w:rPr>
          <w:rFonts w:ascii="Arial" w:eastAsia="標楷體" w:hAnsi="Arial" w:cs="Arial" w:hint="eastAsia"/>
          <w:color w:val="FF0000"/>
          <w:sz w:val="28"/>
        </w:rPr>
        <w:t>輸入超過</w:t>
      </w:r>
      <w:r w:rsidR="00E15759">
        <w:rPr>
          <w:rFonts w:ascii="Arial" w:eastAsia="標楷體" w:hAnsi="Arial" w:cs="Arial" w:hint="eastAsia"/>
          <w:color w:val="FF0000"/>
          <w:sz w:val="28"/>
        </w:rPr>
        <w:t>1</w:t>
      </w:r>
      <w:r w:rsidR="00E15759">
        <w:rPr>
          <w:rFonts w:ascii="Arial" w:eastAsia="標楷體" w:hAnsi="Arial" w:cs="Arial" w:hint="eastAsia"/>
          <w:color w:val="FF0000"/>
          <w:sz w:val="28"/>
        </w:rPr>
        <w:t>張，檢核時請提示</w:t>
      </w:r>
      <w:r w:rsidR="00E15759">
        <w:rPr>
          <w:rFonts w:ascii="Arial" w:eastAsia="標楷體" w:hAnsi="Arial" w:cs="Arial"/>
          <w:color w:val="FF0000"/>
          <w:sz w:val="28"/>
        </w:rPr>
        <w:t>”</w:t>
      </w:r>
      <w:r w:rsidR="00E15759" w:rsidRPr="00E15759">
        <w:rPr>
          <w:rFonts w:ascii="Arial" w:eastAsia="標楷體" w:hAnsi="Arial" w:cs="Arial" w:hint="eastAsia"/>
          <w:color w:val="FF0000"/>
          <w:sz w:val="28"/>
        </w:rPr>
        <w:t>身分證明影本</w:t>
      </w:r>
      <w:r w:rsidR="00E15759" w:rsidRPr="00E15759">
        <w:rPr>
          <w:rFonts w:ascii="Arial" w:eastAsia="標楷體" w:hAnsi="Arial" w:cs="Arial"/>
          <w:color w:val="FF0000"/>
          <w:sz w:val="28"/>
        </w:rPr>
        <w:t>(</w:t>
      </w:r>
      <w:r w:rsidR="00E15759" w:rsidRPr="00E15759">
        <w:rPr>
          <w:rFonts w:ascii="Arial" w:eastAsia="標楷體" w:hAnsi="Arial" w:cs="Arial" w:hint="eastAsia"/>
          <w:color w:val="FF0000"/>
          <w:sz w:val="28"/>
        </w:rPr>
        <w:t>證件掃描</w:t>
      </w:r>
      <w:r w:rsidR="00E15759" w:rsidRPr="00E15759">
        <w:rPr>
          <w:rFonts w:ascii="Arial" w:eastAsia="標楷體" w:hAnsi="Arial" w:cs="Arial"/>
          <w:color w:val="FF0000"/>
          <w:sz w:val="28"/>
        </w:rPr>
        <w:t>)</w:t>
      </w:r>
      <w:r w:rsidR="00E15759">
        <w:rPr>
          <w:rFonts w:ascii="Arial" w:eastAsia="標楷體" w:hAnsi="Arial" w:cs="Arial" w:hint="eastAsia"/>
          <w:color w:val="FF0000"/>
          <w:sz w:val="28"/>
        </w:rPr>
        <w:t>請勿輸入超過</w:t>
      </w:r>
      <w:r w:rsidR="00E15759">
        <w:rPr>
          <w:rFonts w:ascii="Arial" w:eastAsia="標楷體" w:hAnsi="Arial" w:cs="Arial" w:hint="eastAsia"/>
          <w:color w:val="FF0000"/>
          <w:sz w:val="28"/>
        </w:rPr>
        <w:t>1</w:t>
      </w:r>
      <w:r w:rsidR="00E15759">
        <w:rPr>
          <w:rFonts w:ascii="Arial" w:eastAsia="標楷體" w:hAnsi="Arial" w:cs="Arial" w:hint="eastAsia"/>
          <w:color w:val="FF0000"/>
          <w:sz w:val="28"/>
        </w:rPr>
        <w:t>張</w:t>
      </w:r>
      <w:r w:rsidR="00E15759">
        <w:rPr>
          <w:rFonts w:ascii="Arial" w:eastAsia="標楷體" w:hAnsi="Arial" w:cs="Arial"/>
          <w:color w:val="FF0000"/>
          <w:sz w:val="28"/>
        </w:rPr>
        <w:t>”</w:t>
      </w:r>
    </w:p>
    <w:p w:rsidR="007A21A8" w:rsidRDefault="00E11950" w:rsidP="007A21A8">
      <w:pPr>
        <w:pStyle w:val="af0"/>
        <w:widowControl/>
        <w:tabs>
          <w:tab w:val="left" w:pos="1180"/>
        </w:tabs>
        <w:spacing w:line="400" w:lineRule="exact"/>
        <w:ind w:leftChars="0" w:left="1180" w:rightChars="100" w:right="240"/>
        <w:rPr>
          <w:rFonts w:ascii="Arial" w:eastAsia="標楷體" w:hAnsi="Arial" w:cs="Arial"/>
          <w:sz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5" o:spid="_x0000_s1026" type="#_x0000_t75" style="position:absolute;left:0;text-align:left;margin-left:57.9pt;margin-top:6.35pt;width:383.4pt;height:208.2pt;z-index:251657216;visibility:visible">
            <v:imagedata r:id="rId8" o:title="" croptop="14043f" cropbottom="3996f" cropleft="12746f" cropright="3437f"/>
          </v:shape>
        </w:pict>
      </w:r>
      <w:r w:rsidR="007A21A8">
        <w:rPr>
          <w:noProof/>
        </w:rPr>
        <w:pict>
          <v:shape id="向左箭號圖說文字 16" o:spid="_x0000_s1027" type="#_x0000_t77" style="position:absolute;left:0;text-align:left;margin-left:298.8pt;margin-top:632.6pt;width:193.8pt;height:52.2pt;z-index:251656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" adj="3107,,1454" fillcolor="window" strokecolor="#c0504d" strokeweight="2pt">
            <v:textbox style="mso-next-textbox:#向左箭號圖說文字 16">
              <w:txbxContent>
                <w:p w:rsidR="005126FC" w:rsidRDefault="005126FC" w:rsidP="007A21A8">
                  <w:r>
                    <w:rPr>
                      <w:rFonts w:hint="eastAsia"/>
                    </w:rPr>
                    <w:t>身分證明影本</w:t>
                  </w:r>
                  <w:r>
                    <w:t>(</w:t>
                  </w:r>
                  <w:r>
                    <w:rPr>
                      <w:rFonts w:hint="eastAsia"/>
                    </w:rPr>
                    <w:t>一般掃描</w:t>
                  </w:r>
                  <w:r>
                    <w:t>)</w:t>
                  </w:r>
                </w:p>
                <w:p w:rsidR="005126FC" w:rsidRDefault="005126FC" w:rsidP="007A21A8">
                  <w:r>
                    <w:rPr>
                      <w:rFonts w:hint="eastAsia"/>
                    </w:rPr>
                    <w:t>身分證明影本</w:t>
                  </w:r>
                  <w:r>
                    <w:t>(</w:t>
                  </w:r>
                  <w:r>
                    <w:rPr>
                      <w:rFonts w:hint="eastAsia"/>
                    </w:rPr>
                    <w:t>證件掃描</w:t>
                  </w:r>
                  <w:r>
                    <w:t>)</w:t>
                  </w:r>
                </w:p>
              </w:txbxContent>
            </v:textbox>
          </v:shape>
        </w:pict>
      </w:r>
    </w:p>
    <w:p w:rsidR="007A21A8" w:rsidRDefault="007A21A8" w:rsidP="007A21A8">
      <w:pPr>
        <w:pStyle w:val="af0"/>
        <w:widowControl/>
        <w:tabs>
          <w:tab w:val="left" w:pos="1180"/>
        </w:tabs>
        <w:spacing w:line="400" w:lineRule="exact"/>
        <w:ind w:leftChars="0" w:left="1180" w:rightChars="100" w:right="240"/>
        <w:rPr>
          <w:rFonts w:ascii="Arial" w:eastAsia="標楷體" w:hAnsi="Arial" w:cs="Arial"/>
          <w:sz w:val="28"/>
        </w:rPr>
      </w:pPr>
    </w:p>
    <w:p w:rsidR="007A21A8" w:rsidRDefault="007A21A8" w:rsidP="007A21A8">
      <w:pPr>
        <w:pStyle w:val="af0"/>
        <w:widowControl/>
        <w:tabs>
          <w:tab w:val="left" w:pos="1180"/>
        </w:tabs>
        <w:spacing w:line="400" w:lineRule="exact"/>
        <w:ind w:leftChars="0" w:left="1180" w:rightChars="100" w:right="240"/>
        <w:rPr>
          <w:rFonts w:ascii="Arial" w:eastAsia="標楷體" w:hAnsi="Arial" w:cs="Arial"/>
          <w:sz w:val="28"/>
        </w:rPr>
      </w:pPr>
    </w:p>
    <w:p w:rsidR="007A21A8" w:rsidRDefault="007A21A8" w:rsidP="007A21A8">
      <w:pPr>
        <w:pStyle w:val="af0"/>
        <w:widowControl/>
        <w:tabs>
          <w:tab w:val="left" w:pos="1180"/>
        </w:tabs>
        <w:spacing w:line="400" w:lineRule="exact"/>
        <w:ind w:leftChars="0" w:left="1180" w:rightChars="100" w:right="240"/>
        <w:rPr>
          <w:rFonts w:ascii="Arial" w:eastAsia="標楷體" w:hAnsi="Arial" w:cs="Arial"/>
          <w:sz w:val="28"/>
        </w:rPr>
      </w:pPr>
    </w:p>
    <w:p w:rsidR="007A21A8" w:rsidRDefault="007A21A8" w:rsidP="007A21A8">
      <w:pPr>
        <w:pStyle w:val="af0"/>
        <w:widowControl/>
        <w:tabs>
          <w:tab w:val="left" w:pos="1180"/>
        </w:tabs>
        <w:spacing w:line="400" w:lineRule="exact"/>
        <w:ind w:leftChars="0" w:left="1180" w:rightChars="100" w:right="240"/>
        <w:rPr>
          <w:rFonts w:ascii="Arial" w:eastAsia="標楷體" w:hAnsi="Arial" w:cs="Arial"/>
          <w:sz w:val="28"/>
        </w:rPr>
      </w:pPr>
    </w:p>
    <w:p w:rsidR="007A21A8" w:rsidRDefault="007A21A8" w:rsidP="007A21A8">
      <w:pPr>
        <w:pStyle w:val="af0"/>
        <w:widowControl/>
        <w:tabs>
          <w:tab w:val="left" w:pos="1180"/>
        </w:tabs>
        <w:spacing w:line="400" w:lineRule="exact"/>
        <w:ind w:leftChars="0" w:left="1180" w:rightChars="100" w:right="240"/>
        <w:rPr>
          <w:rFonts w:ascii="Arial" w:eastAsia="標楷體" w:hAnsi="Arial" w:cs="Arial"/>
          <w:sz w:val="28"/>
        </w:rPr>
      </w:pPr>
    </w:p>
    <w:p w:rsidR="0023751E" w:rsidRPr="007A21A8" w:rsidRDefault="0023751E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lang w:eastAsia="zh-TW"/>
        </w:rPr>
      </w:pPr>
    </w:p>
    <w:p w:rsidR="00B42FD4" w:rsidRDefault="00E11950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u w:val="single"/>
          <w:lang w:eastAsia="zh-TW"/>
        </w:rPr>
      </w:pPr>
      <w:r>
        <w:rPr>
          <w:rFonts w:ascii="細明體" w:eastAsia="細明體" w:hAnsi="細明體"/>
          <w:noProof/>
          <w:u w:val="single"/>
          <w:lang w:eastAsia="zh-TW"/>
        </w:rPr>
        <w:pict>
          <v:shape id="_x0000_s1035" type="#_x0000_t77" style="position:absolute;margin-left:178.4pt;margin-top:33.95pt;width:177.45pt;height:41.45pt;z-index:251659264" adj="3547,5920,2644,8390" strokecolor="#c00000" strokeweight="2pt">
            <v:textbox style="mso-next-textbox:#_x0000_s1035">
              <w:txbxContent>
                <w:p w:rsidR="005126FC" w:rsidRDefault="005126FC" w:rsidP="00E1195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身分證明影本</w:t>
                  </w:r>
                  <w:r>
                    <w:rPr>
                      <w:rFonts w:hint="eastAsia"/>
                    </w:rPr>
                    <w:t>(</w:t>
                  </w:r>
                  <w:r>
                    <w:rPr>
                      <w:rFonts w:hint="eastAsia"/>
                    </w:rPr>
                    <w:t>一般掃描</w:t>
                  </w:r>
                  <w:r>
                    <w:rPr>
                      <w:rFonts w:hint="eastAsia"/>
                    </w:rPr>
                    <w:t>)</w:t>
                  </w:r>
                </w:p>
                <w:p w:rsidR="005126FC" w:rsidRDefault="005126FC" w:rsidP="00E11950">
                  <w:r>
                    <w:rPr>
                      <w:rFonts w:hint="eastAsia"/>
                    </w:rPr>
                    <w:t>身分證明影本</w:t>
                  </w:r>
                  <w:r>
                    <w:rPr>
                      <w:rFonts w:hint="eastAsia"/>
                    </w:rPr>
                    <w:t>(</w:t>
                  </w:r>
                  <w:r>
                    <w:rPr>
                      <w:rFonts w:hint="eastAsia"/>
                    </w:rPr>
                    <w:t>證件掃描</w:t>
                  </w:r>
                  <w:r>
                    <w:rPr>
                      <w:rFonts w:hint="eastAsia"/>
                    </w:rPr>
                    <w:t>)</w:t>
                  </w:r>
                </w:p>
              </w:txbxContent>
            </v:textbox>
          </v:shape>
        </w:pict>
      </w:r>
      <w:r w:rsidR="0023751E" w:rsidRPr="00E73B7C">
        <w:rPr>
          <w:rFonts w:ascii="細明體" w:eastAsia="細明體" w:hAnsi="細明體"/>
          <w:u w:val="single"/>
          <w:lang w:eastAsia="zh-TW"/>
        </w:rPr>
        <w:br w:type="page"/>
      </w:r>
      <w:r w:rsidR="00B42FD4" w:rsidRPr="00180BCF">
        <w:rPr>
          <w:noProof/>
          <w:lang w:eastAsia="zh-TW"/>
        </w:rPr>
        <w:pict>
          <v:shape id="圖片 1" o:spid="_x0000_i1053" type="#_x0000_t75" style="width:533.25pt;height:247.5pt;visibility:visible">
            <v:imagedata r:id="rId9" o:title=""/>
          </v:shape>
        </w:pict>
      </w:r>
    </w:p>
    <w:p w:rsidR="00B42FD4" w:rsidRPr="00F23EB2" w:rsidRDefault="0047675B">
      <w:pPr>
        <w:pStyle w:val="Tabletext"/>
        <w:keepLines w:val="0"/>
        <w:spacing w:after="0" w:line="240" w:lineRule="auto"/>
        <w:rPr>
          <w:rFonts w:ascii="細明體" w:eastAsia="細明體" w:hAnsi="細明體"/>
          <w:color w:val="0070C0"/>
          <w:u w:val="single"/>
          <w:lang w:eastAsia="zh-TW"/>
        </w:rPr>
      </w:pPr>
      <w:r w:rsidRPr="00F23EB2">
        <w:rPr>
          <w:rFonts w:ascii="細明體" w:eastAsia="細明體" w:hAnsi="細明體" w:hint="eastAsia"/>
          <w:color w:val="0070C0"/>
          <w:u w:val="single"/>
          <w:lang w:eastAsia="zh-TW"/>
        </w:rPr>
        <w:t>臨櫃無紙化作業:</w:t>
      </w:r>
    </w:p>
    <w:p w:rsidR="0047675B" w:rsidRDefault="0047675B">
      <w:pPr>
        <w:pStyle w:val="Tabletext"/>
        <w:keepLines w:val="0"/>
        <w:spacing w:after="0" w:line="240" w:lineRule="auto"/>
        <w:rPr>
          <w:rFonts w:ascii="細明體" w:eastAsia="細明體" w:hAnsi="細明體"/>
          <w:u w:val="single"/>
          <w:lang w:eastAsia="zh-TW"/>
        </w:rPr>
      </w:pPr>
      <w:r w:rsidRPr="00F23EB2">
        <w:rPr>
          <w:rFonts w:ascii="細明體" w:eastAsia="細明體" w:hAnsi="細明體" w:hint="eastAsia"/>
          <w:color w:val="0070C0"/>
          <w:u w:val="single"/>
          <w:lang w:eastAsia="zh-TW"/>
        </w:rPr>
        <w:t>電子理賠申請書自動歸類如下</w:t>
      </w:r>
      <w:r w:rsidRPr="00F23EB2">
        <w:rPr>
          <w:rFonts w:ascii="細明體" w:eastAsia="細明體" w:hAnsi="細明體"/>
          <w:color w:val="0070C0"/>
          <w:u w:val="single"/>
          <w:lang w:eastAsia="zh-TW"/>
        </w:rPr>
        <w:t>(</w:t>
      </w:r>
      <w:r w:rsidRPr="00F23EB2">
        <w:rPr>
          <w:rFonts w:ascii="細明體" w:eastAsia="細明體" w:hAnsi="細明體" w:hint="eastAsia"/>
          <w:color w:val="0070C0"/>
          <w:u w:val="single"/>
          <w:lang w:eastAsia="zh-TW"/>
        </w:rPr>
        <w:t>同</w:t>
      </w:r>
      <w:r w:rsidRPr="00F23EB2">
        <w:rPr>
          <w:rFonts w:ascii="細明體" w:eastAsia="細明體" w:hAnsi="細明體"/>
          <w:color w:val="0070C0"/>
          <w:u w:val="single"/>
          <w:lang w:eastAsia="zh-TW"/>
        </w:rPr>
        <w:t>mi</w:t>
      </w:r>
      <w:r w:rsidRPr="00F23EB2">
        <w:rPr>
          <w:rFonts w:ascii="細明體" w:eastAsia="細明體" w:hAnsi="細明體" w:hint="eastAsia"/>
          <w:color w:val="0070C0"/>
          <w:u w:val="single"/>
          <w:lang w:eastAsia="zh-TW"/>
        </w:rPr>
        <w:t>部分</w:t>
      </w:r>
      <w:r w:rsidRPr="00F23EB2">
        <w:rPr>
          <w:rFonts w:ascii="細明體" w:eastAsia="細明體" w:hAnsi="細明體"/>
          <w:color w:val="0070C0"/>
          <w:u w:val="single"/>
          <w:lang w:eastAsia="zh-TW"/>
        </w:rPr>
        <w:t>)</w:t>
      </w:r>
      <w:r w:rsidRPr="00F23EB2">
        <w:rPr>
          <w:rFonts w:ascii="細明體" w:eastAsia="細明體" w:hAnsi="細明體" w:hint="eastAsia"/>
          <w:color w:val="0070C0"/>
          <w:u w:val="single"/>
          <w:lang w:eastAsia="zh-TW"/>
        </w:rPr>
        <w:t>：</w:t>
      </w:r>
    </w:p>
    <w:p w:rsidR="0047675B" w:rsidRDefault="0047675B">
      <w:pPr>
        <w:pStyle w:val="Tabletext"/>
        <w:keepLines w:val="0"/>
        <w:spacing w:after="0" w:line="240" w:lineRule="auto"/>
        <w:rPr>
          <w:noProof/>
          <w:lang w:eastAsia="zh-TW"/>
        </w:rPr>
      </w:pPr>
      <w:r w:rsidRPr="00575F41">
        <w:rPr>
          <w:noProof/>
          <w:lang w:eastAsia="zh-TW"/>
        </w:rPr>
        <w:pict>
          <v:shape id="圖片 30" o:spid="_x0000_i1054" type="#_x0000_t75" style="width:527.25pt;height:306.75pt;visibility:visible">
            <v:imagedata r:id="rId10" o:title="" croptop="12411f" cropbottom="6164f" cropright="33264f"/>
          </v:shape>
        </w:pict>
      </w:r>
    </w:p>
    <w:p w:rsidR="0047675B" w:rsidRDefault="0047675B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u w:val="single"/>
          <w:lang w:eastAsia="zh-TW"/>
        </w:rPr>
      </w:pPr>
    </w:p>
    <w:p w:rsidR="0023751E" w:rsidRPr="00E73B7C" w:rsidRDefault="0023751E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u w:val="single"/>
          <w:lang w:eastAsia="zh-TW"/>
        </w:rPr>
      </w:pPr>
      <w:r w:rsidRPr="00E73B7C">
        <w:rPr>
          <w:rFonts w:ascii="細明體" w:eastAsia="細明體" w:hAnsi="細明體" w:hint="eastAsia"/>
          <w:u w:val="single"/>
          <w:lang w:eastAsia="zh-TW"/>
        </w:rPr>
        <w:t>說明</w:t>
      </w:r>
    </w:p>
    <w:p w:rsidR="0023751E" w:rsidRPr="00E73B7C" w:rsidRDefault="0023751E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lang w:eastAsia="zh-TW"/>
        </w:rPr>
      </w:pPr>
    </w:p>
    <w:p w:rsidR="0023751E" w:rsidRPr="00E73B7C" w:rsidRDefault="0023751E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細明體" w:eastAsia="細明體" w:hAnsi="細明體" w:hint="eastAsia"/>
          <w:bCs/>
          <w:lang w:eastAsia="zh-TW"/>
        </w:rPr>
      </w:pPr>
      <w:r w:rsidRPr="00E73B7C">
        <w:rPr>
          <w:rFonts w:ascii="細明體" w:eastAsia="細明體" w:hAnsi="細明體" w:hint="eastAsia"/>
          <w:b/>
          <w:bCs/>
          <w:color w:val="008000"/>
          <w:lang w:eastAsia="zh-TW"/>
        </w:rPr>
        <w:t>初始畫面</w:t>
      </w:r>
    </w:p>
    <w:p w:rsidR="0023751E" w:rsidRPr="00E73B7C" w:rsidRDefault="0023365F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bCs/>
          <w:lang w:eastAsia="zh-TW"/>
        </w:rPr>
      </w:pPr>
      <w:r w:rsidRPr="00E73B7C">
        <w:rPr>
          <w:rFonts w:ascii="細明體" w:eastAsia="細明體" w:hAnsi="細明體" w:hint="eastAsia"/>
          <w:bCs/>
          <w:lang w:eastAsia="zh-TW"/>
        </w:rPr>
        <w:t>查詢該受理編號是否存在 ：</w:t>
      </w:r>
    </w:p>
    <w:p w:rsidR="0023365F" w:rsidRPr="00E73B7C" w:rsidRDefault="001C164F" w:rsidP="0023365F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bCs/>
          <w:strike/>
          <w:lang w:eastAsia="zh-TW"/>
        </w:rPr>
      </w:pPr>
      <w:r w:rsidRPr="00E73B7C">
        <w:rPr>
          <w:rFonts w:ascii="細明體" w:eastAsia="細明體" w:hAnsi="細明體" w:hint="eastAsia"/>
          <w:bCs/>
          <w:strike/>
          <w:lang w:eastAsia="zh-TW"/>
        </w:rPr>
        <w:t xml:space="preserve">READ     </w:t>
      </w:r>
      <w:r w:rsidR="0053424C" w:rsidRPr="00E73B7C">
        <w:rPr>
          <w:rFonts w:ascii="細明體" w:eastAsia="細明體" w:hAnsi="細明體" w:hint="eastAsia"/>
          <w:bCs/>
          <w:strike/>
          <w:lang w:eastAsia="zh-TW"/>
        </w:rPr>
        <w:t>DTAAA003</w:t>
      </w:r>
      <w:r w:rsidRPr="00E73B7C">
        <w:rPr>
          <w:rFonts w:ascii="細明體" w:eastAsia="細明體" w:hAnsi="細明體" w:hint="eastAsia"/>
          <w:bCs/>
          <w:strike/>
          <w:lang w:eastAsia="zh-TW"/>
        </w:rPr>
        <w:t xml:space="preserve">     BY 傳入參數.申請書編號</w:t>
      </w:r>
      <w:r w:rsidR="0023365F" w:rsidRPr="00E73B7C">
        <w:rPr>
          <w:rFonts w:ascii="細明體" w:eastAsia="細明體" w:hAnsi="細明體" w:hint="eastAsia"/>
          <w:bCs/>
          <w:strike/>
          <w:lang w:eastAsia="zh-TW"/>
        </w:rPr>
        <w:tab/>
      </w:r>
    </w:p>
    <w:p w:rsidR="001C164F" w:rsidRPr="00E73B7C" w:rsidRDefault="001C164F" w:rsidP="00751660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IF </w:t>
      </w:r>
      <w:r w:rsidR="00041919" w:rsidRPr="00E73B7C">
        <w:rPr>
          <w:rFonts w:ascii="細明體" w:eastAsia="細明體" w:hAnsi="細明體" w:hint="eastAsia"/>
          <w:lang w:eastAsia="zh-TW"/>
        </w:rPr>
        <w:t>傳入參數.受理編號 不為空值</w:t>
      </w:r>
      <w:r w:rsidRPr="00E73B7C">
        <w:rPr>
          <w:rFonts w:ascii="細明體" w:eastAsia="細明體" w:hAnsi="細明體" w:hint="eastAsia"/>
          <w:lang w:eastAsia="zh-TW"/>
        </w:rPr>
        <w:t>：</w:t>
      </w:r>
    </w:p>
    <w:p w:rsidR="00751660" w:rsidRPr="00E73B7C" w:rsidRDefault="00751660" w:rsidP="001C164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Button 顯示：</w:t>
      </w:r>
    </w:p>
    <w:tbl>
      <w:tblPr>
        <w:tblW w:w="0" w:type="auto"/>
        <w:tblInd w:w="1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85"/>
        <w:gridCol w:w="5040"/>
      </w:tblGrid>
      <w:tr w:rsidR="00751660" w:rsidRPr="00E73B7C">
        <w:tblPrEx>
          <w:tblCellMar>
            <w:top w:w="0" w:type="dxa"/>
            <w:bottom w:w="0" w:type="dxa"/>
          </w:tblCellMar>
        </w:tblPrEx>
        <w:tc>
          <w:tcPr>
            <w:tcW w:w="2185" w:type="dxa"/>
          </w:tcPr>
          <w:p w:rsidR="00751660" w:rsidRPr="00E73B7C" w:rsidRDefault="00751660" w:rsidP="0048564F">
            <w:pPr>
              <w:pStyle w:val="Tabletext"/>
              <w:keepLines w:val="0"/>
              <w:spacing w:after="0" w:line="240" w:lineRule="auto"/>
              <w:jc w:val="center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Button Name</w:t>
            </w:r>
          </w:p>
        </w:tc>
        <w:tc>
          <w:tcPr>
            <w:tcW w:w="5040" w:type="dxa"/>
          </w:tcPr>
          <w:p w:rsidR="00751660" w:rsidRPr="00E73B7C" w:rsidRDefault="00751660" w:rsidP="0048564F">
            <w:pPr>
              <w:pStyle w:val="Tabletext"/>
              <w:keepLines w:val="0"/>
              <w:spacing w:after="0" w:line="240" w:lineRule="auto"/>
              <w:jc w:val="center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是否顯示</w:t>
            </w:r>
          </w:p>
        </w:tc>
      </w:tr>
      <w:tr w:rsidR="00751660" w:rsidRPr="00E73B7C">
        <w:tblPrEx>
          <w:tblCellMar>
            <w:top w:w="0" w:type="dxa"/>
            <w:bottom w:w="0" w:type="dxa"/>
          </w:tblCellMar>
        </w:tblPrEx>
        <w:tc>
          <w:tcPr>
            <w:tcW w:w="2185" w:type="dxa"/>
          </w:tcPr>
          <w:p w:rsidR="00751660" w:rsidRPr="00E73B7C" w:rsidRDefault="00751660" w:rsidP="00485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案件</w:t>
            </w:r>
            <w:r w:rsidR="001C164F" w:rsidRPr="00E73B7C">
              <w:rPr>
                <w:rFonts w:ascii="細明體" w:eastAsia="細明體" w:hAnsi="細明體" w:hint="eastAsia"/>
                <w:lang w:eastAsia="zh-TW"/>
              </w:rPr>
              <w:t>修改</w:t>
            </w:r>
          </w:p>
        </w:tc>
        <w:tc>
          <w:tcPr>
            <w:tcW w:w="5040" w:type="dxa"/>
          </w:tcPr>
          <w:p w:rsidR="00751660" w:rsidRPr="00E73B7C" w:rsidRDefault="00751660" w:rsidP="00485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Enable</w:t>
            </w:r>
          </w:p>
        </w:tc>
      </w:tr>
      <w:tr w:rsidR="0023365F" w:rsidRPr="00E73B7C">
        <w:tblPrEx>
          <w:tblCellMar>
            <w:top w:w="0" w:type="dxa"/>
            <w:bottom w:w="0" w:type="dxa"/>
          </w:tblCellMar>
        </w:tblPrEx>
        <w:tc>
          <w:tcPr>
            <w:tcW w:w="2185" w:type="dxa"/>
          </w:tcPr>
          <w:p w:rsidR="0023365F" w:rsidRPr="00E73B7C" w:rsidRDefault="001C164F" w:rsidP="00485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案件刪除</w:t>
            </w:r>
          </w:p>
        </w:tc>
        <w:tc>
          <w:tcPr>
            <w:tcW w:w="5040" w:type="dxa"/>
          </w:tcPr>
          <w:p w:rsidR="0023365F" w:rsidRPr="00E73B7C" w:rsidRDefault="001C164F" w:rsidP="00485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Enable</w:t>
            </w:r>
          </w:p>
        </w:tc>
      </w:tr>
      <w:tr w:rsidR="00B32F31" w:rsidRPr="00E73B7C">
        <w:tblPrEx>
          <w:tblCellMar>
            <w:top w:w="0" w:type="dxa"/>
            <w:bottom w:w="0" w:type="dxa"/>
          </w:tblCellMar>
        </w:tblPrEx>
        <w:tc>
          <w:tcPr>
            <w:tcW w:w="2185" w:type="dxa"/>
          </w:tcPr>
          <w:p w:rsidR="00B32F31" w:rsidRPr="00E73B7C" w:rsidRDefault="00B32F31" w:rsidP="00485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>
              <w:rPr>
                <w:rFonts w:ascii="細明體" w:eastAsia="細明體" w:hAnsi="細明體" w:hint="eastAsia"/>
                <w:lang w:eastAsia="zh-TW"/>
              </w:rPr>
              <w:t>簽名影像</w:t>
            </w:r>
          </w:p>
        </w:tc>
        <w:tc>
          <w:tcPr>
            <w:tcW w:w="5040" w:type="dxa"/>
          </w:tcPr>
          <w:p w:rsidR="00B32F31" w:rsidRPr="00E73B7C" w:rsidRDefault="00B32F31" w:rsidP="00485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>
              <w:rPr>
                <w:rFonts w:ascii="細明體" w:eastAsia="細明體" w:hAnsi="細明體" w:hint="eastAsia"/>
                <w:lang w:eastAsia="zh-TW"/>
              </w:rPr>
              <w:t>Enable</w:t>
            </w:r>
          </w:p>
        </w:tc>
      </w:tr>
      <w:tr w:rsidR="00B32F31" w:rsidRPr="00E73B7C">
        <w:tblPrEx>
          <w:tblCellMar>
            <w:top w:w="0" w:type="dxa"/>
            <w:bottom w:w="0" w:type="dxa"/>
          </w:tblCellMar>
        </w:tblPrEx>
        <w:tc>
          <w:tcPr>
            <w:tcW w:w="2185" w:type="dxa"/>
          </w:tcPr>
          <w:p w:rsidR="00B32F31" w:rsidRDefault="00B32F31" w:rsidP="00485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>
              <w:rPr>
                <w:rFonts w:ascii="細明體" w:eastAsia="細明體" w:hAnsi="細明體" w:hint="eastAsia"/>
                <w:lang w:eastAsia="zh-TW"/>
              </w:rPr>
              <w:t>FATCA身分輸入</w:t>
            </w:r>
          </w:p>
        </w:tc>
        <w:tc>
          <w:tcPr>
            <w:tcW w:w="5040" w:type="dxa"/>
          </w:tcPr>
          <w:p w:rsidR="00B32F31" w:rsidRDefault="00B32F31" w:rsidP="00485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>
              <w:rPr>
                <w:rFonts w:ascii="細明體" w:eastAsia="細明體" w:hAnsi="細明體" w:hint="eastAsia"/>
                <w:lang w:eastAsia="zh-TW"/>
              </w:rPr>
              <w:t>Ebable</w:t>
            </w:r>
          </w:p>
        </w:tc>
      </w:tr>
    </w:tbl>
    <w:p w:rsidR="009A7CC5" w:rsidRPr="00E73B7C" w:rsidRDefault="009A7CC5" w:rsidP="00CE31A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bCs/>
          <w:color w:val="000000"/>
          <w:lang w:eastAsia="zh-TW"/>
        </w:rPr>
      </w:pPr>
      <w:r w:rsidRPr="00E73B7C">
        <w:rPr>
          <w:rFonts w:ascii="細明體" w:eastAsia="細明體" w:hAnsi="細明體" w:hint="eastAsia"/>
          <w:bCs/>
          <w:color w:val="000000"/>
          <w:lang w:eastAsia="zh-TW"/>
        </w:rPr>
        <w:t>READ DTAAB004 BY</w:t>
      </w:r>
      <w:r w:rsidRPr="00E73B7C">
        <w:rPr>
          <w:rFonts w:ascii="細明體" w:eastAsia="細明體" w:hAnsi="細明體" w:hint="eastAsia"/>
          <w:bCs/>
          <w:lang w:eastAsia="zh-TW"/>
        </w:rPr>
        <w:t>傳入參數.</w:t>
      </w:r>
      <w:r w:rsidR="00041919" w:rsidRPr="00E73B7C">
        <w:rPr>
          <w:rFonts w:ascii="細明體" w:eastAsia="細明體" w:hAnsi="細明體" w:hint="eastAsia"/>
          <w:bCs/>
          <w:lang w:eastAsia="zh-TW"/>
        </w:rPr>
        <w:t>受理編號</w:t>
      </w:r>
      <w:r w:rsidRPr="00E73B7C">
        <w:rPr>
          <w:rFonts w:ascii="細明體" w:eastAsia="細明體" w:hAnsi="細明體" w:hint="eastAsia"/>
          <w:bCs/>
          <w:lang w:eastAsia="zh-TW"/>
        </w:rPr>
        <w:t>。</w:t>
      </w:r>
    </w:p>
    <w:p w:rsidR="00CE31A2" w:rsidRPr="00E73B7C" w:rsidRDefault="00CE31A2" w:rsidP="00CE31A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bCs/>
          <w:color w:val="000000"/>
          <w:lang w:eastAsia="zh-TW"/>
        </w:rPr>
      </w:pPr>
      <w:r w:rsidRPr="00E73B7C">
        <w:rPr>
          <w:rFonts w:ascii="細明體" w:eastAsia="細明體" w:hAnsi="細明體" w:hint="eastAsia"/>
          <w:bCs/>
          <w:color w:val="000000"/>
          <w:lang w:eastAsia="zh-TW"/>
        </w:rPr>
        <w:t>顯示畫面查詢到的資料。</w:t>
      </w:r>
    </w:p>
    <w:p w:rsidR="001C164F" w:rsidRPr="00E73B7C" w:rsidRDefault="001C164F" w:rsidP="001C164F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bCs/>
          <w:color w:val="000000"/>
          <w:lang w:eastAsia="zh-TW"/>
        </w:rPr>
      </w:pPr>
      <w:r w:rsidRPr="00E73B7C">
        <w:rPr>
          <w:rFonts w:ascii="細明體" w:eastAsia="細明體" w:hAnsi="細明體" w:hint="eastAsia"/>
          <w:bCs/>
          <w:color w:val="000000"/>
          <w:lang w:eastAsia="zh-TW"/>
        </w:rPr>
        <w:t>ELSE</w:t>
      </w:r>
    </w:p>
    <w:p w:rsidR="001C164F" w:rsidRPr="00E73B7C" w:rsidRDefault="001C164F" w:rsidP="001C164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Button 顯示：</w:t>
      </w:r>
    </w:p>
    <w:tbl>
      <w:tblPr>
        <w:tblW w:w="0" w:type="auto"/>
        <w:tblInd w:w="1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85"/>
        <w:gridCol w:w="5040"/>
      </w:tblGrid>
      <w:tr w:rsidR="001C164F" w:rsidRPr="00E73B7C">
        <w:tblPrEx>
          <w:tblCellMar>
            <w:top w:w="0" w:type="dxa"/>
            <w:bottom w:w="0" w:type="dxa"/>
          </w:tblCellMar>
        </w:tblPrEx>
        <w:tc>
          <w:tcPr>
            <w:tcW w:w="2185" w:type="dxa"/>
          </w:tcPr>
          <w:p w:rsidR="001C164F" w:rsidRPr="00E73B7C" w:rsidRDefault="001C164F" w:rsidP="001C164F">
            <w:pPr>
              <w:pStyle w:val="Tabletext"/>
              <w:keepLines w:val="0"/>
              <w:spacing w:after="0" w:line="240" w:lineRule="auto"/>
              <w:jc w:val="center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Button Name</w:t>
            </w:r>
          </w:p>
        </w:tc>
        <w:tc>
          <w:tcPr>
            <w:tcW w:w="5040" w:type="dxa"/>
          </w:tcPr>
          <w:p w:rsidR="001C164F" w:rsidRPr="00E73B7C" w:rsidRDefault="001C164F" w:rsidP="001C164F">
            <w:pPr>
              <w:pStyle w:val="Tabletext"/>
              <w:keepLines w:val="0"/>
              <w:spacing w:after="0" w:line="240" w:lineRule="auto"/>
              <w:jc w:val="center"/>
              <w:rPr>
                <w:rFonts w:ascii="細明體" w:eastAsia="細明體" w:hAnsi="細明體" w:hint="eastAsia"/>
                <w:bCs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bCs/>
                <w:lang w:eastAsia="zh-TW"/>
              </w:rPr>
              <w:t>是否顯示</w:t>
            </w:r>
          </w:p>
        </w:tc>
      </w:tr>
      <w:tr w:rsidR="001C164F" w:rsidRPr="00E73B7C">
        <w:tblPrEx>
          <w:tblCellMar>
            <w:top w:w="0" w:type="dxa"/>
            <w:bottom w:w="0" w:type="dxa"/>
          </w:tblCellMar>
        </w:tblPrEx>
        <w:tc>
          <w:tcPr>
            <w:tcW w:w="2185" w:type="dxa"/>
          </w:tcPr>
          <w:p w:rsidR="001C164F" w:rsidRPr="00E73B7C" w:rsidRDefault="001C164F" w:rsidP="001C1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案件送件</w:t>
            </w:r>
          </w:p>
        </w:tc>
        <w:tc>
          <w:tcPr>
            <w:tcW w:w="5040" w:type="dxa"/>
          </w:tcPr>
          <w:p w:rsidR="001C164F" w:rsidRPr="00E73B7C" w:rsidRDefault="001C164F" w:rsidP="001C1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lang w:eastAsia="zh-TW"/>
              </w:rPr>
              <w:t>Enable</w:t>
            </w:r>
          </w:p>
        </w:tc>
      </w:tr>
      <w:tr w:rsidR="007E4684" w:rsidRPr="00E73B7C">
        <w:tblPrEx>
          <w:tblCellMar>
            <w:top w:w="0" w:type="dxa"/>
            <w:bottom w:w="0" w:type="dxa"/>
          </w:tblCellMar>
        </w:tblPrEx>
        <w:tc>
          <w:tcPr>
            <w:tcW w:w="2185" w:type="dxa"/>
          </w:tcPr>
          <w:p w:rsidR="007E4684" w:rsidRPr="00E73B7C" w:rsidRDefault="007E4684" w:rsidP="001C1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>
              <w:rPr>
                <w:rFonts w:ascii="細明體" w:eastAsia="細明體" w:hAnsi="細明體" w:hint="eastAsia"/>
                <w:lang w:eastAsia="zh-TW"/>
              </w:rPr>
              <w:t>簽名影像</w:t>
            </w:r>
          </w:p>
        </w:tc>
        <w:tc>
          <w:tcPr>
            <w:tcW w:w="5040" w:type="dxa"/>
          </w:tcPr>
          <w:p w:rsidR="007E4684" w:rsidRPr="00E73B7C" w:rsidRDefault="007E4684" w:rsidP="001C1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>
              <w:rPr>
                <w:rFonts w:ascii="細明體" w:eastAsia="細明體" w:hAnsi="細明體" w:hint="eastAsia"/>
                <w:lang w:eastAsia="zh-TW"/>
              </w:rPr>
              <w:t>Enable</w:t>
            </w:r>
          </w:p>
        </w:tc>
      </w:tr>
      <w:tr w:rsidR="007E4684" w:rsidRPr="00E73B7C">
        <w:tblPrEx>
          <w:tblCellMar>
            <w:top w:w="0" w:type="dxa"/>
            <w:bottom w:w="0" w:type="dxa"/>
          </w:tblCellMar>
        </w:tblPrEx>
        <w:tc>
          <w:tcPr>
            <w:tcW w:w="2185" w:type="dxa"/>
          </w:tcPr>
          <w:p w:rsidR="007E4684" w:rsidRDefault="007E4684" w:rsidP="001C1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>
              <w:rPr>
                <w:rFonts w:ascii="細明體" w:eastAsia="細明體" w:hAnsi="細明體" w:hint="eastAsia"/>
                <w:lang w:eastAsia="zh-TW"/>
              </w:rPr>
              <w:t>FATCA身分輸入</w:t>
            </w:r>
          </w:p>
        </w:tc>
        <w:tc>
          <w:tcPr>
            <w:tcW w:w="5040" w:type="dxa"/>
          </w:tcPr>
          <w:p w:rsidR="007E4684" w:rsidRDefault="007E4684" w:rsidP="001C164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>
              <w:rPr>
                <w:rFonts w:ascii="細明體" w:eastAsia="細明體" w:hAnsi="細明體" w:hint="eastAsia"/>
                <w:lang w:eastAsia="zh-TW"/>
              </w:rPr>
              <w:t>Enable</w:t>
            </w:r>
          </w:p>
        </w:tc>
      </w:tr>
    </w:tbl>
    <w:p w:rsidR="00F418D3" w:rsidRPr="00E73B7C" w:rsidRDefault="00F418D3" w:rsidP="001C164F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000000"/>
          <w:lang w:eastAsia="zh-TW"/>
        </w:rPr>
      </w:pPr>
      <w:r w:rsidRPr="00E73B7C">
        <w:rPr>
          <w:rFonts w:ascii="細明體" w:eastAsia="細明體" w:hAnsi="細明體" w:hint="eastAsia"/>
          <w:bCs/>
          <w:color w:val="000000"/>
          <w:lang w:eastAsia="zh-TW"/>
        </w:rPr>
        <w:t>END IF。</w:t>
      </w:r>
    </w:p>
    <w:p w:rsidR="009A7CC5" w:rsidRPr="00E73B7C" w:rsidRDefault="009A7CC5" w:rsidP="00B1633F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000000"/>
          <w:lang w:eastAsia="zh-TW"/>
        </w:rPr>
      </w:pPr>
      <w:r w:rsidRPr="00E73B7C">
        <w:rPr>
          <w:rFonts w:ascii="細明體" w:eastAsia="細明體" w:hAnsi="細明體" w:hint="eastAsia"/>
          <w:bCs/>
          <w:color w:val="000000"/>
          <w:lang w:eastAsia="zh-TW"/>
        </w:rPr>
        <w:t xml:space="preserve">READ    </w:t>
      </w:r>
      <w:r w:rsidR="00FA13FF" w:rsidRPr="00E73B7C">
        <w:rPr>
          <w:rFonts w:ascii="細明體" w:eastAsia="細明體" w:hAnsi="細明體" w:hint="eastAsia"/>
          <w:bCs/>
          <w:color w:val="000000"/>
          <w:lang w:eastAsia="zh-TW"/>
        </w:rPr>
        <w:t xml:space="preserve">DTAAA014 </w:t>
      </w:r>
      <w:r w:rsidRPr="00E73B7C">
        <w:rPr>
          <w:rFonts w:ascii="細明體" w:eastAsia="細明體" w:hAnsi="細明體" w:hint="eastAsia"/>
          <w:bCs/>
          <w:color w:val="000000"/>
          <w:lang w:eastAsia="zh-TW"/>
        </w:rPr>
        <w:tab/>
      </w:r>
      <w:r w:rsidR="00B1633F" w:rsidRPr="00E73B7C">
        <w:rPr>
          <w:rFonts w:ascii="細明體" w:eastAsia="細明體" w:hAnsi="細明體" w:hint="eastAsia"/>
          <w:bCs/>
          <w:color w:val="000000"/>
          <w:lang w:eastAsia="zh-TW"/>
        </w:rPr>
        <w:t xml:space="preserve">ORDER BY文件種類,文件順序 </w:t>
      </w:r>
      <w:r w:rsidRPr="00E73B7C">
        <w:rPr>
          <w:rFonts w:ascii="細明體" w:eastAsia="細明體" w:hAnsi="細明體" w:hint="eastAsia"/>
          <w:bCs/>
          <w:color w:val="000000"/>
          <w:lang w:eastAsia="zh-TW"/>
        </w:rPr>
        <w:t>顯示畫面文件。</w:t>
      </w:r>
    </w:p>
    <w:p w:rsidR="00B8071D" w:rsidRPr="00E73B7C" w:rsidRDefault="002063B4" w:rsidP="00B1633F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4F6228"/>
          <w:lang w:eastAsia="zh-TW"/>
        </w:rPr>
      </w:pPr>
      <w:r w:rsidRPr="00E73B7C">
        <w:rPr>
          <w:rFonts w:ascii="細明體" w:eastAsia="細明體" w:hAnsi="細明體" w:hint="eastAsia"/>
          <w:bCs/>
          <w:color w:val="4F6228"/>
          <w:lang w:eastAsia="zh-TW"/>
        </w:rPr>
        <w:t>IF 傳入.</w:t>
      </w:r>
      <w:r w:rsidR="006D7491" w:rsidRPr="00E73B7C">
        <w:rPr>
          <w:rStyle w:val="style31"/>
          <w:rFonts w:ascii="細明體" w:eastAsia="細明體" w:hAnsi="細明體"/>
          <w:color w:val="4F6228"/>
          <w:lang w:eastAsia="zh-TW"/>
        </w:rPr>
        <w:t>是否使用行動裝置輸入</w:t>
      </w:r>
      <w:r w:rsidR="006D7491" w:rsidRPr="00E73B7C">
        <w:rPr>
          <w:rFonts w:ascii="細明體" w:eastAsia="細明體" w:hAnsi="細明體" w:cs="Arial"/>
          <w:color w:val="4F6228"/>
          <w:lang w:eastAsia="zh-TW"/>
        </w:rPr>
        <w:t xml:space="preserve"> 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 xml:space="preserve"> = </w:t>
      </w:r>
      <w:r w:rsidRPr="00E73B7C">
        <w:rPr>
          <w:rFonts w:ascii="細明體" w:eastAsia="細明體" w:hAnsi="細明體" w:cs="Arial"/>
          <w:color w:val="4F6228"/>
          <w:lang w:eastAsia="zh-TW"/>
        </w:rPr>
        <w:t>‘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>1</w:t>
      </w:r>
      <w:r w:rsidRPr="00E73B7C">
        <w:rPr>
          <w:rFonts w:ascii="細明體" w:eastAsia="細明體" w:hAnsi="細明體" w:cs="Arial"/>
          <w:color w:val="4F6228"/>
          <w:lang w:eastAsia="zh-TW"/>
        </w:rPr>
        <w:t>’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 xml:space="preserve"> ，</w:t>
      </w:r>
      <w:r w:rsidR="007B3BDA" w:rsidRPr="00E73B7C">
        <w:rPr>
          <w:rFonts w:ascii="細明體" w:eastAsia="細明體" w:hAnsi="細明體" w:hint="eastAsia"/>
          <w:bCs/>
          <w:color w:val="4F6228"/>
          <w:lang w:eastAsia="zh-TW"/>
        </w:rPr>
        <w:t>取得行動理賠</w:t>
      </w:r>
      <w:r w:rsidR="00CD421E" w:rsidRPr="00E73B7C">
        <w:rPr>
          <w:rFonts w:ascii="細明體" w:eastAsia="細明體" w:hAnsi="細明體" w:hint="eastAsia"/>
          <w:bCs/>
          <w:color w:val="4F6228"/>
          <w:lang w:eastAsia="zh-TW"/>
        </w:rPr>
        <w:t>拍照文件</w:t>
      </w:r>
      <w:r w:rsidRPr="00E73B7C">
        <w:rPr>
          <w:rFonts w:ascii="細明體" w:eastAsia="細明體" w:hAnsi="細明體" w:hint="eastAsia"/>
          <w:bCs/>
          <w:color w:val="4F6228"/>
          <w:lang w:eastAsia="zh-TW"/>
        </w:rPr>
        <w:t>(</w:t>
      </w:r>
      <w:r w:rsidR="00E07380" w:rsidRPr="00E73B7C">
        <w:rPr>
          <w:rFonts w:ascii="細明體" w:eastAsia="細明體" w:hAnsi="細明體" w:hint="eastAsia"/>
          <w:bCs/>
          <w:color w:val="4F6228"/>
          <w:lang w:eastAsia="zh-TW"/>
        </w:rPr>
        <w:t>$</w:t>
      </w:r>
      <w:r w:rsidRPr="00E73B7C">
        <w:rPr>
          <w:rFonts w:ascii="細明體" w:eastAsia="細明體" w:hAnsi="細明體" w:hint="eastAsia"/>
          <w:bCs/>
          <w:color w:val="4F6228"/>
          <w:lang w:eastAsia="zh-TW"/>
        </w:rPr>
        <w:t>DTAAA204)</w:t>
      </w:r>
    </w:p>
    <w:p w:rsidR="00D512D6" w:rsidRPr="00E73B7C" w:rsidRDefault="0084661F" w:rsidP="00F87B79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 xml:space="preserve">$DTAAA204 = </w:t>
      </w:r>
      <w:r w:rsidR="009F2D45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 xml:space="preserve">CALL </w:t>
      </w:r>
      <w:r w:rsidR="009E5276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 xml:space="preserve"> AA_A4Z006.</w:t>
      </w:r>
      <w:r w:rsidR="00652AF3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queryDTAAA204</w:t>
      </w:r>
      <w:r w:rsidR="00C3445F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(查詢行動櫃台理賠申請拍照文件檔)</w:t>
      </w:r>
      <w:r w:rsidR="0055466D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，傳入參數:</w:t>
      </w:r>
    </w:p>
    <w:p w:rsidR="0055466D" w:rsidRPr="00E73B7C" w:rsidRDefault="0002524C" w:rsidP="00F87B79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事故者ID：</w:t>
      </w:r>
      <w:r w:rsidR="0055466D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傳入.事故者ID</w:t>
      </w:r>
    </w:p>
    <w:p w:rsidR="0055466D" w:rsidRPr="00E73B7C" w:rsidRDefault="0002524C" w:rsidP="00F87B79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事故日期：</w:t>
      </w:r>
      <w:r w:rsidR="0055466D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傳入.事故日期</w:t>
      </w:r>
    </w:p>
    <w:p w:rsidR="0055466D" w:rsidRPr="00E73B7C" w:rsidRDefault="0002524C" w:rsidP="00F87B79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輸入日期：</w:t>
      </w:r>
      <w:r w:rsidR="0055466D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傳入.輸入日期</w:t>
      </w:r>
    </w:p>
    <w:p w:rsidR="0084661F" w:rsidRPr="00E73B7C" w:rsidRDefault="006D450C" w:rsidP="00F87B79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逐筆依$DTAAA204</w:t>
      </w:r>
      <w:r w:rsidR="002823A7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處理畫面顯示作業：</w:t>
      </w:r>
    </w:p>
    <w:p w:rsidR="002823A7" w:rsidRPr="00E73B7C" w:rsidRDefault="008366DE" w:rsidP="00F87B79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IF $DTAAA204.</w:t>
      </w:r>
      <w:r w:rsidR="00AC7876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文件代號 = DTAAA014.文件代號</w:t>
      </w:r>
    </w:p>
    <w:p w:rsidR="00AC7876" w:rsidRPr="00E73B7C" w:rsidRDefault="002D098C" w:rsidP="00F87B79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畫面.文件名稱前面加上</w:t>
      </w:r>
      <w:r w:rsidRPr="00E73B7C">
        <w:rPr>
          <w:rStyle w:val="style31"/>
          <w:rFonts w:ascii="細明體" w:eastAsia="細明體" w:hAnsi="細明體"/>
          <w:color w:val="4F6228"/>
          <w:lang w:eastAsia="zh-TW"/>
        </w:rPr>
        <w:t>’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電子化</w:t>
      </w:r>
      <w:r w:rsidRPr="00E73B7C">
        <w:rPr>
          <w:rStyle w:val="style31"/>
          <w:rFonts w:ascii="細明體" w:eastAsia="細明體" w:hAnsi="細明體"/>
          <w:color w:val="4F6228"/>
          <w:lang w:eastAsia="zh-TW"/>
        </w:rPr>
        <w:t>’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字樣</w:t>
      </w:r>
      <w:r w:rsidR="00AD6A22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。</w:t>
      </w:r>
    </w:p>
    <w:p w:rsidR="001B26BD" w:rsidRPr="00E73B7C" w:rsidRDefault="00BF4AC2" w:rsidP="00F87B79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SET 畫面.張數欄位  = $DTAAA204.</w:t>
      </w:r>
      <w:r w:rsidR="009219B1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文件張數</w:t>
      </w:r>
    </w:p>
    <w:p w:rsidR="00DC381B" w:rsidRPr="00E73B7C" w:rsidRDefault="00DC381B" w:rsidP="00F87B79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畫面.張數欄位：disable</w:t>
      </w:r>
    </w:p>
    <w:p w:rsidR="006718CE" w:rsidRPr="00E73B7C" w:rsidRDefault="006718CE" w:rsidP="006718CE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4F6228"/>
          <w:lang w:eastAsia="zh-TW"/>
        </w:rPr>
      </w:pPr>
      <w:r w:rsidRPr="00E73B7C">
        <w:rPr>
          <w:rFonts w:ascii="細明體" w:eastAsia="細明體" w:hAnsi="細明體" w:hint="eastAsia"/>
          <w:bCs/>
          <w:color w:val="4F6228"/>
          <w:lang w:eastAsia="zh-TW"/>
        </w:rPr>
        <w:t>IF 傳入.</w:t>
      </w:r>
      <w:r w:rsidRPr="00E73B7C">
        <w:rPr>
          <w:rStyle w:val="style31"/>
          <w:rFonts w:ascii="細明體" w:eastAsia="細明體" w:hAnsi="細明體"/>
          <w:color w:val="4F6228"/>
          <w:lang w:eastAsia="zh-TW"/>
        </w:rPr>
        <w:t>是否使用行動裝置輸入</w:t>
      </w:r>
      <w:r w:rsidRPr="00E73B7C">
        <w:rPr>
          <w:rFonts w:ascii="細明體" w:eastAsia="細明體" w:hAnsi="細明體" w:cs="Arial"/>
          <w:color w:val="4F6228"/>
          <w:lang w:eastAsia="zh-TW"/>
        </w:rPr>
        <w:t xml:space="preserve"> 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 xml:space="preserve"> = </w:t>
      </w:r>
      <w:r w:rsidRPr="00E73B7C">
        <w:rPr>
          <w:rFonts w:ascii="細明體" w:eastAsia="細明體" w:hAnsi="細明體" w:cs="Arial"/>
          <w:color w:val="4F6228"/>
          <w:lang w:eastAsia="zh-TW"/>
        </w:rPr>
        <w:t>‘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>2</w:t>
      </w:r>
      <w:r w:rsidRPr="00E73B7C">
        <w:rPr>
          <w:rFonts w:ascii="細明體" w:eastAsia="細明體" w:hAnsi="細明體" w:cs="Arial"/>
          <w:color w:val="4F6228"/>
          <w:lang w:eastAsia="zh-TW"/>
        </w:rPr>
        <w:t>’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 xml:space="preserve"> ，</w:t>
      </w:r>
      <w:r w:rsidRPr="00E73B7C">
        <w:rPr>
          <w:rFonts w:ascii="細明體" w:eastAsia="細明體" w:hAnsi="細明體" w:hint="eastAsia"/>
          <w:bCs/>
          <w:color w:val="4F6228"/>
          <w:lang w:eastAsia="zh-TW"/>
        </w:rPr>
        <w:t>取得B2B線上申請上傳的文件</w:t>
      </w:r>
    </w:p>
    <w:p w:rsidR="00D90219" w:rsidRPr="00E73B7C" w:rsidRDefault="00D90219" w:rsidP="006718CE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讀理賠文件檔</w:t>
      </w:r>
      <w:r w:rsidRPr="00E73B7C">
        <w:rPr>
          <w:rStyle w:val="style31"/>
          <w:rFonts w:ascii="細明體" w:eastAsia="細明體" w:hAnsi="細明體"/>
          <w:color w:val="4F6228"/>
          <w:lang w:eastAsia="zh-TW"/>
        </w:rPr>
        <w:t>DTAAC110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，條件如下:</w:t>
      </w:r>
    </w:p>
    <w:p w:rsidR="006718CE" w:rsidRPr="00E73B7C" w:rsidRDefault="00D90219" w:rsidP="006718CE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LEFT JOIN</w:t>
      </w:r>
      <w:r w:rsidR="006718CE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讀</w:t>
      </w:r>
      <w:r w:rsidR="006718CE" w:rsidRPr="00E73B7C">
        <w:rPr>
          <w:rFonts w:ascii="細明體" w:eastAsia="細明體" w:hAnsi="細明體" w:hint="eastAsia"/>
          <w:kern w:val="2"/>
          <w:lang w:eastAsia="zh-TW"/>
        </w:rPr>
        <w:t>團險線上填寫理賠申請文件代碼檔DTAAA612</w:t>
      </w:r>
      <w:r w:rsidR="006718CE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，條件如下:</w:t>
      </w:r>
    </w:p>
    <w:p w:rsidR="00D90219" w:rsidRPr="00E73B7C" w:rsidRDefault="00D90219" w:rsidP="00D90219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cs="Arial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/>
          <w:color w:val="4F6228"/>
          <w:lang w:eastAsia="zh-TW"/>
        </w:rPr>
        <w:t>DTAAC110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>.文件代碼(</w:t>
      </w:r>
      <w:r w:rsidRPr="00E73B7C">
        <w:rPr>
          <w:rFonts w:ascii="細明體" w:eastAsia="細明體" w:hAnsi="細明體" w:cs="Arial"/>
          <w:color w:val="4F6228"/>
          <w:lang w:eastAsia="zh-TW"/>
        </w:rPr>
        <w:t>DOC_CODE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 xml:space="preserve">) = 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DTAAA612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>.文件代碼(</w:t>
      </w:r>
      <w:r w:rsidRPr="00E73B7C">
        <w:rPr>
          <w:rFonts w:ascii="細明體" w:eastAsia="細明體" w:hAnsi="細明體" w:cs="Arial"/>
          <w:color w:val="4F6228"/>
          <w:lang w:eastAsia="zh-TW"/>
        </w:rPr>
        <w:t>DOC_CODE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>)</w:t>
      </w:r>
    </w:p>
    <w:p w:rsidR="006718CE" w:rsidRPr="00E73B7C" w:rsidRDefault="006718CE" w:rsidP="006718CE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Fonts w:ascii="細明體" w:eastAsia="細明體" w:hAnsi="細明體" w:hint="eastAsia"/>
          <w:kern w:val="2"/>
          <w:lang w:eastAsia="zh-TW"/>
        </w:rPr>
        <w:t>DTAAA612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.事故者ID(OCR_ID) = 傳入.事故者ID</w:t>
      </w:r>
    </w:p>
    <w:p w:rsidR="006718CE" w:rsidRPr="00E73B7C" w:rsidRDefault="006718CE" w:rsidP="006718CE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Fonts w:ascii="細明體" w:eastAsia="細明體" w:hAnsi="細明體" w:hint="eastAsia"/>
          <w:kern w:val="2"/>
          <w:lang w:eastAsia="zh-TW"/>
        </w:rPr>
        <w:t>DTAAA612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.事故日期(OCR_DATE) = 傳入. 事故日期</w:t>
      </w:r>
    </w:p>
    <w:p w:rsidR="006718CE" w:rsidRPr="00E73B7C" w:rsidRDefault="006718CE" w:rsidP="006718CE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Fonts w:ascii="細明體" w:eastAsia="細明體" w:hAnsi="細明體" w:hint="eastAsia"/>
          <w:kern w:val="2"/>
          <w:lang w:eastAsia="zh-TW"/>
        </w:rPr>
        <w:t>DTAAA612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.輸入日期(INPUT_DATE) = 傳入. 輸入日期</w:t>
      </w:r>
    </w:p>
    <w:p w:rsidR="006718CE" w:rsidRPr="00E73B7C" w:rsidRDefault="006718CE" w:rsidP="006718CE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逐筆處理畫面顯示作業：</w:t>
      </w:r>
    </w:p>
    <w:p w:rsidR="006718CE" w:rsidRPr="00E73B7C" w:rsidRDefault="006718CE" w:rsidP="006718CE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 xml:space="preserve">IF </w:t>
      </w:r>
      <w:r w:rsidR="00D90219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有JOIN到</w:t>
      </w:r>
      <w:r w:rsidR="00D90219" w:rsidRPr="00E73B7C">
        <w:rPr>
          <w:rFonts w:ascii="細明體" w:eastAsia="細明體" w:hAnsi="細明體" w:hint="eastAsia"/>
          <w:kern w:val="2"/>
          <w:lang w:eastAsia="zh-TW"/>
        </w:rPr>
        <w:t>DTAAA612的</w:t>
      </w:r>
      <w:r w:rsidR="00D90219" w:rsidRPr="00E73B7C">
        <w:rPr>
          <w:rFonts w:ascii="細明體" w:eastAsia="細明體" w:hAnsi="細明體" w:cs="Arial" w:hint="eastAsia"/>
          <w:color w:val="4F6228"/>
          <w:lang w:eastAsia="zh-TW"/>
        </w:rPr>
        <w:t>文件代碼</w:t>
      </w:r>
    </w:p>
    <w:p w:rsidR="006718CE" w:rsidRPr="00E73B7C" w:rsidRDefault="006718CE" w:rsidP="006718CE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畫面.文件名稱前面加上</w:t>
      </w:r>
      <w:r w:rsidRPr="00E73B7C">
        <w:rPr>
          <w:rStyle w:val="style31"/>
          <w:rFonts w:ascii="細明體" w:eastAsia="細明體" w:hAnsi="細明體"/>
          <w:color w:val="4F6228"/>
          <w:lang w:eastAsia="zh-TW"/>
        </w:rPr>
        <w:t>’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電子化</w:t>
      </w:r>
      <w:r w:rsidRPr="00E73B7C">
        <w:rPr>
          <w:rStyle w:val="style31"/>
          <w:rFonts w:ascii="細明體" w:eastAsia="細明體" w:hAnsi="細明體"/>
          <w:color w:val="4F6228"/>
          <w:lang w:eastAsia="zh-TW"/>
        </w:rPr>
        <w:t>’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字樣。</w:t>
      </w:r>
    </w:p>
    <w:p w:rsidR="006718CE" w:rsidRPr="00E73B7C" w:rsidRDefault="006718CE" w:rsidP="00D90219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 xml:space="preserve">SET 畫面.張數欄位  = </w:t>
      </w:r>
      <w:r w:rsidR="00D90219" w:rsidRPr="00E73B7C">
        <w:rPr>
          <w:rFonts w:ascii="細明體" w:eastAsia="細明體" w:hAnsi="細明體" w:hint="eastAsia"/>
          <w:kern w:val="2"/>
          <w:lang w:eastAsia="zh-TW"/>
        </w:rPr>
        <w:t>DTAAA612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.</w:t>
      </w:r>
      <w:r w:rsidR="00D90219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張數(</w:t>
      </w:r>
      <w:r w:rsidR="00D90219" w:rsidRPr="00E73B7C">
        <w:rPr>
          <w:rStyle w:val="style31"/>
          <w:rFonts w:ascii="細明體" w:eastAsia="細明體" w:hAnsi="細明體"/>
          <w:color w:val="4F6228"/>
          <w:lang w:eastAsia="zh-TW"/>
        </w:rPr>
        <w:t>PAGE</w:t>
      </w:r>
      <w:r w:rsidR="00D90219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)</w:t>
      </w:r>
    </w:p>
    <w:p w:rsidR="006718CE" w:rsidRDefault="006718CE" w:rsidP="006718CE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style31"/>
          <w:rFonts w:ascii="細明體" w:eastAsia="細明體" w:hAnsi="細明體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畫面.</w:t>
      </w:r>
      <w:r w:rsidR="00D90219"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張數欄位不能修改</w:t>
      </w:r>
    </w:p>
    <w:p w:rsidR="00CB2585" w:rsidRPr="00E73B7C" w:rsidRDefault="00CB2585" w:rsidP="00CB2585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4F6228"/>
          <w:lang w:eastAsia="zh-TW"/>
        </w:rPr>
      </w:pPr>
      <w:r w:rsidRPr="00E73B7C">
        <w:rPr>
          <w:rFonts w:ascii="細明體" w:eastAsia="細明體" w:hAnsi="細明體" w:hint="eastAsia"/>
          <w:bCs/>
          <w:color w:val="4F6228"/>
          <w:lang w:eastAsia="zh-TW"/>
        </w:rPr>
        <w:t>IF 傳入.</w:t>
      </w:r>
      <w:r w:rsidRPr="00E73B7C">
        <w:rPr>
          <w:rStyle w:val="style31"/>
          <w:rFonts w:ascii="細明體" w:eastAsia="細明體" w:hAnsi="細明體"/>
          <w:color w:val="4F6228"/>
          <w:lang w:eastAsia="zh-TW"/>
        </w:rPr>
        <w:t>是否使用行動裝置輸入</w:t>
      </w:r>
      <w:r w:rsidRPr="00E73B7C">
        <w:rPr>
          <w:rFonts w:ascii="細明體" w:eastAsia="細明體" w:hAnsi="細明體" w:cs="Arial"/>
          <w:color w:val="4F6228"/>
          <w:lang w:eastAsia="zh-TW"/>
        </w:rPr>
        <w:t xml:space="preserve"> 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 xml:space="preserve"> = </w:t>
      </w:r>
      <w:r w:rsidRPr="00E73B7C">
        <w:rPr>
          <w:rFonts w:ascii="細明體" w:eastAsia="細明體" w:hAnsi="細明體" w:cs="Arial"/>
          <w:color w:val="4F6228"/>
          <w:lang w:eastAsia="zh-TW"/>
        </w:rPr>
        <w:t>‘</w:t>
      </w:r>
      <w:r>
        <w:rPr>
          <w:rFonts w:ascii="細明體" w:eastAsia="細明體" w:hAnsi="細明體" w:cs="Arial"/>
          <w:color w:val="4F6228"/>
          <w:lang w:eastAsia="zh-TW"/>
        </w:rPr>
        <w:t>3</w:t>
      </w:r>
      <w:r w:rsidRPr="00E73B7C">
        <w:rPr>
          <w:rFonts w:ascii="細明體" w:eastAsia="細明體" w:hAnsi="細明體" w:cs="Arial"/>
          <w:color w:val="4F6228"/>
          <w:lang w:eastAsia="zh-TW"/>
        </w:rPr>
        <w:t>’</w:t>
      </w:r>
      <w:r w:rsidRPr="00E73B7C">
        <w:rPr>
          <w:rFonts w:ascii="細明體" w:eastAsia="細明體" w:hAnsi="細明體" w:cs="Arial" w:hint="eastAsia"/>
          <w:color w:val="4F6228"/>
          <w:lang w:eastAsia="zh-TW"/>
        </w:rPr>
        <w:t xml:space="preserve"> ，</w:t>
      </w:r>
      <w:r w:rsidRPr="00E73B7C">
        <w:rPr>
          <w:rFonts w:ascii="細明體" w:eastAsia="細明體" w:hAnsi="細明體" w:hint="eastAsia"/>
          <w:bCs/>
          <w:color w:val="4F6228"/>
          <w:lang w:eastAsia="zh-TW"/>
        </w:rPr>
        <w:t>取得行動理賠拍照文件($DTAAA</w:t>
      </w:r>
      <w:r>
        <w:rPr>
          <w:rFonts w:ascii="細明體" w:eastAsia="細明體" w:hAnsi="細明體"/>
          <w:bCs/>
          <w:color w:val="4F6228"/>
          <w:lang w:eastAsia="zh-TW"/>
        </w:rPr>
        <w:t>5</w:t>
      </w:r>
      <w:r w:rsidRPr="00E73B7C">
        <w:rPr>
          <w:rFonts w:ascii="細明體" w:eastAsia="細明體" w:hAnsi="細明體" w:hint="eastAsia"/>
          <w:bCs/>
          <w:color w:val="4F6228"/>
          <w:lang w:eastAsia="zh-TW"/>
        </w:rPr>
        <w:t>04)</w:t>
      </w:r>
    </w:p>
    <w:p w:rsidR="00CB2585" w:rsidRPr="00E73B7C" w:rsidRDefault="00CB2585" w:rsidP="00CB258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$DTAAA204 = CALL  AA_A4Z006.queryDTAAA</w:t>
      </w:r>
      <w:r>
        <w:rPr>
          <w:rStyle w:val="style31"/>
          <w:rFonts w:ascii="細明體" w:eastAsia="細明體" w:hAnsi="細明體"/>
          <w:color w:val="4F6228"/>
          <w:lang w:eastAsia="zh-TW"/>
        </w:rPr>
        <w:t>5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04(查詢</w:t>
      </w:r>
      <w:r>
        <w:rPr>
          <w:rStyle w:val="style31"/>
          <w:rFonts w:ascii="細明體" w:eastAsia="細明體" w:hAnsi="細明體" w:hint="eastAsia"/>
          <w:color w:val="4F6228"/>
          <w:lang w:eastAsia="zh-TW"/>
        </w:rPr>
        <w:t>學團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行動理賠申請拍照文件檔)，傳入參數:</w:t>
      </w:r>
    </w:p>
    <w:p w:rsidR="00CB2585" w:rsidRPr="00E73B7C" w:rsidRDefault="00CB2585" w:rsidP="00CB2585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事故者ID：傳入.事故者ID</w:t>
      </w:r>
    </w:p>
    <w:p w:rsidR="00CB2585" w:rsidRPr="00E73B7C" w:rsidRDefault="00CB2585" w:rsidP="00CB2585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事故日期：傳入.事故日期</w:t>
      </w:r>
    </w:p>
    <w:p w:rsidR="00CB2585" w:rsidRPr="00E73B7C" w:rsidRDefault="00CB2585" w:rsidP="00CB2585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輸入日期：傳入.輸入日期</w:t>
      </w:r>
    </w:p>
    <w:p w:rsidR="00CB2585" w:rsidRPr="00E73B7C" w:rsidRDefault="00CB2585" w:rsidP="00CB258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逐筆依$DTAAA</w:t>
      </w:r>
      <w:r>
        <w:rPr>
          <w:rStyle w:val="style31"/>
          <w:rFonts w:ascii="細明體" w:eastAsia="細明體" w:hAnsi="細明體" w:hint="eastAsia"/>
          <w:color w:val="4F6228"/>
          <w:lang w:eastAsia="zh-TW"/>
        </w:rPr>
        <w:t>5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04處理畫面顯示作業：</w:t>
      </w:r>
    </w:p>
    <w:p w:rsidR="00CB2585" w:rsidRPr="00E73B7C" w:rsidRDefault="00CB2585" w:rsidP="00CB2585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IF $DTAAA</w:t>
      </w:r>
      <w:r>
        <w:rPr>
          <w:rStyle w:val="style31"/>
          <w:rFonts w:ascii="細明體" w:eastAsia="細明體" w:hAnsi="細明體" w:hint="eastAsia"/>
          <w:color w:val="4F6228"/>
          <w:lang w:eastAsia="zh-TW"/>
        </w:rPr>
        <w:t>5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04.文件代號 = DTAAA014.文件代號</w:t>
      </w:r>
    </w:p>
    <w:p w:rsidR="00CB2585" w:rsidRPr="00E73B7C" w:rsidRDefault="00CB2585" w:rsidP="00CB2585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畫面.文件名稱前面加上</w:t>
      </w:r>
      <w:r w:rsidRPr="00E73B7C">
        <w:rPr>
          <w:rStyle w:val="style31"/>
          <w:rFonts w:ascii="細明體" w:eastAsia="細明體" w:hAnsi="細明體"/>
          <w:color w:val="4F6228"/>
          <w:lang w:eastAsia="zh-TW"/>
        </w:rPr>
        <w:t>’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電子化</w:t>
      </w:r>
      <w:r w:rsidRPr="00E73B7C">
        <w:rPr>
          <w:rStyle w:val="style31"/>
          <w:rFonts w:ascii="細明體" w:eastAsia="細明體" w:hAnsi="細明體"/>
          <w:color w:val="4F6228"/>
          <w:lang w:eastAsia="zh-TW"/>
        </w:rPr>
        <w:t>’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字樣。</w:t>
      </w:r>
    </w:p>
    <w:p w:rsidR="00CB2585" w:rsidRPr="00E73B7C" w:rsidRDefault="00CB2585" w:rsidP="00CB2585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SET 畫面.張數欄位  = $DTAAA</w:t>
      </w:r>
      <w:r>
        <w:rPr>
          <w:rStyle w:val="style31"/>
          <w:rFonts w:ascii="細明體" w:eastAsia="細明體" w:hAnsi="細明體" w:hint="eastAsia"/>
          <w:color w:val="4F6228"/>
          <w:lang w:eastAsia="zh-TW"/>
        </w:rPr>
        <w:t>5</w:t>
      </w: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04.文件張數</w:t>
      </w:r>
    </w:p>
    <w:p w:rsidR="00CB2585" w:rsidRPr="00E73B7C" w:rsidRDefault="00CB2585" w:rsidP="00CB2585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E73B7C">
        <w:rPr>
          <w:rStyle w:val="style31"/>
          <w:rFonts w:ascii="細明體" w:eastAsia="細明體" w:hAnsi="細明體" w:hint="eastAsia"/>
          <w:color w:val="4F6228"/>
          <w:lang w:eastAsia="zh-TW"/>
        </w:rPr>
        <w:t>畫面.張數欄位：disable</w:t>
      </w:r>
    </w:p>
    <w:p w:rsidR="00CB2585" w:rsidRPr="00E73B7C" w:rsidRDefault="00CB2585" w:rsidP="00CB258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</w:p>
    <w:p w:rsidR="006718CE" w:rsidRPr="00F23EB2" w:rsidRDefault="0047675B" w:rsidP="006718CE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cs="Arial"/>
          <w:color w:val="0070C0"/>
          <w:lang w:eastAsia="zh-TW"/>
        </w:rPr>
      </w:pPr>
      <w:r w:rsidRPr="00F23EB2">
        <w:rPr>
          <w:rFonts w:ascii="細明體" w:eastAsia="細明體" w:hAnsi="細明體" w:cs="Arial" w:hint="eastAsia"/>
          <w:color w:val="0070C0"/>
          <w:lang w:eastAsia="zh-TW"/>
        </w:rPr>
        <w:t>讀取電子簽名影像資訊記錄檔DTA</w:t>
      </w:r>
      <w:r w:rsidRPr="00F23EB2">
        <w:rPr>
          <w:rFonts w:ascii="細明體" w:eastAsia="細明體" w:hAnsi="細明體" w:cs="Arial"/>
          <w:color w:val="0070C0"/>
          <w:lang w:eastAsia="zh-TW"/>
        </w:rPr>
        <w:t>A</w:t>
      </w:r>
      <w:r w:rsidRPr="00F23EB2">
        <w:rPr>
          <w:rFonts w:ascii="細明體" w:eastAsia="細明體" w:hAnsi="細明體" w:cs="Arial" w:hint="eastAsia"/>
          <w:color w:val="0070C0"/>
          <w:lang w:eastAsia="zh-TW"/>
        </w:rPr>
        <w:t>Z600</w:t>
      </w:r>
    </w:p>
    <w:p w:rsidR="0047675B" w:rsidRPr="00F23EB2" w:rsidRDefault="0047675B" w:rsidP="0047675B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cs="Arial"/>
          <w:color w:val="0070C0"/>
          <w:lang w:eastAsia="zh-TW"/>
        </w:rPr>
      </w:pPr>
      <w:r w:rsidRPr="00F23EB2">
        <w:rPr>
          <w:rFonts w:ascii="細明體" w:eastAsia="細明體" w:hAnsi="細明體" w:cs="Arial" w:hint="eastAsia"/>
          <w:color w:val="0070C0"/>
          <w:lang w:eastAsia="zh-TW"/>
        </w:rPr>
        <w:t>條件如下:</w:t>
      </w:r>
    </w:p>
    <w:p w:rsidR="0047675B" w:rsidRPr="00F23EB2" w:rsidRDefault="0047675B" w:rsidP="0047675B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/>
          <w:color w:val="0070C0"/>
          <w:lang w:eastAsia="zh-TW"/>
        </w:rPr>
      </w:pPr>
      <w:r w:rsidRPr="00F23EB2">
        <w:rPr>
          <w:rFonts w:ascii="細明體" w:eastAsia="細明體" w:hAnsi="細明體" w:cs="Arial" w:hint="eastAsia"/>
          <w:color w:val="0070C0"/>
          <w:lang w:eastAsia="zh-TW"/>
        </w:rPr>
        <w:t>DTAA</w:t>
      </w:r>
      <w:r w:rsidRPr="00F23EB2">
        <w:rPr>
          <w:rFonts w:ascii="細明體" w:eastAsia="細明體" w:hAnsi="細明體" w:cs="Arial"/>
          <w:color w:val="0070C0"/>
          <w:lang w:eastAsia="zh-TW"/>
        </w:rPr>
        <w:t>Z600</w:t>
      </w:r>
      <w:r w:rsidRPr="00F23EB2">
        <w:rPr>
          <w:rFonts w:ascii="細明體" w:eastAsia="細明體" w:hAnsi="細明體" w:cs="Arial" w:hint="eastAsia"/>
          <w:color w:val="0070C0"/>
          <w:lang w:eastAsia="zh-TW"/>
        </w:rPr>
        <w:t>.受理編號=</w:t>
      </w:r>
      <w:r w:rsidRPr="00F23EB2">
        <w:rPr>
          <w:rStyle w:val="style31"/>
          <w:rFonts w:ascii="細明體" w:eastAsia="細明體" w:hAnsi="細明體" w:hint="eastAsia"/>
          <w:color w:val="0070C0"/>
          <w:lang w:eastAsia="zh-TW"/>
        </w:rPr>
        <w:t>傳入.事故者ID</w:t>
      </w:r>
      <w:r w:rsidRPr="00F23EB2">
        <w:rPr>
          <w:rStyle w:val="style31"/>
          <w:rFonts w:ascii="細明體" w:eastAsia="細明體" w:hAnsi="細明體"/>
          <w:color w:val="0070C0"/>
          <w:lang w:eastAsia="zh-TW"/>
        </w:rPr>
        <w:t xml:space="preserve"> +</w:t>
      </w:r>
      <w:r w:rsidRPr="00F23EB2">
        <w:rPr>
          <w:rStyle w:val="style31"/>
          <w:rFonts w:ascii="細明體" w:eastAsia="細明體" w:hAnsi="細明體" w:hint="eastAsia"/>
          <w:color w:val="0070C0"/>
          <w:lang w:eastAsia="zh-TW"/>
        </w:rPr>
        <w:t>傳入. 事故日期</w:t>
      </w:r>
    </w:p>
    <w:p w:rsidR="0047675B" w:rsidRPr="00F23EB2" w:rsidRDefault="0047675B" w:rsidP="0047675B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Style w:val="style31"/>
          <w:rFonts w:ascii="細明體" w:eastAsia="細明體" w:hAnsi="細明體"/>
          <w:color w:val="0070C0"/>
          <w:lang w:eastAsia="zh-TW"/>
        </w:rPr>
      </w:pPr>
      <w:r w:rsidRPr="00F23EB2">
        <w:rPr>
          <w:rStyle w:val="style31"/>
          <w:rFonts w:ascii="細明體" w:eastAsia="細明體" w:hAnsi="細明體" w:hint="eastAsia"/>
          <w:color w:val="0070C0"/>
          <w:lang w:eastAsia="zh-TW"/>
        </w:rPr>
        <w:t>IF有讀到資料</w:t>
      </w:r>
    </w:p>
    <w:p w:rsidR="00F23EB2" w:rsidRPr="00E73B7C" w:rsidRDefault="00F23EB2" w:rsidP="00F23EB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style31"/>
          <w:rFonts w:ascii="細明體" w:eastAsia="細明體" w:hAnsi="細明體" w:hint="eastAsia"/>
          <w:color w:val="4F6228"/>
          <w:lang w:eastAsia="zh-TW"/>
        </w:rPr>
      </w:pPr>
      <w:r w:rsidRPr="00F23EB2">
        <w:rPr>
          <w:rStyle w:val="style31"/>
          <w:rFonts w:ascii="細明體" w:eastAsia="細明體" w:hAnsi="細明體" w:hint="eastAsia"/>
          <w:color w:val="0070C0"/>
          <w:lang w:eastAsia="zh-TW"/>
        </w:rPr>
        <w:t>畫面.文件名稱前面加上</w:t>
      </w:r>
      <w:r w:rsidRPr="00F23EB2">
        <w:rPr>
          <w:rStyle w:val="style31"/>
          <w:rFonts w:ascii="細明體" w:eastAsia="細明體" w:hAnsi="細明體"/>
          <w:color w:val="0070C0"/>
          <w:lang w:eastAsia="zh-TW"/>
        </w:rPr>
        <w:t>’</w:t>
      </w:r>
      <w:r w:rsidRPr="00F23EB2">
        <w:rPr>
          <w:rStyle w:val="style31"/>
          <w:rFonts w:ascii="細明體" w:eastAsia="細明體" w:hAnsi="細明體" w:hint="eastAsia"/>
          <w:color w:val="0070C0"/>
          <w:lang w:eastAsia="zh-TW"/>
        </w:rPr>
        <w:t>電子化</w:t>
      </w:r>
      <w:r w:rsidRPr="00F23EB2">
        <w:rPr>
          <w:rStyle w:val="style31"/>
          <w:rFonts w:ascii="細明體" w:eastAsia="細明體" w:hAnsi="細明體"/>
          <w:color w:val="0070C0"/>
          <w:lang w:eastAsia="zh-TW"/>
        </w:rPr>
        <w:t>’</w:t>
      </w:r>
      <w:r w:rsidRPr="00F23EB2">
        <w:rPr>
          <w:rStyle w:val="style31"/>
          <w:rFonts w:ascii="細明體" w:eastAsia="細明體" w:hAnsi="細明體" w:hint="eastAsia"/>
          <w:color w:val="0070C0"/>
          <w:lang w:eastAsia="zh-TW"/>
        </w:rPr>
        <w:t>字樣。</w:t>
      </w:r>
    </w:p>
    <w:p w:rsidR="00256F0E" w:rsidRPr="00E73B7C" w:rsidRDefault="00256F0E" w:rsidP="00B1633F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strike/>
          <w:color w:val="4F6228"/>
          <w:lang w:eastAsia="zh-TW"/>
        </w:rPr>
      </w:pPr>
      <w:r w:rsidRPr="00E73B7C">
        <w:rPr>
          <w:rFonts w:ascii="細明體" w:eastAsia="細明體" w:hAnsi="細明體" w:hint="eastAsia"/>
          <w:bCs/>
          <w:strike/>
          <w:color w:val="4F6228"/>
          <w:lang w:eastAsia="zh-TW"/>
        </w:rPr>
        <w:t>IF 傳入.</w:t>
      </w:r>
      <w:hyperlink r:id="rId11" w:history="1">
        <w:r w:rsidRPr="00E73B7C">
          <w:rPr>
            <w:rStyle w:val="style31"/>
            <w:rFonts w:ascii="細明體" w:eastAsia="細明體" w:hAnsi="細明體"/>
            <w:strike/>
            <w:color w:val="4F6228"/>
            <w:u w:val="single"/>
            <w:lang w:eastAsia="zh-TW"/>
          </w:rPr>
          <w:t>是否使用行動裝置輸入</w:t>
        </w:r>
        <w:r w:rsidRPr="00E73B7C">
          <w:rPr>
            <w:rStyle w:val="aa"/>
            <w:rFonts w:ascii="細明體" w:eastAsia="細明體" w:hAnsi="細明體" w:cs="Arial"/>
            <w:strike/>
            <w:color w:val="4F6228"/>
            <w:lang w:eastAsia="zh-TW"/>
          </w:rPr>
          <w:t xml:space="preserve"> </w:t>
        </w:r>
      </w:hyperlink>
      <w:r w:rsidRPr="00E73B7C">
        <w:rPr>
          <w:rFonts w:ascii="細明體" w:eastAsia="細明體" w:hAnsi="細明體" w:cs="Arial" w:hint="eastAsia"/>
          <w:strike/>
          <w:color w:val="4F6228"/>
          <w:lang w:eastAsia="zh-TW"/>
        </w:rPr>
        <w:t xml:space="preserve"> = </w:t>
      </w:r>
      <w:r w:rsidRPr="00E73B7C">
        <w:rPr>
          <w:rFonts w:ascii="細明體" w:eastAsia="細明體" w:hAnsi="細明體" w:cs="Arial"/>
          <w:strike/>
          <w:color w:val="4F6228"/>
          <w:lang w:eastAsia="zh-TW"/>
        </w:rPr>
        <w:t>‘</w:t>
      </w:r>
      <w:r w:rsidRPr="00E73B7C">
        <w:rPr>
          <w:rFonts w:ascii="細明體" w:eastAsia="細明體" w:hAnsi="細明體" w:cs="Arial" w:hint="eastAsia"/>
          <w:strike/>
          <w:color w:val="4F6228"/>
          <w:lang w:eastAsia="zh-TW"/>
        </w:rPr>
        <w:t>1</w:t>
      </w:r>
      <w:r w:rsidRPr="00E73B7C">
        <w:rPr>
          <w:rFonts w:ascii="細明體" w:eastAsia="細明體" w:hAnsi="細明體" w:cs="Arial"/>
          <w:strike/>
          <w:color w:val="4F6228"/>
          <w:lang w:eastAsia="zh-TW"/>
        </w:rPr>
        <w:t>’</w:t>
      </w:r>
      <w:r w:rsidR="006E37B9" w:rsidRPr="00E73B7C">
        <w:rPr>
          <w:rFonts w:ascii="細明體" w:eastAsia="細明體" w:hAnsi="細明體" w:cs="Arial" w:hint="eastAsia"/>
          <w:strike/>
          <w:color w:val="4F6228"/>
          <w:lang w:eastAsia="zh-TW"/>
        </w:rPr>
        <w:t xml:space="preserve"> AND </w:t>
      </w:r>
      <w:r w:rsidR="00673E9F" w:rsidRPr="00E73B7C">
        <w:rPr>
          <w:rFonts w:ascii="細明體" w:eastAsia="細明體" w:hAnsi="細明體" w:cs="Arial" w:hint="eastAsia"/>
          <w:strike/>
          <w:color w:val="4F6228"/>
          <w:lang w:eastAsia="zh-TW"/>
        </w:rPr>
        <w:t>(</w:t>
      </w:r>
      <w:r w:rsidR="006E37B9" w:rsidRPr="00E73B7C">
        <w:rPr>
          <w:rFonts w:ascii="細明體" w:eastAsia="細明體" w:hAnsi="細明體" w:cs="Arial" w:hint="eastAsia"/>
          <w:strike/>
          <w:color w:val="4F6228"/>
          <w:lang w:eastAsia="zh-TW"/>
        </w:rPr>
        <w:t>文件</w:t>
      </w:r>
      <w:r w:rsidR="00673E9F" w:rsidRPr="00E73B7C">
        <w:rPr>
          <w:rFonts w:ascii="細明體" w:eastAsia="細明體" w:hAnsi="細明體" w:cs="Arial" w:hint="eastAsia"/>
          <w:strike/>
          <w:color w:val="4F6228"/>
          <w:lang w:eastAsia="zh-TW"/>
        </w:rPr>
        <w:t xml:space="preserve">代號 = </w:t>
      </w:r>
      <w:r w:rsidR="00673E9F" w:rsidRPr="00E73B7C">
        <w:rPr>
          <w:rFonts w:ascii="細明體" w:eastAsia="細明體" w:hAnsi="細明體" w:cs="Arial"/>
          <w:strike/>
          <w:color w:val="4F6228"/>
          <w:lang w:eastAsia="zh-TW"/>
        </w:rPr>
        <w:t>‘</w:t>
      </w:r>
      <w:r w:rsidR="00673E9F" w:rsidRPr="00E73B7C">
        <w:rPr>
          <w:rFonts w:ascii="細明體" w:eastAsia="細明體" w:hAnsi="細明體" w:cs="Arial" w:hint="eastAsia"/>
          <w:strike/>
          <w:color w:val="4F6228"/>
          <w:lang w:eastAsia="zh-TW"/>
        </w:rPr>
        <w:t>300002</w:t>
      </w:r>
      <w:r w:rsidR="00673E9F" w:rsidRPr="00E73B7C">
        <w:rPr>
          <w:rFonts w:ascii="細明體" w:eastAsia="細明體" w:hAnsi="細明體" w:cs="Arial"/>
          <w:strike/>
          <w:color w:val="4F6228"/>
          <w:lang w:eastAsia="zh-TW"/>
        </w:rPr>
        <w:t>’</w:t>
      </w:r>
      <w:r w:rsidR="00673E9F" w:rsidRPr="00E73B7C">
        <w:rPr>
          <w:rFonts w:ascii="細明體" w:eastAsia="細明體" w:hAnsi="細明體" w:cs="Arial" w:hint="eastAsia"/>
          <w:strike/>
          <w:color w:val="4F6228"/>
          <w:lang w:eastAsia="zh-TW"/>
        </w:rPr>
        <w:t xml:space="preserve"> or </w:t>
      </w:r>
      <w:r w:rsidR="00673E9F" w:rsidRPr="00E73B7C">
        <w:rPr>
          <w:rFonts w:ascii="細明體" w:eastAsia="細明體" w:hAnsi="細明體" w:cs="Arial"/>
          <w:strike/>
          <w:color w:val="4F6228"/>
          <w:lang w:eastAsia="zh-TW"/>
        </w:rPr>
        <w:t>‘</w:t>
      </w:r>
      <w:r w:rsidR="00673E9F" w:rsidRPr="00E73B7C">
        <w:rPr>
          <w:rFonts w:ascii="細明體" w:eastAsia="細明體" w:hAnsi="細明體" w:cs="Arial" w:hint="eastAsia"/>
          <w:strike/>
          <w:color w:val="4F6228"/>
          <w:lang w:eastAsia="zh-TW"/>
        </w:rPr>
        <w:t>300003</w:t>
      </w:r>
      <w:r w:rsidR="00673E9F" w:rsidRPr="00E73B7C">
        <w:rPr>
          <w:rFonts w:ascii="細明體" w:eastAsia="細明體" w:hAnsi="細明體" w:cs="Arial"/>
          <w:strike/>
          <w:color w:val="4F6228"/>
          <w:lang w:eastAsia="zh-TW"/>
        </w:rPr>
        <w:t>’</w:t>
      </w:r>
      <w:r w:rsidR="00673E9F" w:rsidRPr="00E73B7C">
        <w:rPr>
          <w:rFonts w:ascii="細明體" w:eastAsia="細明體" w:hAnsi="細明體" w:cs="Arial" w:hint="eastAsia"/>
          <w:strike/>
          <w:color w:val="4F6228"/>
          <w:lang w:eastAsia="zh-TW"/>
        </w:rPr>
        <w:t>)</w:t>
      </w:r>
    </w:p>
    <w:p w:rsidR="00256F0E" w:rsidRPr="00E73B7C" w:rsidRDefault="00B81554" w:rsidP="00F87B79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cs="Arial" w:hint="eastAsia"/>
        </w:rPr>
      </w:pPr>
      <w:r w:rsidRPr="00E73B7C">
        <w:rPr>
          <w:rFonts w:ascii="細明體" w:eastAsia="細明體" w:hAnsi="細明體" w:cs="Arial" w:hint="eastAsia"/>
          <w:strike/>
          <w:color w:val="4F6228"/>
        </w:rPr>
        <w:t>文件中文名稱前面加上</w:t>
      </w:r>
      <w:r w:rsidRPr="00E73B7C">
        <w:rPr>
          <w:rFonts w:ascii="細明體" w:eastAsia="細明體" w:hAnsi="細明體" w:cs="Arial"/>
          <w:strike/>
          <w:color w:val="4F6228"/>
        </w:rPr>
        <w:t>’</w:t>
      </w:r>
      <w:r w:rsidRPr="00E73B7C">
        <w:rPr>
          <w:rFonts w:ascii="細明體" w:eastAsia="細明體" w:hAnsi="細明體" w:cs="Arial" w:hint="eastAsia"/>
          <w:strike/>
          <w:color w:val="4F6228"/>
        </w:rPr>
        <w:t>電子化</w:t>
      </w:r>
      <w:r w:rsidRPr="00E73B7C">
        <w:rPr>
          <w:rFonts w:ascii="細明體" w:eastAsia="細明體" w:hAnsi="細明體" w:cs="Arial"/>
        </w:rPr>
        <w:t>’</w:t>
      </w:r>
    </w:p>
    <w:p w:rsidR="009A7CC5" w:rsidRPr="006225C0" w:rsidRDefault="009A7CC5" w:rsidP="009A7CC5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000000"/>
          <w:lang w:eastAsia="zh-TW"/>
        </w:rPr>
      </w:pPr>
      <w:r w:rsidRPr="00E73B7C">
        <w:rPr>
          <w:rFonts w:ascii="細明體" w:eastAsia="細明體" w:hAnsi="細明體" w:hint="eastAsia"/>
          <w:bCs/>
          <w:color w:val="000000"/>
          <w:lang w:eastAsia="zh-TW"/>
        </w:rPr>
        <w:t>畫面各文件張數 default 值0。</w:t>
      </w:r>
    </w:p>
    <w:p w:rsidR="0093766D" w:rsidRDefault="0093766D" w:rsidP="0093766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bCs/>
          <w:color w:val="000000"/>
          <w:lang w:eastAsia="zh-TW"/>
        </w:rPr>
      </w:pPr>
      <w:r w:rsidRPr="0093766D">
        <w:rPr>
          <w:rFonts w:ascii="細明體" w:eastAsia="細明體" w:hAnsi="細明體" w:hint="eastAsia"/>
          <w:bCs/>
          <w:color w:val="000000"/>
          <w:lang w:eastAsia="zh-TW"/>
        </w:rPr>
        <w:t>若</w:t>
      </w:r>
      <w:r>
        <w:rPr>
          <w:rFonts w:ascii="細明體" w:eastAsia="細明體" w:hAnsi="細明體" w:hint="eastAsia"/>
          <w:bCs/>
          <w:color w:val="000000"/>
          <w:lang w:eastAsia="zh-TW"/>
        </w:rPr>
        <w:t>傳入.</w:t>
      </w:r>
      <w:r w:rsidRPr="0093766D">
        <w:rPr>
          <w:rFonts w:hint="eastAsia"/>
          <w:lang w:eastAsia="zh-TW"/>
        </w:rPr>
        <w:t xml:space="preserve"> </w:t>
      </w:r>
      <w:r w:rsidRPr="0093766D">
        <w:rPr>
          <w:rFonts w:ascii="細明體" w:eastAsia="細明體" w:hAnsi="細明體" w:hint="eastAsia"/>
          <w:bCs/>
          <w:color w:val="000000"/>
          <w:lang w:eastAsia="zh-TW"/>
        </w:rPr>
        <w:t>是否使用行動裝置輸入  = ‘1’</w:t>
      </w:r>
      <w:r w:rsidRPr="0093766D">
        <w:rPr>
          <w:rFonts w:ascii="細明體" w:eastAsia="細明體" w:hAnsi="細明體"/>
          <w:bCs/>
          <w:color w:val="000000"/>
          <w:lang w:eastAsia="zh-TW"/>
        </w:rPr>
        <w:sym w:font="Wingdings" w:char="F0E8"/>
      </w:r>
      <w:r>
        <w:rPr>
          <w:rFonts w:ascii="細明體" w:eastAsia="細明體" w:hAnsi="細明體" w:hint="eastAsia"/>
          <w:bCs/>
          <w:color w:val="000000"/>
          <w:lang w:eastAsia="zh-TW"/>
        </w:rPr>
        <w:t>則文件種類符合</w:t>
      </w:r>
      <w:r w:rsidRPr="0093766D">
        <w:rPr>
          <w:rFonts w:ascii="細明體" w:eastAsia="細明體" w:hAnsi="細明體"/>
          <w:bCs/>
          <w:color w:val="000000"/>
          <w:lang w:eastAsia="zh-TW"/>
        </w:rPr>
        <w:t>"300002"</w:t>
      </w:r>
      <w:r>
        <w:rPr>
          <w:rFonts w:ascii="細明體" w:eastAsia="細明體" w:hAnsi="細明體" w:hint="eastAsia"/>
          <w:bCs/>
          <w:color w:val="000000"/>
          <w:lang w:eastAsia="zh-TW"/>
        </w:rPr>
        <w:t>,</w:t>
      </w:r>
      <w:r w:rsidRPr="0093766D">
        <w:rPr>
          <w:rFonts w:ascii="細明體" w:eastAsia="細明體" w:hAnsi="細明體"/>
          <w:bCs/>
          <w:color w:val="000000"/>
          <w:lang w:eastAsia="zh-TW"/>
        </w:rPr>
        <w:t>"300003"</w:t>
      </w:r>
      <w:r>
        <w:rPr>
          <w:rFonts w:ascii="細明體" w:eastAsia="細明體" w:hAnsi="細明體" w:hint="eastAsia"/>
          <w:bCs/>
          <w:color w:val="000000"/>
          <w:lang w:eastAsia="zh-TW"/>
        </w:rPr>
        <w:t>,</w:t>
      </w:r>
      <w:r w:rsidRPr="0093766D">
        <w:rPr>
          <w:rFonts w:ascii="細明體" w:eastAsia="細明體" w:hAnsi="細明體"/>
          <w:bCs/>
          <w:color w:val="000000"/>
          <w:lang w:eastAsia="zh-TW"/>
        </w:rPr>
        <w:t>"303002","303004","302002","302004","300073","300074","300075"</w:t>
      </w:r>
      <w:r>
        <w:rPr>
          <w:rFonts w:ascii="細明體" w:eastAsia="細明體" w:hAnsi="細明體" w:hint="eastAsia"/>
          <w:bCs/>
          <w:color w:val="000000"/>
          <w:lang w:eastAsia="zh-TW"/>
        </w:rPr>
        <w:t>，預設張數為0，不可更改</w:t>
      </w:r>
    </w:p>
    <w:p w:rsidR="0093766D" w:rsidRDefault="0093766D" w:rsidP="0093766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bCs/>
          <w:color w:val="000000"/>
          <w:lang w:eastAsia="zh-TW"/>
        </w:rPr>
      </w:pPr>
      <w:r>
        <w:rPr>
          <w:rFonts w:ascii="細明體" w:eastAsia="細明體" w:hAnsi="細明體" w:hint="eastAsia"/>
          <w:bCs/>
          <w:color w:val="000000"/>
          <w:lang w:eastAsia="zh-TW"/>
        </w:rPr>
        <w:t>否則，若傳入.</w:t>
      </w:r>
      <w:r w:rsidRPr="0093766D">
        <w:rPr>
          <w:lang w:eastAsia="zh-TW"/>
        </w:rPr>
        <w:t xml:space="preserve"> </w:t>
      </w:r>
      <w:r w:rsidRPr="0093766D">
        <w:rPr>
          <w:rFonts w:ascii="細明體" w:eastAsia="細明體" w:hAnsi="細明體"/>
          <w:bCs/>
          <w:color w:val="000000"/>
          <w:lang w:eastAsia="zh-TW"/>
        </w:rPr>
        <w:t>TASK_TYPE</w:t>
      </w:r>
      <w:r>
        <w:rPr>
          <w:rFonts w:ascii="細明體" w:eastAsia="細明體" w:hAnsi="細明體" w:hint="eastAsia"/>
          <w:bCs/>
          <w:color w:val="000000"/>
          <w:lang w:eastAsia="zh-TW"/>
        </w:rPr>
        <w:t xml:space="preserve"> = G (團險件) </w:t>
      </w:r>
      <w:r w:rsidRPr="0093766D">
        <w:rPr>
          <w:rFonts w:ascii="細明體" w:eastAsia="細明體" w:hAnsi="細明體"/>
          <w:bCs/>
          <w:color w:val="000000"/>
          <w:lang w:eastAsia="zh-TW"/>
        </w:rPr>
        <w:sym w:font="Wingdings" w:char="F0E8"/>
      </w:r>
      <w:r>
        <w:rPr>
          <w:rFonts w:ascii="細明體" w:eastAsia="細明體" w:hAnsi="細明體" w:hint="eastAsia"/>
          <w:bCs/>
          <w:color w:val="000000"/>
          <w:lang w:eastAsia="zh-TW"/>
        </w:rPr>
        <w:t xml:space="preserve"> A.則文件種類為</w:t>
      </w:r>
      <w:r w:rsidRPr="0093766D">
        <w:rPr>
          <w:rFonts w:ascii="細明體" w:eastAsia="細明體" w:hAnsi="細明體"/>
          <w:bCs/>
          <w:color w:val="000000"/>
          <w:lang w:eastAsia="zh-TW"/>
        </w:rPr>
        <w:t>302002</w:t>
      </w:r>
      <w:r>
        <w:rPr>
          <w:rFonts w:ascii="細明體" w:eastAsia="細明體" w:hAnsi="細明體" w:hint="eastAsia"/>
          <w:bCs/>
          <w:color w:val="000000"/>
          <w:lang w:eastAsia="zh-TW"/>
        </w:rPr>
        <w:t xml:space="preserve">的預設張數為1，不可更改。 </w:t>
      </w:r>
      <w:r>
        <w:rPr>
          <w:rFonts w:ascii="細明體" w:eastAsia="細明體" w:hAnsi="細明體"/>
          <w:bCs/>
          <w:color w:val="000000"/>
          <w:lang w:eastAsia="zh-TW"/>
        </w:rPr>
        <w:t>B</w:t>
      </w:r>
      <w:r>
        <w:rPr>
          <w:rFonts w:ascii="細明體" w:eastAsia="細明體" w:hAnsi="細明體" w:hint="eastAsia"/>
          <w:bCs/>
          <w:color w:val="000000"/>
          <w:lang w:eastAsia="zh-TW"/>
        </w:rPr>
        <w:t>.文件種類為</w:t>
      </w:r>
      <w:r w:rsidRPr="0093766D">
        <w:rPr>
          <w:rFonts w:ascii="細明體" w:eastAsia="細明體" w:hAnsi="細明體"/>
          <w:bCs/>
          <w:color w:val="000000"/>
          <w:lang w:eastAsia="zh-TW"/>
        </w:rPr>
        <w:t>"300002","300003","300004","300007","303002","303004","300073"</w:t>
      </w:r>
      <w:r>
        <w:rPr>
          <w:rFonts w:ascii="細明體" w:eastAsia="細明體" w:hAnsi="細明體" w:hint="eastAsia"/>
          <w:bCs/>
          <w:color w:val="000000"/>
          <w:lang w:eastAsia="zh-TW"/>
        </w:rPr>
        <w:t>，預設張數為0，不可更改。 C.不為櫃檯件時，則文件種類為</w:t>
      </w:r>
      <w:r w:rsidRPr="0093766D">
        <w:rPr>
          <w:rFonts w:ascii="細明體" w:eastAsia="細明體" w:hAnsi="細明體"/>
          <w:bCs/>
          <w:color w:val="000000"/>
          <w:lang w:eastAsia="zh-TW"/>
        </w:rPr>
        <w:t>300075</w:t>
      </w:r>
      <w:r>
        <w:rPr>
          <w:rFonts w:ascii="細明體" w:eastAsia="細明體" w:hAnsi="細明體" w:hint="eastAsia"/>
          <w:bCs/>
          <w:color w:val="000000"/>
          <w:lang w:eastAsia="zh-TW"/>
        </w:rPr>
        <w:t>的預設張數為</w:t>
      </w:r>
      <w:r w:rsidR="001730E5">
        <w:rPr>
          <w:rFonts w:ascii="細明體" w:eastAsia="細明體" w:hAnsi="細明體" w:hint="eastAsia"/>
          <w:bCs/>
          <w:color w:val="000000"/>
          <w:lang w:eastAsia="zh-TW"/>
        </w:rPr>
        <w:t>0</w:t>
      </w:r>
      <w:r>
        <w:rPr>
          <w:rFonts w:ascii="細明體" w:eastAsia="細明體" w:hAnsi="細明體" w:hint="eastAsia"/>
          <w:bCs/>
          <w:color w:val="000000"/>
          <w:lang w:eastAsia="zh-TW"/>
        </w:rPr>
        <w:t>，不可更改。</w:t>
      </w:r>
    </w:p>
    <w:p w:rsidR="001730E5" w:rsidRPr="001730E5" w:rsidRDefault="0093766D" w:rsidP="001730E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bCs/>
          <w:color w:val="000000"/>
          <w:lang w:eastAsia="zh-TW"/>
        </w:rPr>
      </w:pPr>
      <w:r>
        <w:rPr>
          <w:rFonts w:ascii="細明體" w:eastAsia="細明體" w:hAnsi="細明體" w:hint="eastAsia"/>
          <w:bCs/>
          <w:color w:val="000000"/>
          <w:lang w:eastAsia="zh-TW"/>
        </w:rPr>
        <w:t>否則，若傳入.</w:t>
      </w:r>
      <w:r w:rsidRPr="0093766D">
        <w:rPr>
          <w:lang w:eastAsia="zh-TW"/>
        </w:rPr>
        <w:t xml:space="preserve"> </w:t>
      </w:r>
      <w:r w:rsidRPr="0093766D">
        <w:rPr>
          <w:rFonts w:ascii="細明體" w:eastAsia="細明體" w:hAnsi="細明體"/>
          <w:bCs/>
          <w:color w:val="000000"/>
          <w:lang w:eastAsia="zh-TW"/>
        </w:rPr>
        <w:t>TASK_TYPE</w:t>
      </w:r>
      <w:r>
        <w:rPr>
          <w:rFonts w:ascii="細明體" w:eastAsia="細明體" w:hAnsi="細明體" w:hint="eastAsia"/>
          <w:bCs/>
          <w:color w:val="000000"/>
          <w:lang w:eastAsia="zh-TW"/>
        </w:rPr>
        <w:t xml:space="preserve"> = H (學團險件) </w:t>
      </w:r>
      <w:r w:rsidRPr="0093766D">
        <w:rPr>
          <w:rFonts w:ascii="細明體" w:eastAsia="細明體" w:hAnsi="細明體"/>
          <w:bCs/>
          <w:color w:val="000000"/>
          <w:lang w:eastAsia="zh-TW"/>
        </w:rPr>
        <w:sym w:font="Wingdings" w:char="F0E8"/>
      </w:r>
      <w:r>
        <w:rPr>
          <w:rFonts w:ascii="細明體" w:eastAsia="細明體" w:hAnsi="細明體" w:hint="eastAsia"/>
          <w:bCs/>
          <w:color w:val="000000"/>
          <w:lang w:eastAsia="zh-TW"/>
        </w:rPr>
        <w:t xml:space="preserve"> A.則文件種類為</w:t>
      </w:r>
      <w:r w:rsidRPr="0093766D">
        <w:rPr>
          <w:rFonts w:ascii="細明體" w:eastAsia="細明體" w:hAnsi="細明體"/>
          <w:bCs/>
          <w:color w:val="000000"/>
          <w:lang w:eastAsia="zh-TW"/>
        </w:rPr>
        <w:t>303002</w:t>
      </w:r>
      <w:r>
        <w:rPr>
          <w:rFonts w:ascii="細明體" w:eastAsia="細明體" w:hAnsi="細明體" w:hint="eastAsia"/>
          <w:bCs/>
          <w:color w:val="000000"/>
          <w:lang w:eastAsia="zh-TW"/>
        </w:rPr>
        <w:t xml:space="preserve">的預設張數為1，不可更改。 </w:t>
      </w:r>
      <w:r>
        <w:rPr>
          <w:rFonts w:ascii="細明體" w:eastAsia="細明體" w:hAnsi="細明體"/>
          <w:bCs/>
          <w:color w:val="000000"/>
          <w:lang w:eastAsia="zh-TW"/>
        </w:rPr>
        <w:t>B</w:t>
      </w:r>
      <w:r>
        <w:rPr>
          <w:rFonts w:ascii="細明體" w:eastAsia="細明體" w:hAnsi="細明體" w:hint="eastAsia"/>
          <w:bCs/>
          <w:color w:val="000000"/>
          <w:lang w:eastAsia="zh-TW"/>
        </w:rPr>
        <w:t>.文件種類為</w:t>
      </w:r>
      <w:r w:rsidRPr="0093766D">
        <w:rPr>
          <w:rFonts w:ascii="細明體" w:eastAsia="細明體" w:hAnsi="細明體"/>
          <w:bCs/>
          <w:color w:val="000000"/>
          <w:lang w:eastAsia="zh-TW"/>
        </w:rPr>
        <w:t>"300002","300003","300004","300007","302002","302004","300074"</w:t>
      </w:r>
      <w:r>
        <w:rPr>
          <w:rFonts w:ascii="細明體" w:eastAsia="細明體" w:hAnsi="細明體" w:hint="eastAsia"/>
          <w:bCs/>
          <w:color w:val="000000"/>
          <w:lang w:eastAsia="zh-TW"/>
        </w:rPr>
        <w:t>，預設張數為0，不可更改。 C.不為櫃檯件時，則文件種類為</w:t>
      </w:r>
      <w:r w:rsidRPr="0093766D">
        <w:rPr>
          <w:rFonts w:ascii="細明體" w:eastAsia="細明體" w:hAnsi="細明體"/>
          <w:bCs/>
          <w:color w:val="000000"/>
          <w:lang w:eastAsia="zh-TW"/>
        </w:rPr>
        <w:t>300075</w:t>
      </w:r>
      <w:r>
        <w:rPr>
          <w:rFonts w:ascii="細明體" w:eastAsia="細明體" w:hAnsi="細明體" w:hint="eastAsia"/>
          <w:bCs/>
          <w:color w:val="000000"/>
          <w:lang w:eastAsia="zh-TW"/>
        </w:rPr>
        <w:t>的預設張數為</w:t>
      </w:r>
      <w:r w:rsidR="001730E5">
        <w:rPr>
          <w:rFonts w:ascii="細明體" w:eastAsia="細明體" w:hAnsi="細明體" w:hint="eastAsia"/>
          <w:bCs/>
          <w:color w:val="000000"/>
          <w:lang w:eastAsia="zh-TW"/>
        </w:rPr>
        <w:t>0</w:t>
      </w:r>
      <w:r>
        <w:rPr>
          <w:rFonts w:ascii="細明體" w:eastAsia="細明體" w:hAnsi="細明體" w:hint="eastAsia"/>
          <w:bCs/>
          <w:color w:val="000000"/>
          <w:lang w:eastAsia="zh-TW"/>
        </w:rPr>
        <w:t>，不可更改。</w:t>
      </w:r>
      <w:r w:rsidR="001730E5">
        <w:rPr>
          <w:rFonts w:ascii="細明體" w:eastAsia="細明體" w:hAnsi="細明體" w:hint="eastAsia"/>
          <w:bCs/>
          <w:color w:val="000000"/>
          <w:lang w:eastAsia="zh-TW"/>
        </w:rPr>
        <w:t xml:space="preserve"> D.若傳入.</w:t>
      </w:r>
      <w:r w:rsidR="001730E5" w:rsidRPr="001730E5">
        <w:rPr>
          <w:rFonts w:ascii="細明體" w:eastAsia="細明體" w:hAnsi="細明體"/>
          <w:bCs/>
          <w:color w:val="000000"/>
          <w:lang w:eastAsia="zh-TW"/>
        </w:rPr>
        <w:t>SPEC_SCHOOL</w:t>
      </w:r>
      <w:r w:rsidR="001730E5">
        <w:rPr>
          <w:rFonts w:ascii="細明體" w:eastAsia="細明體" w:hAnsi="細明體" w:hint="eastAsia"/>
          <w:bCs/>
          <w:color w:val="000000"/>
          <w:lang w:eastAsia="zh-TW"/>
        </w:rPr>
        <w:t xml:space="preserve"> = Y則文件種類為</w:t>
      </w:r>
      <w:r w:rsidR="001730E5" w:rsidRPr="001730E5">
        <w:rPr>
          <w:rFonts w:ascii="細明體" w:eastAsia="細明體" w:hAnsi="細明體"/>
          <w:bCs/>
          <w:color w:val="000000"/>
          <w:lang w:eastAsia="zh-TW"/>
        </w:rPr>
        <w:t>300063</w:t>
      </w:r>
      <w:r w:rsidR="001730E5">
        <w:rPr>
          <w:rFonts w:ascii="細明體" w:eastAsia="細明體" w:hAnsi="細明體" w:hint="eastAsia"/>
          <w:bCs/>
          <w:color w:val="000000"/>
          <w:lang w:eastAsia="zh-TW"/>
        </w:rPr>
        <w:t>的預設張數為0，不可更改，否則，文件種類為</w:t>
      </w:r>
      <w:r w:rsidR="001730E5" w:rsidRPr="001730E5">
        <w:rPr>
          <w:rFonts w:ascii="細明體" w:eastAsia="細明體" w:hAnsi="細明體"/>
          <w:bCs/>
          <w:color w:val="000000"/>
          <w:lang w:eastAsia="zh-TW"/>
        </w:rPr>
        <w:t>300073</w:t>
      </w:r>
      <w:r w:rsidR="001730E5">
        <w:rPr>
          <w:rFonts w:ascii="細明體" w:eastAsia="細明體" w:hAnsi="細明體" w:hint="eastAsia"/>
          <w:bCs/>
          <w:color w:val="000000"/>
          <w:lang w:eastAsia="zh-TW"/>
        </w:rPr>
        <w:t>的預設張數為0，不可更改</w:t>
      </w:r>
    </w:p>
    <w:p w:rsidR="006225C0" w:rsidRPr="001730E5" w:rsidRDefault="001730E5" w:rsidP="0093766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000000"/>
          <w:lang w:eastAsia="zh-TW"/>
        </w:rPr>
      </w:pPr>
      <w:r>
        <w:rPr>
          <w:rFonts w:ascii="細明體" w:eastAsia="細明體" w:hAnsi="細明體" w:hint="eastAsia"/>
          <w:bCs/>
          <w:color w:val="000000"/>
          <w:lang w:eastAsia="zh-TW"/>
        </w:rPr>
        <w:t>否則，</w:t>
      </w:r>
      <w:r w:rsidR="006225C0">
        <w:rPr>
          <w:rFonts w:ascii="細明體" w:eastAsia="細明體" w:hAnsi="細明體" w:hint="eastAsia"/>
          <w:bCs/>
          <w:color w:val="000000"/>
          <w:lang w:eastAsia="zh-TW"/>
        </w:rPr>
        <w:t>若傳入.OIU件</w:t>
      </w:r>
      <w:r w:rsidR="0093766D">
        <w:rPr>
          <w:rFonts w:ascii="細明體" w:eastAsia="細明體" w:hAnsi="細明體" w:hint="eastAsia"/>
          <w:bCs/>
          <w:color w:val="000000"/>
          <w:lang w:eastAsia="zh-TW"/>
        </w:rPr>
        <w:t xml:space="preserve"> </w:t>
      </w:r>
      <w:r>
        <w:rPr>
          <w:rFonts w:ascii="細明體" w:eastAsia="細明體" w:hAnsi="細明體" w:hint="eastAsia"/>
          <w:bCs/>
          <w:color w:val="000000"/>
          <w:lang w:eastAsia="zh-TW"/>
        </w:rPr>
        <w:t xml:space="preserve">= 1 </w:t>
      </w:r>
      <w:r w:rsidRPr="001730E5">
        <w:rPr>
          <w:rFonts w:ascii="細明體" w:eastAsia="細明體" w:hAnsi="細明體"/>
          <w:bCs/>
          <w:color w:val="000000"/>
          <w:lang w:eastAsia="zh-TW"/>
        </w:rPr>
        <w:sym w:font="Wingdings" w:char="F0E8"/>
      </w:r>
      <w:r>
        <w:rPr>
          <w:rFonts w:ascii="細明體" w:eastAsia="細明體" w:hAnsi="細明體" w:hint="eastAsia"/>
          <w:bCs/>
          <w:color w:val="000000"/>
          <w:lang w:eastAsia="zh-TW"/>
        </w:rPr>
        <w:t xml:space="preserve"> A.則文件種類為</w:t>
      </w:r>
      <w:r w:rsidRPr="001730E5">
        <w:rPr>
          <w:rFonts w:ascii="細明體" w:eastAsia="細明體" w:hAnsi="細明體"/>
          <w:bCs/>
          <w:color w:val="000000"/>
          <w:lang w:eastAsia="zh-TW"/>
        </w:rPr>
        <w:t>30</w:t>
      </w:r>
      <w:r>
        <w:rPr>
          <w:rFonts w:ascii="細明體" w:eastAsia="細明體" w:hAnsi="細明體" w:hint="eastAsia"/>
          <w:bCs/>
          <w:color w:val="000000"/>
          <w:lang w:eastAsia="zh-TW"/>
        </w:rPr>
        <w:t>4</w:t>
      </w:r>
      <w:r w:rsidRPr="001730E5">
        <w:rPr>
          <w:rFonts w:ascii="細明體" w:eastAsia="細明體" w:hAnsi="細明體"/>
          <w:bCs/>
          <w:color w:val="000000"/>
          <w:lang w:eastAsia="zh-TW"/>
        </w:rPr>
        <w:t>002</w:t>
      </w:r>
      <w:r>
        <w:rPr>
          <w:rFonts w:ascii="細明體" w:eastAsia="細明體" w:hAnsi="細明體" w:hint="eastAsia"/>
          <w:bCs/>
          <w:color w:val="000000"/>
          <w:lang w:eastAsia="zh-TW"/>
        </w:rPr>
        <w:t>、</w:t>
      </w:r>
      <w:r>
        <w:rPr>
          <w:rFonts w:ascii="細明體" w:eastAsia="細明體" w:hAnsi="細明體"/>
          <w:bCs/>
          <w:color w:val="000000"/>
          <w:lang w:eastAsia="zh-TW"/>
        </w:rPr>
        <w:t>30</w:t>
      </w:r>
      <w:r>
        <w:rPr>
          <w:rFonts w:ascii="細明體" w:eastAsia="細明體" w:hAnsi="細明體" w:hint="eastAsia"/>
          <w:bCs/>
          <w:color w:val="000000"/>
          <w:lang w:eastAsia="zh-TW"/>
        </w:rPr>
        <w:t>4</w:t>
      </w:r>
      <w:r>
        <w:rPr>
          <w:rFonts w:ascii="細明體" w:eastAsia="細明體" w:hAnsi="細明體"/>
          <w:bCs/>
          <w:color w:val="000000"/>
          <w:lang w:eastAsia="zh-TW"/>
        </w:rPr>
        <w:t>00</w:t>
      </w:r>
      <w:r>
        <w:rPr>
          <w:rFonts w:ascii="細明體" w:eastAsia="細明體" w:hAnsi="細明體" w:hint="eastAsia"/>
          <w:bCs/>
          <w:color w:val="000000"/>
          <w:lang w:eastAsia="zh-TW"/>
        </w:rPr>
        <w:t xml:space="preserve">3的預設張數為1，不可更改。 </w:t>
      </w:r>
      <w:r>
        <w:rPr>
          <w:rFonts w:ascii="細明體" w:eastAsia="細明體" w:hAnsi="細明體"/>
          <w:bCs/>
          <w:color w:val="000000"/>
          <w:lang w:eastAsia="zh-TW"/>
        </w:rPr>
        <w:t>B</w:t>
      </w:r>
      <w:r>
        <w:rPr>
          <w:rFonts w:ascii="細明體" w:eastAsia="細明體" w:hAnsi="細明體" w:hint="eastAsia"/>
          <w:bCs/>
          <w:color w:val="000000"/>
          <w:lang w:eastAsia="zh-TW"/>
        </w:rPr>
        <w:t>.文件種類為</w:t>
      </w:r>
      <w:r w:rsidR="0092287F" w:rsidRPr="001730E5">
        <w:rPr>
          <w:rFonts w:ascii="細明體" w:eastAsia="細明體" w:hAnsi="細明體"/>
          <w:bCs/>
          <w:color w:val="000000"/>
          <w:lang w:eastAsia="zh-TW"/>
        </w:rPr>
        <w:t>"30</w:t>
      </w:r>
      <w:r w:rsidR="0092287F">
        <w:rPr>
          <w:rFonts w:ascii="細明體" w:eastAsia="細明體" w:hAnsi="細明體" w:hint="eastAsia"/>
          <w:bCs/>
          <w:color w:val="000000"/>
          <w:lang w:eastAsia="zh-TW"/>
        </w:rPr>
        <w:t>0</w:t>
      </w:r>
      <w:r w:rsidR="0092287F" w:rsidRPr="001730E5">
        <w:rPr>
          <w:rFonts w:ascii="細明體" w:eastAsia="細明體" w:hAnsi="細明體"/>
          <w:bCs/>
          <w:color w:val="000000"/>
          <w:lang w:eastAsia="zh-TW"/>
        </w:rPr>
        <w:t>002","30</w:t>
      </w:r>
      <w:r w:rsidR="0092287F">
        <w:rPr>
          <w:rFonts w:ascii="細明體" w:eastAsia="細明體" w:hAnsi="細明體" w:hint="eastAsia"/>
          <w:bCs/>
          <w:color w:val="000000"/>
          <w:lang w:eastAsia="zh-TW"/>
        </w:rPr>
        <w:t>0</w:t>
      </w:r>
      <w:r w:rsidR="0092287F" w:rsidRPr="001730E5">
        <w:rPr>
          <w:rFonts w:ascii="細明體" w:eastAsia="細明體" w:hAnsi="細明體"/>
          <w:bCs/>
          <w:color w:val="000000"/>
          <w:lang w:eastAsia="zh-TW"/>
        </w:rPr>
        <w:t>00</w:t>
      </w:r>
      <w:r w:rsidR="0092287F">
        <w:rPr>
          <w:rFonts w:ascii="細明體" w:eastAsia="細明體" w:hAnsi="細明體" w:hint="eastAsia"/>
          <w:bCs/>
          <w:color w:val="000000"/>
          <w:lang w:eastAsia="zh-TW"/>
        </w:rPr>
        <w:t>3</w:t>
      </w:r>
      <w:r w:rsidR="0092287F" w:rsidRPr="001730E5">
        <w:rPr>
          <w:rFonts w:ascii="細明體" w:eastAsia="細明體" w:hAnsi="細明體"/>
          <w:bCs/>
          <w:color w:val="000000"/>
          <w:lang w:eastAsia="zh-TW"/>
        </w:rPr>
        <w:t>","30</w:t>
      </w:r>
      <w:r w:rsidR="0092287F">
        <w:rPr>
          <w:rFonts w:ascii="細明體" w:eastAsia="細明體" w:hAnsi="細明體" w:hint="eastAsia"/>
          <w:bCs/>
          <w:color w:val="000000"/>
          <w:lang w:eastAsia="zh-TW"/>
        </w:rPr>
        <w:t>0</w:t>
      </w:r>
      <w:r w:rsidR="0092287F" w:rsidRPr="001730E5">
        <w:rPr>
          <w:rFonts w:ascii="細明體" w:eastAsia="細明體" w:hAnsi="細明體"/>
          <w:bCs/>
          <w:color w:val="000000"/>
          <w:lang w:eastAsia="zh-TW"/>
        </w:rPr>
        <w:t>004",</w:t>
      </w:r>
      <w:r w:rsidRPr="001730E5">
        <w:rPr>
          <w:rFonts w:ascii="細明體" w:eastAsia="細明體" w:hAnsi="細明體"/>
          <w:bCs/>
          <w:color w:val="000000"/>
          <w:lang w:eastAsia="zh-TW"/>
        </w:rPr>
        <w:t>"303002","303004","302002","302004","300073","300074"</w:t>
      </w:r>
      <w:r>
        <w:rPr>
          <w:rFonts w:ascii="細明體" w:eastAsia="細明體" w:hAnsi="細明體" w:hint="eastAsia"/>
          <w:bCs/>
          <w:color w:val="000000"/>
          <w:lang w:eastAsia="zh-TW"/>
        </w:rPr>
        <w:t>，預設張數為0，不可更改。 C.不為櫃檯件時，則文件種類為</w:t>
      </w:r>
      <w:r w:rsidRPr="0093766D">
        <w:rPr>
          <w:rFonts w:ascii="細明體" w:eastAsia="細明體" w:hAnsi="細明體"/>
          <w:bCs/>
          <w:color w:val="000000"/>
          <w:lang w:eastAsia="zh-TW"/>
        </w:rPr>
        <w:t>300075</w:t>
      </w:r>
      <w:r>
        <w:rPr>
          <w:rFonts w:ascii="細明體" w:eastAsia="細明體" w:hAnsi="細明體" w:hint="eastAsia"/>
          <w:bCs/>
          <w:color w:val="000000"/>
          <w:lang w:eastAsia="zh-TW"/>
        </w:rPr>
        <w:t>的預設張數為0，不可更改。</w:t>
      </w:r>
    </w:p>
    <w:p w:rsidR="001730E5" w:rsidRPr="00320F0C" w:rsidRDefault="001730E5" w:rsidP="001730E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000000"/>
          <w:lang w:eastAsia="zh-TW"/>
        </w:rPr>
      </w:pPr>
      <w:r>
        <w:rPr>
          <w:rFonts w:ascii="細明體" w:eastAsia="細明體" w:hAnsi="細明體" w:hint="eastAsia"/>
          <w:bCs/>
          <w:color w:val="000000"/>
          <w:lang w:eastAsia="zh-TW"/>
        </w:rPr>
        <w:t>否則，A.則文件種類為</w:t>
      </w:r>
      <w:r w:rsidRPr="001730E5">
        <w:rPr>
          <w:rFonts w:ascii="細明體" w:eastAsia="細明體" w:hAnsi="細明體"/>
          <w:bCs/>
          <w:color w:val="000000"/>
          <w:lang w:eastAsia="zh-TW"/>
        </w:rPr>
        <w:t>300002</w:t>
      </w:r>
      <w:r>
        <w:rPr>
          <w:rFonts w:ascii="細明體" w:eastAsia="細明體" w:hAnsi="細明體" w:hint="eastAsia"/>
          <w:bCs/>
          <w:color w:val="000000"/>
          <w:lang w:eastAsia="zh-TW"/>
        </w:rPr>
        <w:t>、</w:t>
      </w:r>
      <w:r>
        <w:rPr>
          <w:rFonts w:ascii="細明體" w:eastAsia="細明體" w:hAnsi="細明體"/>
          <w:bCs/>
          <w:color w:val="000000"/>
          <w:lang w:eastAsia="zh-TW"/>
        </w:rPr>
        <w:t>30000</w:t>
      </w:r>
      <w:r>
        <w:rPr>
          <w:rFonts w:ascii="細明體" w:eastAsia="細明體" w:hAnsi="細明體" w:hint="eastAsia"/>
          <w:bCs/>
          <w:color w:val="000000"/>
          <w:lang w:eastAsia="zh-TW"/>
        </w:rPr>
        <w:t xml:space="preserve">3的預設張數為1，不可更改。 </w:t>
      </w:r>
      <w:r>
        <w:rPr>
          <w:rFonts w:ascii="細明體" w:eastAsia="細明體" w:hAnsi="細明體"/>
          <w:bCs/>
          <w:color w:val="000000"/>
          <w:lang w:eastAsia="zh-TW"/>
        </w:rPr>
        <w:t>B</w:t>
      </w:r>
      <w:r>
        <w:rPr>
          <w:rFonts w:ascii="細明體" w:eastAsia="細明體" w:hAnsi="細明體" w:hint="eastAsia"/>
          <w:bCs/>
          <w:color w:val="000000"/>
          <w:lang w:eastAsia="zh-TW"/>
        </w:rPr>
        <w:t>.文件種類為</w:t>
      </w:r>
      <w:r w:rsidRPr="001730E5">
        <w:rPr>
          <w:rFonts w:ascii="細明體" w:eastAsia="細明體" w:hAnsi="細明體"/>
          <w:bCs/>
          <w:color w:val="000000"/>
          <w:lang w:eastAsia="zh-TW"/>
        </w:rPr>
        <w:t>"303002","303004","302002","302004","300073","300074"</w:t>
      </w:r>
      <w:r>
        <w:rPr>
          <w:rFonts w:ascii="細明體" w:eastAsia="細明體" w:hAnsi="細明體" w:hint="eastAsia"/>
          <w:bCs/>
          <w:color w:val="000000"/>
          <w:lang w:eastAsia="zh-TW"/>
        </w:rPr>
        <w:t>，預設張數為0，不可更改。 C.不為櫃檯件時，則文件種類為</w:t>
      </w:r>
      <w:r w:rsidRPr="0093766D">
        <w:rPr>
          <w:rFonts w:ascii="細明體" w:eastAsia="細明體" w:hAnsi="細明體"/>
          <w:bCs/>
          <w:color w:val="000000"/>
          <w:lang w:eastAsia="zh-TW"/>
        </w:rPr>
        <w:t>300075</w:t>
      </w:r>
      <w:r>
        <w:rPr>
          <w:rFonts w:ascii="細明體" w:eastAsia="細明體" w:hAnsi="細明體" w:hint="eastAsia"/>
          <w:bCs/>
          <w:color w:val="000000"/>
          <w:lang w:eastAsia="zh-TW"/>
        </w:rPr>
        <w:t>的預設張數為0，不可更改。</w:t>
      </w:r>
    </w:p>
    <w:p w:rsidR="00320F0C" w:rsidRPr="00E73B7C" w:rsidRDefault="00320F0C" w:rsidP="009A7CC5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000000"/>
          <w:lang w:eastAsia="zh-TW"/>
        </w:rPr>
      </w:pPr>
      <w:r>
        <w:rPr>
          <w:rFonts w:ascii="細明體" w:eastAsia="細明體" w:hAnsi="細明體" w:hint="eastAsia"/>
          <w:bCs/>
          <w:color w:val="000000"/>
          <w:lang w:eastAsia="zh-TW"/>
        </w:rPr>
        <w:t>若個資同意書正面(文件代號000275)有入數值，連動個資同意書背面(000276)也帶入一樣數值，反之亦同。</w:t>
      </w:r>
    </w:p>
    <w:p w:rsidR="009A7CC5" w:rsidRPr="00E73B7C" w:rsidRDefault="009A7CC5" w:rsidP="009A7CC5">
      <w:pPr>
        <w:pStyle w:val="Tabletext"/>
        <w:keepLines w:val="0"/>
        <w:spacing w:after="0" w:line="240" w:lineRule="auto"/>
        <w:ind w:left="425"/>
        <w:rPr>
          <w:rFonts w:ascii="細明體" w:eastAsia="細明體" w:hAnsi="細明體" w:hint="eastAsia"/>
          <w:b/>
          <w:bCs/>
          <w:color w:val="000000"/>
          <w:lang w:eastAsia="zh-TW"/>
        </w:rPr>
      </w:pPr>
      <w:r w:rsidRPr="00E73B7C">
        <w:rPr>
          <w:rFonts w:ascii="細明體" w:eastAsia="細明體" w:hAnsi="細明體" w:hint="eastAsia"/>
          <w:bCs/>
          <w:color w:val="000000"/>
          <w:lang w:eastAsia="zh-TW"/>
        </w:rPr>
        <w:t xml:space="preserve">  </w:t>
      </w:r>
    </w:p>
    <w:p w:rsidR="00245CF4" w:rsidRPr="00E73B7C" w:rsidRDefault="00EE1BD5" w:rsidP="00245CF4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008000"/>
          <w:lang w:eastAsia="zh-TW"/>
        </w:rPr>
      </w:pPr>
      <w:r w:rsidRPr="00E73B7C">
        <w:rPr>
          <w:rFonts w:ascii="細明體" w:eastAsia="細明體" w:hAnsi="細明體" w:hint="eastAsia"/>
          <w:b/>
          <w:bCs/>
          <w:color w:val="008000"/>
          <w:lang w:eastAsia="zh-TW"/>
        </w:rPr>
        <w:t>案件送件</w:t>
      </w:r>
    </w:p>
    <w:p w:rsidR="00F862D3" w:rsidRPr="00E73B7C" w:rsidRDefault="007644C9" w:rsidP="00F862D3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受理日期 = CURRENT TIMESTAMP</w:t>
      </w:r>
      <w:r w:rsidR="006B5620" w:rsidRPr="00E73B7C">
        <w:rPr>
          <w:rFonts w:ascii="細明體" w:eastAsia="細明體" w:hAnsi="細明體" w:hint="eastAsia"/>
          <w:lang w:eastAsia="zh-TW"/>
        </w:rPr>
        <w:t>。</w:t>
      </w:r>
    </w:p>
    <w:p w:rsidR="00EB4FFB" w:rsidRPr="00E73B7C" w:rsidRDefault="00EB4FFB" w:rsidP="00EB4FFB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若尚未執行「簽名影像」查詢</w:t>
      </w:r>
    </w:p>
    <w:p w:rsidR="00EB4FFB" w:rsidRPr="00E73B7C" w:rsidRDefault="00EB4FFB" w:rsidP="0098208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跳出錯誤訊息顯示"提醒您，請先查詢「簽名影像」！"</w:t>
      </w:r>
    </w:p>
    <w:p w:rsidR="007A2661" w:rsidRPr="00E73B7C" w:rsidRDefault="007A2661" w:rsidP="007A2661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IF 300014 300017 300063 </w:t>
      </w:r>
      <w:r w:rsidR="00B1633F" w:rsidRPr="00E73B7C">
        <w:rPr>
          <w:rFonts w:ascii="細明體" w:eastAsia="細明體" w:hAnsi="細明體" w:hint="eastAsia"/>
          <w:lang w:eastAsia="zh-TW"/>
        </w:rPr>
        <w:t>300073</w:t>
      </w:r>
      <w:r w:rsidRPr="00E73B7C">
        <w:rPr>
          <w:rFonts w:ascii="細明體" w:eastAsia="細明體" w:hAnsi="細明體" w:cs="新細明體" w:hint="eastAsia"/>
          <w:lang w:eastAsia="zh-TW"/>
        </w:rPr>
        <w:t>任一張數 &gt; 0   ，檢核300008 張數是否 &gt; 0</w:t>
      </w:r>
    </w:p>
    <w:p w:rsidR="007A2661" w:rsidRPr="00E73B7C" w:rsidRDefault="007A2661" w:rsidP="007A2661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IF NOT ，顯示 </w:t>
      </w:r>
      <w:r w:rsidRPr="00E73B7C">
        <w:rPr>
          <w:rFonts w:ascii="細明體" w:eastAsia="細明體" w:hAnsi="細明體"/>
          <w:lang w:eastAsia="zh-TW"/>
        </w:rPr>
        <w:t>“</w:t>
      </w:r>
      <w:r w:rsidRPr="00E73B7C">
        <w:rPr>
          <w:rFonts w:ascii="細明體" w:eastAsia="細明體" w:hAnsi="細明體" w:hint="eastAsia"/>
          <w:lang w:eastAsia="zh-TW"/>
        </w:rPr>
        <w:t>至少須有一張診斷書</w:t>
      </w:r>
      <w:r w:rsidRPr="00E73B7C">
        <w:rPr>
          <w:rFonts w:ascii="細明體" w:eastAsia="細明體" w:hAnsi="細明體"/>
          <w:lang w:eastAsia="zh-TW"/>
        </w:rPr>
        <w:t>”</w:t>
      </w:r>
      <w:r w:rsidRPr="00E73B7C">
        <w:rPr>
          <w:rFonts w:ascii="細明體" w:eastAsia="細明體" w:hAnsi="細明體" w:hint="eastAsia"/>
          <w:lang w:eastAsia="zh-TW"/>
        </w:rPr>
        <w:t>，RETURN。</w:t>
      </w:r>
    </w:p>
    <w:p w:rsidR="00EE5D65" w:rsidRPr="00E73B7C" w:rsidRDefault="00EE5D65" w:rsidP="00EE5D6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IF  300066(門診收據正本) OR  300067(門診收據複本) </w:t>
      </w:r>
      <w:r w:rsidRPr="00E73B7C">
        <w:rPr>
          <w:rFonts w:ascii="細明體" w:eastAsia="細明體" w:hAnsi="細明體" w:cs="新細明體" w:hint="eastAsia"/>
          <w:lang w:eastAsia="zh-TW"/>
        </w:rPr>
        <w:t xml:space="preserve">任一張數 &gt; 0，檢核300063 </w:t>
      </w:r>
      <w:r w:rsidR="00861476" w:rsidRPr="00E73B7C">
        <w:rPr>
          <w:rFonts w:ascii="細明體" w:eastAsia="細明體" w:hAnsi="細明體" w:cs="新細明體" w:hint="eastAsia"/>
          <w:lang w:eastAsia="zh-TW"/>
        </w:rPr>
        <w:t>OR 300073</w:t>
      </w:r>
      <w:r w:rsidRPr="00E73B7C">
        <w:rPr>
          <w:rFonts w:ascii="細明體" w:eastAsia="細明體" w:hAnsi="細明體" w:cs="新細明體" w:hint="eastAsia"/>
          <w:lang w:eastAsia="zh-TW"/>
        </w:rPr>
        <w:t>張數是否 &gt; 0</w:t>
      </w:r>
    </w:p>
    <w:p w:rsidR="00EE5D65" w:rsidRPr="00E73B7C" w:rsidRDefault="00EE5D65" w:rsidP="00EE5D65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IF NOT ，顯示 </w:t>
      </w:r>
      <w:r w:rsidRPr="00E73B7C">
        <w:rPr>
          <w:rFonts w:ascii="細明體" w:eastAsia="細明體" w:hAnsi="細明體"/>
          <w:lang w:eastAsia="zh-TW"/>
        </w:rPr>
        <w:t>“</w:t>
      </w:r>
      <w:r w:rsidRPr="00E73B7C">
        <w:rPr>
          <w:rFonts w:ascii="細明體" w:eastAsia="細明體" w:hAnsi="細明體" w:hint="eastAsia"/>
          <w:lang w:eastAsia="zh-TW"/>
        </w:rPr>
        <w:t>至少須有一張門診收據合計表</w:t>
      </w:r>
      <w:r w:rsidRPr="00E73B7C">
        <w:rPr>
          <w:rFonts w:ascii="細明體" w:eastAsia="細明體" w:hAnsi="細明體"/>
          <w:lang w:eastAsia="zh-TW"/>
        </w:rPr>
        <w:t>”</w:t>
      </w:r>
      <w:r w:rsidRPr="00E73B7C">
        <w:rPr>
          <w:rFonts w:ascii="細明體" w:eastAsia="細明體" w:hAnsi="細明體" w:hint="eastAsia"/>
          <w:lang w:eastAsia="zh-TW"/>
        </w:rPr>
        <w:t>，RETURN。</w:t>
      </w:r>
    </w:p>
    <w:p w:rsidR="00B32F31" w:rsidRDefault="000613B3" w:rsidP="00391CF8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檢查FATCA文件輸入</w:t>
      </w:r>
    </w:p>
    <w:p w:rsidR="000613B3" w:rsidRDefault="000613B3" w:rsidP="000613B3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若『待掃描文件』內[FATCA身分確認聲明書]有1張以上，且尚未點擊『FATCA身分輸入』按鈕，則出現提示訊息『提醒您：本次申請檢附FATCA身分確認書，請先前往FATCA身分輸入頁面進行資料輸入』</w:t>
      </w:r>
    </w:p>
    <w:p w:rsidR="005B7A64" w:rsidRPr="00E73B7C" w:rsidRDefault="005B7A64" w:rsidP="00391CF8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取得受理編號：</w:t>
      </w:r>
    </w:p>
    <w:p w:rsidR="00C34D80" w:rsidRPr="00E73B7C" w:rsidRDefault="00C34D80" w:rsidP="00C34D80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IF 作業種類 = </w:t>
      </w:r>
      <w:r w:rsidRPr="00E73B7C">
        <w:rPr>
          <w:rFonts w:ascii="細明體" w:eastAsia="細明體" w:hAnsi="細明體"/>
          <w:lang w:eastAsia="zh-TW"/>
        </w:rPr>
        <w:t>‘</w:t>
      </w:r>
      <w:r w:rsidRPr="00E73B7C">
        <w:rPr>
          <w:rFonts w:ascii="細明體" w:eastAsia="細明體" w:hAnsi="細明體" w:hint="eastAsia"/>
          <w:lang w:eastAsia="zh-TW"/>
        </w:rPr>
        <w:t>T</w:t>
      </w:r>
      <w:r w:rsidRPr="00E73B7C">
        <w:rPr>
          <w:rFonts w:ascii="細明體" w:eastAsia="細明體" w:hAnsi="細明體"/>
          <w:lang w:eastAsia="zh-TW"/>
        </w:rPr>
        <w:t>’</w:t>
      </w:r>
    </w:p>
    <w:p w:rsidR="005B7A64" w:rsidRPr="00E73B7C" w:rsidRDefault="00B43227" w:rsidP="00C34D80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CALL AA_B2Z009.Method</w:t>
      </w:r>
      <w:r w:rsidR="008D7B1E" w:rsidRPr="00E73B7C">
        <w:rPr>
          <w:rFonts w:ascii="細明體" w:eastAsia="細明體" w:hAnsi="細明體" w:hint="eastAsia"/>
          <w:lang w:eastAsia="zh-TW"/>
        </w:rPr>
        <w:t>10</w:t>
      </w:r>
      <w:r w:rsidRPr="00E73B7C">
        <w:rPr>
          <w:rFonts w:ascii="細明體" w:eastAsia="細明體" w:hAnsi="細明體" w:hint="eastAsia"/>
          <w:lang w:eastAsia="zh-TW"/>
        </w:rPr>
        <w:t xml:space="preserve"> By </w:t>
      </w:r>
      <w:r w:rsidR="00051949" w:rsidRPr="00E73B7C">
        <w:rPr>
          <w:rFonts w:ascii="細明體" w:eastAsia="細明體" w:hAnsi="細明體" w:hint="eastAsia"/>
          <w:lang w:eastAsia="zh-TW"/>
        </w:rPr>
        <w:t>傳入參數.事故者ID。</w:t>
      </w:r>
    </w:p>
    <w:p w:rsidR="00C34D80" w:rsidRPr="00E73B7C" w:rsidRDefault="00C34D80" w:rsidP="00C34D80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ELSE IF 作業種類 = </w:t>
      </w:r>
      <w:r w:rsidRPr="00E73B7C">
        <w:rPr>
          <w:rFonts w:ascii="細明體" w:eastAsia="細明體" w:hAnsi="細明體"/>
          <w:lang w:eastAsia="zh-TW"/>
        </w:rPr>
        <w:t>‘</w:t>
      </w:r>
      <w:r w:rsidRPr="00E73B7C">
        <w:rPr>
          <w:rFonts w:ascii="細明體" w:eastAsia="細明體" w:hAnsi="細明體" w:hint="eastAsia"/>
          <w:lang w:eastAsia="zh-TW"/>
        </w:rPr>
        <w:t>C</w:t>
      </w:r>
      <w:r w:rsidRPr="00E73B7C">
        <w:rPr>
          <w:rFonts w:ascii="細明體" w:eastAsia="細明體" w:hAnsi="細明體"/>
          <w:lang w:eastAsia="zh-TW"/>
        </w:rPr>
        <w:t>’</w:t>
      </w:r>
    </w:p>
    <w:p w:rsidR="00C34D80" w:rsidRPr="00E73B7C" w:rsidRDefault="00C34D80" w:rsidP="00C34D80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CALL AA_B2Z009.Method8 By 傳入參數.事故者ID。</w:t>
      </w:r>
    </w:p>
    <w:p w:rsidR="00CA0C97" w:rsidRPr="00E73B7C" w:rsidRDefault="00CA0C97" w:rsidP="00C34D80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ELSE IF 作業種類 = </w:t>
      </w:r>
      <w:r w:rsidRPr="00E73B7C">
        <w:rPr>
          <w:rFonts w:ascii="細明體" w:eastAsia="細明體" w:hAnsi="細明體"/>
          <w:lang w:eastAsia="zh-TW"/>
        </w:rPr>
        <w:t>‘</w:t>
      </w:r>
      <w:r w:rsidRPr="00E73B7C">
        <w:rPr>
          <w:rFonts w:ascii="細明體" w:eastAsia="細明體" w:hAnsi="細明體" w:hint="eastAsia"/>
          <w:lang w:eastAsia="zh-TW"/>
        </w:rPr>
        <w:t>G</w:t>
      </w:r>
      <w:r w:rsidRPr="00E73B7C">
        <w:rPr>
          <w:rFonts w:ascii="細明體" w:eastAsia="細明體" w:hAnsi="細明體"/>
          <w:lang w:eastAsia="zh-TW"/>
        </w:rPr>
        <w:t>’</w:t>
      </w:r>
      <w:r w:rsidR="009C1002" w:rsidRPr="00E73B7C">
        <w:rPr>
          <w:rFonts w:ascii="細明體" w:eastAsia="細明體" w:hAnsi="細明體" w:hint="eastAsia"/>
          <w:lang w:eastAsia="zh-TW"/>
        </w:rPr>
        <w:t xml:space="preserve"> or </w:t>
      </w:r>
      <w:r w:rsidR="009C1002" w:rsidRPr="00E73B7C">
        <w:rPr>
          <w:rFonts w:ascii="細明體" w:eastAsia="細明體" w:hAnsi="細明體"/>
          <w:lang w:eastAsia="zh-TW"/>
        </w:rPr>
        <w:t>‘</w:t>
      </w:r>
      <w:r w:rsidR="009C1002" w:rsidRPr="00E73B7C">
        <w:rPr>
          <w:rFonts w:ascii="細明體" w:eastAsia="細明體" w:hAnsi="細明體" w:hint="eastAsia"/>
          <w:lang w:eastAsia="zh-TW"/>
        </w:rPr>
        <w:t>H</w:t>
      </w:r>
      <w:r w:rsidR="009C1002" w:rsidRPr="00E73B7C">
        <w:rPr>
          <w:rFonts w:ascii="細明體" w:eastAsia="細明體" w:hAnsi="細明體"/>
          <w:lang w:eastAsia="zh-TW"/>
        </w:rPr>
        <w:t>’</w:t>
      </w:r>
    </w:p>
    <w:p w:rsidR="00CA0C97" w:rsidRPr="00E73B7C" w:rsidRDefault="00CA0C97" w:rsidP="00CA0C97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CALL AA_B2Z009.Method15 By 作業種類</w:t>
      </w:r>
    </w:p>
    <w:p w:rsidR="00C34D80" w:rsidRPr="00E73B7C" w:rsidRDefault="00C34D80" w:rsidP="00C34D80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END IF。</w:t>
      </w:r>
    </w:p>
    <w:p w:rsidR="00E4045C" w:rsidRPr="00E73B7C" w:rsidRDefault="00183BBD" w:rsidP="00C34D80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2012-09-26 改為</w:t>
      </w:r>
      <w:r w:rsidR="009F1492" w:rsidRPr="00E73B7C">
        <w:rPr>
          <w:rFonts w:ascii="細明體" w:eastAsia="細明體" w:hAnsi="細明體" w:hint="eastAsia"/>
          <w:color w:val="943634"/>
          <w:lang w:eastAsia="zh-TW"/>
        </w:rPr>
        <w:t>若為AAA2_0100連結進來更新DTAAA210時，若更新不到視為異常</w:t>
      </w:r>
    </w:p>
    <w:p w:rsidR="00D555D5" w:rsidRPr="00E73B7C" w:rsidRDefault="009B2713" w:rsidP="00C34D80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IF 是由AAA2_0100連結進來</w:t>
      </w:r>
    </w:p>
    <w:p w:rsidR="009B2713" w:rsidRPr="00E73B7C" w:rsidRDefault="009B2713" w:rsidP="00F87B79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CALL AA_A2Z001.</w:t>
      </w:r>
      <w:r w:rsidR="00F31A14" w:rsidRPr="00E73B7C">
        <w:rPr>
          <w:rFonts w:ascii="細明體" w:eastAsia="細明體" w:hAnsi="細明體"/>
          <w:color w:val="943634"/>
          <w:lang w:eastAsia="zh-TW"/>
        </w:rPr>
        <w:t>UpdateAplyNo</w:t>
      </w:r>
      <w:r w:rsidR="00F31A14" w:rsidRPr="00E73B7C">
        <w:rPr>
          <w:rFonts w:ascii="細明體" w:eastAsia="細明體" w:hAnsi="細明體" w:hint="eastAsia"/>
          <w:color w:val="943634"/>
          <w:lang w:eastAsia="zh-TW"/>
        </w:rPr>
        <w:t>，傳入參數如下：</w:t>
      </w:r>
    </w:p>
    <w:p w:rsidR="00F31A14" w:rsidRPr="00E73B7C" w:rsidRDefault="00B46492" w:rsidP="00F87B79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AAA1_0100.事故者ID</w:t>
      </w:r>
    </w:p>
    <w:p w:rsidR="00B46492" w:rsidRPr="00E73B7C" w:rsidRDefault="00CF2B92" w:rsidP="00F87B79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AAA1_0100.事故日期</w:t>
      </w:r>
    </w:p>
    <w:p w:rsidR="00CF2B92" w:rsidRPr="00E73B7C" w:rsidRDefault="00CF2B92" w:rsidP="00F87B79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AAA1_0100.受理日期</w:t>
      </w:r>
    </w:p>
    <w:p w:rsidR="00CF2B92" w:rsidRPr="00E73B7C" w:rsidRDefault="00CF2B92" w:rsidP="00F87B79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前面取得的受理編號</w:t>
      </w:r>
    </w:p>
    <w:p w:rsidR="004E0C72" w:rsidRPr="00E73B7C" w:rsidRDefault="004E0C72" w:rsidP="00C34D80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//**回押理賠臨櫃申請檔DTAAA210,若有找到就更新，沒找到或有錯繼續往後處理，不影響後面作業。</w:t>
      </w:r>
    </w:p>
    <w:p w:rsidR="004E0C72" w:rsidRPr="00E73B7C" w:rsidRDefault="004E0C72" w:rsidP="00C34D80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/>
          <w:strike/>
          <w:color w:val="943634"/>
          <w:lang w:eastAsia="zh-TW"/>
        </w:rPr>
        <w:t>C</w:t>
      </w: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all 理賠臨櫃受理申請書檔維護模組AA_A2Z001.查詢(),BY參數:</w:t>
      </w:r>
    </w:p>
    <w:p w:rsidR="004E0C72" w:rsidRPr="00E73B7C" w:rsidRDefault="004E0C72" w:rsidP="004E0C7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事故者ID:</w:t>
      </w:r>
      <w:r w:rsidRPr="00E73B7C">
        <w:rPr>
          <w:rFonts w:ascii="細明體" w:eastAsia="細明體" w:hAnsi="細明體" w:hint="eastAsia"/>
          <w:strike/>
          <w:color w:val="943634"/>
        </w:rPr>
        <w:t xml:space="preserve"> AAA1_0100</w:t>
      </w: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.事故者ID</w:t>
      </w:r>
    </w:p>
    <w:p w:rsidR="004E0C72" w:rsidRPr="00E73B7C" w:rsidRDefault="004E0C72" w:rsidP="004E0C7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事故日期:</w:t>
      </w:r>
      <w:r w:rsidRPr="00E73B7C">
        <w:rPr>
          <w:rFonts w:ascii="細明體" w:eastAsia="細明體" w:hAnsi="細明體" w:hint="eastAsia"/>
          <w:strike/>
          <w:color w:val="943634"/>
        </w:rPr>
        <w:t xml:space="preserve"> AAA1_0100</w:t>
      </w: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.事故日期</w:t>
      </w:r>
    </w:p>
    <w:p w:rsidR="004E0C72" w:rsidRPr="00E73B7C" w:rsidRDefault="004E0C72" w:rsidP="004E0C7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受理日期:</w:t>
      </w:r>
      <w:r w:rsidRPr="00E73B7C">
        <w:rPr>
          <w:rFonts w:ascii="細明體" w:eastAsia="細明體" w:hAnsi="細明體" w:hint="eastAsia"/>
          <w:strike/>
          <w:color w:val="943634"/>
        </w:rPr>
        <w:t xml:space="preserve"> AAA1_0100</w:t>
      </w: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.受理日期</w:t>
      </w:r>
    </w:p>
    <w:p w:rsidR="004E0C72" w:rsidRPr="00E73B7C" w:rsidRDefault="004E0C72" w:rsidP="004E0C7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若有誤，</w:t>
      </w:r>
    </w:p>
    <w:p w:rsidR="004E0C72" w:rsidRPr="00E73B7C" w:rsidRDefault="004E0C72" w:rsidP="004E0C72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繼續下一STEP</w:t>
      </w:r>
    </w:p>
    <w:p w:rsidR="004E0C72" w:rsidRPr="00E73B7C" w:rsidRDefault="004E0C72" w:rsidP="004E0C7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若有資料，KEEP 查詢出$DTAAA210_bo</w:t>
      </w:r>
    </w:p>
    <w:p w:rsidR="00DC2DD0" w:rsidRPr="00E73B7C" w:rsidRDefault="00DC2DD0" w:rsidP="00DC2DD0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$DTAAA210_bo.受理編號 = 前面取得的受理編號</w:t>
      </w:r>
    </w:p>
    <w:p w:rsidR="004E0C72" w:rsidRPr="00E73B7C" w:rsidRDefault="004E0C72" w:rsidP="004E0C72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CALL理賠臨櫃受理申請書檔維護模組AA_A2Z001.更新()，BY參數:</w:t>
      </w:r>
    </w:p>
    <w:p w:rsidR="004E0C72" w:rsidRPr="00E73B7C" w:rsidRDefault="004E0C72" w:rsidP="004E0C72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DTAAA210 : $DTAAA210_bo</w:t>
      </w:r>
    </w:p>
    <w:p w:rsidR="004E0C72" w:rsidRPr="00E73B7C" w:rsidRDefault="004E0C72" w:rsidP="004E0C72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若有誤，</w:t>
      </w:r>
    </w:p>
    <w:p w:rsidR="004E0C72" w:rsidRPr="00E73B7C" w:rsidRDefault="004E0C72" w:rsidP="004E0C72">
      <w:pPr>
        <w:pStyle w:val="Tabletext"/>
        <w:keepLines w:val="0"/>
        <w:numPr>
          <w:ilvl w:val="6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943634"/>
          <w:lang w:eastAsia="zh-TW"/>
        </w:rPr>
      </w:pPr>
      <w:r w:rsidRPr="00E73B7C">
        <w:rPr>
          <w:rFonts w:ascii="細明體" w:eastAsia="細明體" w:hAnsi="細明體" w:hint="eastAsia"/>
          <w:strike/>
          <w:color w:val="943634"/>
          <w:lang w:eastAsia="zh-TW"/>
        </w:rPr>
        <w:t>繼續處理下一STEP</w:t>
      </w:r>
    </w:p>
    <w:p w:rsidR="00962CEE" w:rsidRPr="00E73B7C" w:rsidRDefault="00962CEE" w:rsidP="00962CEE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IF 是由AAA2_0200連結進來</w:t>
      </w:r>
      <w:r w:rsidR="006718CE" w:rsidRPr="00E73B7C">
        <w:rPr>
          <w:rFonts w:ascii="細明體" w:eastAsia="細明體" w:hAnsi="細明體" w:hint="eastAsia"/>
          <w:color w:val="943634"/>
          <w:lang w:eastAsia="zh-TW"/>
        </w:rPr>
        <w:tab/>
      </w:r>
    </w:p>
    <w:p w:rsidR="00962CEE" w:rsidRPr="00E73B7C" w:rsidRDefault="00962CEE" w:rsidP="00962CEE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CALL AAA1_0100_mod.</w:t>
      </w:r>
      <w:r w:rsidRPr="00E73B7C">
        <w:rPr>
          <w:rFonts w:ascii="細明體" w:eastAsia="細明體" w:hAnsi="細明體"/>
          <w:color w:val="943634"/>
          <w:lang w:eastAsia="zh-TW"/>
        </w:rPr>
        <w:t>UpdateAplyNo</w:t>
      </w:r>
      <w:r w:rsidRPr="00E73B7C">
        <w:rPr>
          <w:rFonts w:ascii="細明體" w:eastAsia="細明體" w:hAnsi="細明體" w:hint="eastAsia"/>
          <w:color w:val="943634"/>
          <w:lang w:eastAsia="zh-TW"/>
        </w:rPr>
        <w:t>，傳入參數如下：</w:t>
      </w:r>
    </w:p>
    <w:p w:rsidR="00962CEE" w:rsidRPr="00E73B7C" w:rsidRDefault="00962CEE" w:rsidP="00962CEE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AAA1_0100.事故者ID</w:t>
      </w:r>
    </w:p>
    <w:p w:rsidR="00962CEE" w:rsidRPr="00E73B7C" w:rsidRDefault="00962CEE" w:rsidP="00962CEE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AAA1_0100.事故日期</w:t>
      </w:r>
    </w:p>
    <w:p w:rsidR="00962CEE" w:rsidRPr="00E73B7C" w:rsidRDefault="00962CEE" w:rsidP="00962CEE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943634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AAA1_0100.輸入日期</w:t>
      </w:r>
    </w:p>
    <w:p w:rsidR="00962CEE" w:rsidRPr="00E73B7C" w:rsidRDefault="00962CEE" w:rsidP="00962CEE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color w:val="943634"/>
          <w:lang w:eastAsia="zh-TW"/>
        </w:rPr>
        <w:t>前面取得的受理編號</w:t>
      </w:r>
    </w:p>
    <w:p w:rsidR="00391CF8" w:rsidRPr="00E73B7C" w:rsidRDefault="0023751E" w:rsidP="00391CF8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異動TABLES</w:t>
      </w:r>
    </w:p>
    <w:p w:rsidR="005126FC" w:rsidRDefault="00321F6B" w:rsidP="005126FC">
      <w:pPr>
        <w:pStyle w:val="Tabletext"/>
        <w:numPr>
          <w:ilvl w:val="2"/>
          <w:numId w:val="2"/>
        </w:numPr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設定</w:t>
      </w:r>
      <w:r w:rsidR="005126FC">
        <w:rPr>
          <w:rFonts w:ascii="細明體" w:eastAsia="細明體" w:hAnsi="細明體" w:hint="eastAsia"/>
          <w:lang w:eastAsia="zh-TW"/>
        </w:rPr>
        <w:t xml:space="preserve">$IS_OIU </w:t>
      </w:r>
      <w:r w:rsidR="005126FC" w:rsidRPr="005126FC">
        <w:rPr>
          <w:rFonts w:ascii="細明體" w:eastAsia="細明體" w:hAnsi="細明體"/>
          <w:lang w:eastAsia="zh-TW"/>
        </w:rPr>
        <w:sym w:font="Wingdings" w:char="F0E8"/>
      </w:r>
      <w:r w:rsidR="005126FC">
        <w:rPr>
          <w:rFonts w:ascii="細明體" w:eastAsia="細明體" w:hAnsi="細明體" w:hint="eastAsia"/>
          <w:lang w:eastAsia="zh-TW"/>
        </w:rPr>
        <w:t xml:space="preserve">  </w:t>
      </w:r>
    </w:p>
    <w:p w:rsidR="005126FC" w:rsidRPr="005126FC" w:rsidRDefault="005126FC" w:rsidP="005126FC">
      <w:pPr>
        <w:pStyle w:val="Tabletext"/>
        <w:numPr>
          <w:ilvl w:val="3"/>
          <w:numId w:val="2"/>
        </w:numPr>
        <w:rPr>
          <w:rFonts w:ascii="細明體" w:eastAsia="細明體" w:hAnsi="細明體" w:hint="eastAsia"/>
          <w:lang w:eastAsia="zh-TW"/>
        </w:rPr>
      </w:pPr>
      <w:r w:rsidRPr="005126FC">
        <w:rPr>
          <w:rFonts w:ascii="細明體" w:eastAsia="細明體" w:hAnsi="細明體" w:hint="eastAsia"/>
          <w:lang w:eastAsia="zh-TW"/>
        </w:rPr>
        <w:t>傳入.IS_OIU = ‘1’</w:t>
      </w:r>
      <w:r w:rsidR="00321F6B">
        <w:rPr>
          <w:rFonts w:ascii="細明體" w:eastAsia="細明體" w:hAnsi="細明體" w:hint="eastAsia"/>
          <w:lang w:eastAsia="zh-TW"/>
        </w:rPr>
        <w:t>或 Y</w:t>
      </w:r>
      <w:r w:rsidRPr="005126FC">
        <w:rPr>
          <w:rFonts w:ascii="細明體" w:eastAsia="細明體" w:hAnsi="細明體" w:hint="eastAsia"/>
          <w:lang w:eastAsia="zh-TW"/>
        </w:rPr>
        <w:t xml:space="preserve"> </w:t>
      </w:r>
      <w:r w:rsidRPr="005126FC">
        <w:rPr>
          <w:rFonts w:ascii="細明體" w:eastAsia="細明體" w:hAnsi="細明體"/>
          <w:lang w:eastAsia="zh-TW"/>
        </w:rPr>
        <w:sym w:font="Wingdings" w:char="F0E8"/>
      </w:r>
      <w:r w:rsidRPr="005126FC">
        <w:rPr>
          <w:rFonts w:ascii="細明體" w:eastAsia="細明體" w:hAnsi="細明體" w:hint="eastAsia"/>
          <w:lang w:eastAsia="zh-TW"/>
        </w:rPr>
        <w:t xml:space="preserve"> “Y” </w:t>
      </w:r>
    </w:p>
    <w:p w:rsidR="005126FC" w:rsidRDefault="005126FC" w:rsidP="005126FC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5126FC">
        <w:rPr>
          <w:rFonts w:ascii="細明體" w:eastAsia="細明體" w:hAnsi="細明體" w:hint="eastAsia"/>
          <w:lang w:eastAsia="zh-TW"/>
        </w:rPr>
        <w:t>否則，</w:t>
      </w:r>
      <w:r w:rsidRPr="005126FC">
        <w:rPr>
          <w:rFonts w:ascii="細明體" w:eastAsia="細明體" w:hAnsi="細明體"/>
          <w:lang w:eastAsia="zh-TW"/>
        </w:rPr>
        <w:sym w:font="Wingdings" w:char="F0E8"/>
      </w:r>
      <w:r w:rsidRPr="005126FC">
        <w:rPr>
          <w:rFonts w:ascii="細明體" w:eastAsia="細明體" w:hAnsi="細明體" w:hint="eastAsia"/>
          <w:lang w:eastAsia="zh-TW"/>
        </w:rPr>
        <w:t xml:space="preserve"> “N”</w:t>
      </w:r>
    </w:p>
    <w:p w:rsidR="0023751E" w:rsidRPr="00E73B7C" w:rsidRDefault="00391CF8" w:rsidP="00391CF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INSERT </w:t>
      </w:r>
      <w:r w:rsidR="0023751E" w:rsidRPr="00E73B7C">
        <w:rPr>
          <w:rFonts w:ascii="細明體" w:eastAsia="細明體" w:hAnsi="細明體" w:hint="eastAsia"/>
          <w:lang w:eastAsia="zh-TW"/>
        </w:rPr>
        <w:t>DT</w:t>
      </w:r>
      <w:r w:rsidRPr="00E73B7C">
        <w:rPr>
          <w:rFonts w:ascii="細明體" w:eastAsia="細明體" w:hAnsi="細明體" w:hint="eastAsia"/>
          <w:lang w:eastAsia="zh-TW"/>
        </w:rPr>
        <w:t>A</w:t>
      </w:r>
      <w:r w:rsidR="0023751E" w:rsidRPr="00E73B7C">
        <w:rPr>
          <w:rFonts w:ascii="細明體" w:eastAsia="細明體" w:hAnsi="細明體" w:hint="eastAsia"/>
          <w:lang w:eastAsia="zh-TW"/>
        </w:rPr>
        <w:t>AA001</w:t>
      </w:r>
      <w:r w:rsidRPr="00E73B7C">
        <w:rPr>
          <w:rFonts w:ascii="細明體" w:eastAsia="細明體" w:hAnsi="細明體" w:hint="eastAsia"/>
          <w:lang w:eastAsia="zh-TW"/>
        </w:rPr>
        <w:t xml:space="preserve"> 理賠受理檔</w:t>
      </w:r>
      <w:r w:rsidR="00EE1BD5" w:rsidRPr="00E73B7C">
        <w:rPr>
          <w:rFonts w:ascii="細明體" w:eastAsia="細明體" w:hAnsi="細明體" w:hint="eastAsia"/>
          <w:lang w:eastAsia="zh-TW"/>
        </w:rPr>
        <w:t>：</w:t>
      </w:r>
    </w:p>
    <w:p w:rsidR="0023751E" w:rsidRPr="00E73B7C" w:rsidRDefault="008F6A3E" w:rsidP="00391CF8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CALL  </w:t>
      </w:r>
      <w:r w:rsidRPr="00E73B7C">
        <w:rPr>
          <w:rFonts w:ascii="細明體" w:eastAsia="細明體" w:hAnsi="細明體"/>
          <w:lang w:eastAsia="zh-TW"/>
        </w:rPr>
        <w:t>AA_A0Z001</w:t>
      </w:r>
      <w:r w:rsidRPr="00E73B7C">
        <w:rPr>
          <w:rFonts w:ascii="細明體" w:eastAsia="細明體" w:hAnsi="細明體" w:hint="eastAsia"/>
          <w:lang w:eastAsia="zh-TW"/>
        </w:rPr>
        <w:t xml:space="preserve"> Method1：</w:t>
      </w:r>
    </w:p>
    <w:tbl>
      <w:tblPr>
        <w:tblW w:w="5940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3500"/>
      </w:tblGrid>
      <w:tr w:rsidR="008F6A3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6A3E" w:rsidRPr="00E73B7C" w:rsidRDefault="008F6A3E">
            <w:pPr>
              <w:jc w:val="center"/>
              <w:rPr>
                <w:rFonts w:ascii="細明體" w:eastAsia="細明體" w:hAnsi="細明體" w:cs="Arial Unicode MS"/>
                <w:b/>
                <w:bCs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b/>
                <w:bCs/>
                <w:sz w:val="20"/>
                <w:szCs w:val="20"/>
              </w:rPr>
              <w:t>參數名稱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6A3E" w:rsidRPr="00E73B7C" w:rsidRDefault="008F6A3E">
            <w:pPr>
              <w:jc w:val="center"/>
              <w:rPr>
                <w:rFonts w:ascii="細明體" w:eastAsia="細明體" w:hAnsi="細明體" w:cs="Arial Unicode MS"/>
                <w:b/>
                <w:bCs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b/>
                <w:bCs/>
                <w:sz w:val="20"/>
                <w:szCs w:val="20"/>
              </w:rPr>
              <w:t>資料來源</w:t>
            </w:r>
          </w:p>
        </w:tc>
      </w:tr>
      <w:tr w:rsidR="008F6A3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3E" w:rsidRPr="00E73B7C" w:rsidRDefault="008F6A3E" w:rsidP="008F6A3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 xml:space="preserve">受理編號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6A3E" w:rsidRPr="00E73B7C" w:rsidRDefault="00051949">
            <w:pPr>
              <w:rPr>
                <w:rFonts w:ascii="細明體" w:eastAsia="細明體" w:hAnsi="細明體" w:cs="Arial Unicode MS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2.2.1</w:t>
            </w:r>
          </w:p>
        </w:tc>
      </w:tr>
      <w:tr w:rsidR="008F6A3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3E" w:rsidRPr="00E73B7C" w:rsidRDefault="008F6A3E" w:rsidP="008F6A3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受理單位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6A3E" w:rsidRPr="00E73B7C" w:rsidRDefault="00051949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lang w:eastAsia="zh-TW"/>
              </w:rPr>
              <w:t>傳入參數</w:t>
            </w:r>
          </w:p>
        </w:tc>
      </w:tr>
      <w:tr w:rsidR="008F6A3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3E" w:rsidRPr="00E73B7C" w:rsidRDefault="008F6A3E" w:rsidP="008F6A3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受理單位中文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6A3E" w:rsidRPr="00E73B7C" w:rsidRDefault="00051949">
            <w:pPr>
              <w:rPr>
                <w:rFonts w:ascii="細明體" w:eastAsia="細明體" w:hAnsi="細明體" w:cs="Arial Unicode MS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傳入參數</w:t>
            </w:r>
          </w:p>
        </w:tc>
      </w:tr>
      <w:tr w:rsidR="008F6A3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3E" w:rsidRPr="00E73B7C" w:rsidRDefault="008F6A3E" w:rsidP="008F6A3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受理人員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6A3E" w:rsidRPr="00E73B7C" w:rsidRDefault="00051949">
            <w:pPr>
              <w:rPr>
                <w:rFonts w:ascii="細明體" w:eastAsia="細明體" w:hAnsi="細明體" w:cs="Arial Unicode MS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傳入參數</w:t>
            </w:r>
          </w:p>
        </w:tc>
      </w:tr>
      <w:tr w:rsidR="008F6A3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3E" w:rsidRPr="00E73B7C" w:rsidRDefault="008F6A3E" w:rsidP="008F6A3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受理人員姓名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6A3E" w:rsidRPr="00E73B7C" w:rsidRDefault="00051949">
            <w:pPr>
              <w:rPr>
                <w:rFonts w:ascii="細明體" w:eastAsia="細明體" w:hAnsi="細明體" w:cs="Arial Unicode MS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傳入參數</w:t>
            </w:r>
          </w:p>
        </w:tc>
      </w:tr>
      <w:tr w:rsidR="008F6A3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3E" w:rsidRPr="00E73B7C" w:rsidRDefault="008F6A3E" w:rsidP="008F6A3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受理日期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6A3E" w:rsidRPr="00E73B7C" w:rsidRDefault="006B5620">
            <w:pPr>
              <w:rPr>
                <w:rFonts w:ascii="細明體" w:eastAsia="細明體" w:hAnsi="細明體" w:cs="Arial Unicode MS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受理日期</w:t>
            </w:r>
          </w:p>
        </w:tc>
      </w:tr>
      <w:tr w:rsidR="00F3743A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3743A" w:rsidRPr="00E73B7C" w:rsidRDefault="00F3743A" w:rsidP="008F6A3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送件單位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3743A" w:rsidRPr="00E73B7C" w:rsidRDefault="00F3743A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送件單位</w:t>
            </w:r>
          </w:p>
        </w:tc>
      </w:tr>
      <w:tr w:rsidR="00F3743A" w:rsidRPr="00E73B7C" w:rsidTr="00AB33F9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3743A" w:rsidRPr="00E73B7C" w:rsidRDefault="00F3743A" w:rsidP="008F6A3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案件優先表示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3743A" w:rsidRPr="00E73B7C" w:rsidRDefault="00F3743A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同下方PRIORITY_LVL 作法</w:t>
            </w:r>
          </w:p>
        </w:tc>
      </w:tr>
      <w:tr w:rsidR="00AB33F9" w:rsidRPr="00E73B7C" w:rsidTr="00AB6C5A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B33F9" w:rsidRPr="00E73B7C" w:rsidRDefault="00AB33F9" w:rsidP="008F6A3E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是否為OIU件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AB33F9" w:rsidRPr="00E73B7C" w:rsidRDefault="005126FC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5126FC">
              <w:rPr>
                <w:rFonts w:ascii="細明體" w:eastAsia="細明體" w:hAnsi="細明體" w:cs="Arial Unicode MS"/>
                <w:sz w:val="20"/>
                <w:szCs w:val="20"/>
              </w:rPr>
              <w:t>$IS_OIU</w:t>
            </w:r>
          </w:p>
        </w:tc>
      </w:tr>
      <w:tr w:rsidR="00AB6C5A" w:rsidRPr="00E73B7C" w:rsidTr="00E01973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B6C5A" w:rsidRDefault="00AB6C5A" w:rsidP="00AB6C5A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國籍中文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AB6C5A" w:rsidRPr="005126FC" w:rsidRDefault="00AB6C5A" w:rsidP="00AB6C5A">
            <w:pPr>
              <w:rPr>
                <w:rFonts w:ascii="細明體" w:eastAsia="細明體" w:hAnsi="細明體" w:cs="Arial Unicode MS"/>
                <w:sz w:val="20"/>
                <w:szCs w:val="20"/>
              </w:rPr>
            </w:pPr>
            <w:r w:rsidRPr="0053661A">
              <w:rPr>
                <w:rFonts w:ascii="細明體" w:eastAsia="細明體" w:hAnsi="細明體" w:cs="Arial Unicode MS" w:hint="eastAsia"/>
                <w:color w:val="000000"/>
              </w:rPr>
              <w:t>傳入參數</w:t>
            </w:r>
          </w:p>
        </w:tc>
      </w:tr>
      <w:tr w:rsidR="00AB6C5A" w:rsidRPr="00E73B7C" w:rsidTr="00E01973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B6C5A" w:rsidRDefault="00AB6C5A" w:rsidP="00AB6C5A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國籍代碼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AB6C5A" w:rsidRPr="005126FC" w:rsidRDefault="00AB6C5A" w:rsidP="00AB6C5A">
            <w:pPr>
              <w:rPr>
                <w:rFonts w:ascii="細明體" w:eastAsia="細明體" w:hAnsi="細明體" w:cs="Arial Unicode MS"/>
                <w:sz w:val="20"/>
                <w:szCs w:val="20"/>
              </w:rPr>
            </w:pPr>
            <w:r w:rsidRPr="0053661A">
              <w:rPr>
                <w:rFonts w:ascii="細明體" w:eastAsia="細明體" w:hAnsi="細明體" w:cs="Arial Unicode MS" w:hint="eastAsia"/>
                <w:color w:val="000000"/>
              </w:rPr>
              <w:t>傳入參數</w:t>
            </w:r>
          </w:p>
        </w:tc>
      </w:tr>
    </w:tbl>
    <w:p w:rsidR="0023751E" w:rsidRPr="00E73B7C" w:rsidRDefault="0023751E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失敗處理</w:t>
      </w:r>
      <w:r w:rsidR="000637E5" w:rsidRPr="00E73B7C">
        <w:rPr>
          <w:rFonts w:ascii="細明體" w:eastAsia="細明體" w:hAnsi="細明體" w:hint="eastAsia"/>
          <w:lang w:eastAsia="zh-TW"/>
        </w:rPr>
        <w:t>：</w:t>
      </w:r>
    </w:p>
    <w:p w:rsidR="0023751E" w:rsidRPr="00E73B7C" w:rsidRDefault="0023751E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回覆訊息： </w:t>
      </w:r>
      <w:r w:rsidRPr="00E73B7C">
        <w:rPr>
          <w:rFonts w:ascii="細明體" w:eastAsia="細明體" w:hAnsi="細明體"/>
          <w:lang w:eastAsia="zh-TW"/>
        </w:rPr>
        <w:t>“</w:t>
      </w:r>
      <w:r w:rsidRPr="00E73B7C">
        <w:rPr>
          <w:rFonts w:ascii="細明體" w:eastAsia="細明體" w:hAnsi="細明體" w:hint="eastAsia"/>
          <w:lang w:eastAsia="zh-TW"/>
        </w:rPr>
        <w:t>寫入</w:t>
      </w:r>
      <w:r w:rsidR="008F6A3E" w:rsidRPr="00E73B7C">
        <w:rPr>
          <w:rFonts w:ascii="細明體" w:eastAsia="細明體" w:hAnsi="細明體" w:hint="eastAsia"/>
          <w:lang w:eastAsia="zh-TW"/>
        </w:rPr>
        <w:t>理賠受理檔</w:t>
      </w:r>
      <w:r w:rsidRPr="00E73B7C">
        <w:rPr>
          <w:rFonts w:ascii="細明體" w:eastAsia="細明體" w:hAnsi="細明體" w:hint="eastAsia"/>
          <w:lang w:eastAsia="zh-TW"/>
        </w:rPr>
        <w:t>失敗</w:t>
      </w:r>
      <w:r w:rsidRPr="00E73B7C">
        <w:rPr>
          <w:rFonts w:ascii="細明體" w:eastAsia="細明體" w:hAnsi="細明體"/>
          <w:lang w:eastAsia="zh-TW"/>
        </w:rPr>
        <w:t>”</w:t>
      </w:r>
      <w:r w:rsidR="000637E5" w:rsidRPr="00E73B7C">
        <w:rPr>
          <w:rFonts w:ascii="細明體" w:eastAsia="細明體" w:hAnsi="細明體" w:hint="eastAsia"/>
          <w:lang w:eastAsia="zh-TW"/>
        </w:rPr>
        <w:t xml:space="preserve"> 。</w:t>
      </w:r>
      <w:r w:rsidR="00A15AE6" w:rsidRPr="00E73B7C">
        <w:rPr>
          <w:rFonts w:ascii="細明體" w:eastAsia="細明體" w:hAnsi="細明體" w:hint="eastAsia"/>
          <w:lang w:eastAsia="zh-TW"/>
        </w:rPr>
        <w:t xml:space="preserve"> </w:t>
      </w:r>
    </w:p>
    <w:p w:rsidR="0023751E" w:rsidRPr="00CB386A" w:rsidRDefault="0023751E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 w:rsidRPr="00CB386A">
        <w:rPr>
          <w:rFonts w:ascii="微軟正黑體" w:eastAsia="微軟正黑體" w:cs="微軟正黑體" w:hint="eastAsia"/>
          <w:color w:val="FF0000"/>
          <w:lang w:eastAsia="zh-TW"/>
        </w:rPr>
        <w:t>return</w:t>
      </w:r>
      <w:r w:rsidR="000637E5" w:rsidRPr="00CB386A">
        <w:rPr>
          <w:rFonts w:ascii="微軟正黑體" w:eastAsia="微軟正黑體" w:cs="微軟正黑體" w:hint="eastAsia"/>
          <w:color w:val="FF0000"/>
          <w:lang w:eastAsia="zh-TW"/>
        </w:rPr>
        <w:t>。</w:t>
      </w:r>
    </w:p>
    <w:p w:rsidR="00CB386A" w:rsidRPr="00CB386A" w:rsidRDefault="00CB386A" w:rsidP="00CB386A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 w:rsidRPr="00EB7B10">
        <w:rPr>
          <w:rFonts w:ascii="微軟正黑體" w:eastAsia="微軟正黑體" w:cs="微軟正黑體" w:hint="eastAsia"/>
          <w:color w:val="FF0000"/>
          <w:lang w:eastAsia="zh-TW"/>
        </w:rPr>
        <w:t>新增一筆未結案明細DTAAA081</w:t>
      </w:r>
    </w:p>
    <w:p w:rsidR="00CB386A" w:rsidRDefault="00CB386A" w:rsidP="00CB386A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 w:rsidRPr="00CB386A">
        <w:rPr>
          <w:rFonts w:ascii="微軟正黑體" w:eastAsia="微軟正黑體" w:cs="微軟正黑體"/>
          <w:color w:val="FF0000"/>
          <w:lang w:eastAsia="zh-TW"/>
        </w:rPr>
        <w:t>CALL AA_A0Z032. insDTAAA081()，並傳入受理編號</w:t>
      </w:r>
    </w:p>
    <w:p w:rsidR="00CB386A" w:rsidRPr="00CB386A" w:rsidRDefault="00CB386A" w:rsidP="00CB386A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 w:rsidRPr="00EB7B10">
        <w:rPr>
          <w:rFonts w:ascii="微軟正黑體" w:eastAsia="微軟正黑體" w:cs="微軟正黑體" w:hint="eastAsia"/>
          <w:color w:val="FF0000"/>
          <w:lang w:eastAsia="zh-TW"/>
        </w:rPr>
        <w:t>新增一筆</w:t>
      </w:r>
      <w:r>
        <w:rPr>
          <w:rFonts w:ascii="微軟正黑體" w:eastAsia="微軟正黑體" w:cs="微軟正黑體" w:hint="eastAsia"/>
          <w:color w:val="FF0000"/>
          <w:lang w:eastAsia="zh-TW"/>
        </w:rPr>
        <w:t>理賠歷程DTAAA009</w:t>
      </w:r>
    </w:p>
    <w:p w:rsidR="00CB386A" w:rsidRDefault="00CB386A" w:rsidP="00CB386A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 w:rsidRPr="00CB386A">
        <w:rPr>
          <w:rFonts w:ascii="微軟正黑體" w:eastAsia="微軟正黑體" w:cs="微軟正黑體"/>
          <w:color w:val="FF0000"/>
          <w:lang w:eastAsia="zh-TW"/>
        </w:rPr>
        <w:t>CALL AA_A0Z</w:t>
      </w:r>
      <w:r>
        <w:rPr>
          <w:rFonts w:ascii="微軟正黑體" w:eastAsia="微軟正黑體" w:cs="微軟正黑體" w:hint="eastAsia"/>
          <w:color w:val="FF0000"/>
          <w:lang w:eastAsia="zh-TW"/>
        </w:rPr>
        <w:t>001</w:t>
      </w:r>
      <w:r w:rsidRPr="00CB386A">
        <w:rPr>
          <w:rFonts w:ascii="微軟正黑體" w:eastAsia="微軟正黑體" w:cs="微軟正黑體"/>
          <w:color w:val="FF0000"/>
          <w:lang w:eastAsia="zh-TW"/>
        </w:rPr>
        <w:t xml:space="preserve">. </w:t>
      </w:r>
      <w:r>
        <w:rPr>
          <w:rFonts w:ascii="微軟正黑體" w:eastAsia="微軟正黑體" w:cs="微軟正黑體"/>
          <w:color w:val="FF0000"/>
          <w:lang w:eastAsia="zh-TW"/>
        </w:rPr>
        <w:t>insDTAAA0</w:t>
      </w:r>
      <w:r>
        <w:rPr>
          <w:rFonts w:ascii="微軟正黑體" w:eastAsia="微軟正黑體" w:cs="微軟正黑體" w:hint="eastAsia"/>
          <w:color w:val="FF0000"/>
          <w:lang w:eastAsia="zh-TW"/>
        </w:rPr>
        <w:t>09</w:t>
      </w:r>
      <w:r w:rsidRPr="00CB386A">
        <w:rPr>
          <w:rFonts w:ascii="微軟正黑體" w:eastAsia="微軟正黑體" w:cs="微軟正黑體"/>
          <w:color w:val="FF0000"/>
          <w:lang w:eastAsia="zh-TW"/>
        </w:rPr>
        <w:t>()，並傳入</w:t>
      </w:r>
    </w:p>
    <w:p w:rsidR="00CB386A" w:rsidRDefault="00CB386A" w:rsidP="00CB386A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>
        <w:rPr>
          <w:rFonts w:ascii="微軟正黑體" w:eastAsia="微軟正黑體" w:cs="微軟正黑體" w:hint="eastAsia"/>
          <w:color w:val="FF0000"/>
          <w:lang w:eastAsia="zh-TW"/>
        </w:rPr>
        <w:t>傳入參數如下:</w:t>
      </w:r>
    </w:p>
    <w:p w:rsidR="00CB386A" w:rsidRPr="00CB386A" w:rsidRDefault="00CB386A" w:rsidP="00CB386A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 w:rsidRPr="00CB386A">
        <w:rPr>
          <w:rFonts w:ascii="微軟正黑體" w:eastAsia="微軟正黑體" w:cs="微軟正黑體"/>
          <w:color w:val="FF0000"/>
          <w:lang w:eastAsia="zh-TW"/>
        </w:rPr>
        <w:t>受理編號</w:t>
      </w:r>
    </w:p>
    <w:p w:rsidR="00CB386A" w:rsidRDefault="00CB386A" w:rsidP="00CB386A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>
        <w:rPr>
          <w:rFonts w:ascii="微軟正黑體" w:eastAsia="微軟正黑體" w:cs="微軟正黑體" w:hint="eastAsia"/>
          <w:color w:val="FF0000"/>
          <w:lang w:eastAsia="zh-TW"/>
        </w:rPr>
        <w:t>狀態 給10</w:t>
      </w:r>
    </w:p>
    <w:p w:rsidR="00CB386A" w:rsidRDefault="00CB386A" w:rsidP="00CB386A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>
        <w:rPr>
          <w:rFonts w:ascii="微軟正黑體" w:eastAsia="微軟正黑體" w:cs="微軟正黑體" w:hint="eastAsia"/>
          <w:color w:val="FF0000"/>
          <w:lang w:eastAsia="zh-TW"/>
        </w:rPr>
        <w:t>登入者ID</w:t>
      </w:r>
    </w:p>
    <w:p w:rsidR="00CB386A" w:rsidRDefault="00CB386A" w:rsidP="00CB386A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>
        <w:rPr>
          <w:rFonts w:ascii="微軟正黑體" w:eastAsia="微軟正黑體" w:cs="微軟正黑體" w:hint="eastAsia"/>
          <w:color w:val="FF0000"/>
          <w:lang w:eastAsia="zh-TW"/>
        </w:rPr>
        <w:t>登入者姓名</w:t>
      </w:r>
    </w:p>
    <w:p w:rsidR="00CB386A" w:rsidRDefault="00CB386A" w:rsidP="00CB386A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>
        <w:rPr>
          <w:rFonts w:ascii="微軟正黑體" w:eastAsia="微軟正黑體" w:cs="微軟正黑體" w:hint="eastAsia"/>
          <w:color w:val="FF0000"/>
          <w:lang w:eastAsia="zh-TW"/>
        </w:rPr>
        <w:t>登入者單位</w:t>
      </w:r>
    </w:p>
    <w:p w:rsidR="00CB386A" w:rsidRPr="00CB386A" w:rsidRDefault="00CB386A" w:rsidP="00CB386A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微軟正黑體" w:eastAsia="微軟正黑體" w:cs="微軟正黑體" w:hint="eastAsia"/>
          <w:color w:val="FF0000"/>
          <w:lang w:eastAsia="zh-TW"/>
        </w:rPr>
      </w:pPr>
      <w:r>
        <w:rPr>
          <w:rFonts w:ascii="微軟正黑體" w:eastAsia="微軟正黑體" w:cs="微軟正黑體"/>
          <w:color w:val="FF0000"/>
          <w:lang w:eastAsia="zh-TW"/>
        </w:rPr>
        <w:t>“</w:t>
      </w:r>
      <w:r>
        <w:rPr>
          <w:rFonts w:ascii="微軟正黑體" w:eastAsia="微軟正黑體" w:cs="微軟正黑體" w:hint="eastAsia"/>
          <w:color w:val="FF0000"/>
          <w:lang w:eastAsia="zh-TW"/>
        </w:rPr>
        <w:t>AAA1_0101</w:t>
      </w:r>
      <w:r>
        <w:rPr>
          <w:rFonts w:ascii="微軟正黑體" w:eastAsia="微軟正黑體" w:cs="微軟正黑體"/>
          <w:color w:val="FF0000"/>
          <w:lang w:eastAsia="zh-TW"/>
        </w:rPr>
        <w:t>”</w:t>
      </w:r>
    </w:p>
    <w:p w:rsidR="0023751E" w:rsidRPr="00E73B7C" w:rsidRDefault="00EE1BD5" w:rsidP="00345722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INSERT DTAAA0</w:t>
      </w:r>
      <w:r w:rsidR="009E5926" w:rsidRPr="00E73B7C">
        <w:rPr>
          <w:rFonts w:ascii="細明體" w:eastAsia="細明體" w:hAnsi="細明體" w:hint="eastAsia"/>
          <w:lang w:eastAsia="zh-TW"/>
        </w:rPr>
        <w:t>03</w:t>
      </w:r>
      <w:r w:rsidRPr="00E73B7C">
        <w:rPr>
          <w:rFonts w:ascii="細明體" w:eastAsia="細明體" w:hAnsi="細明體" w:hint="eastAsia"/>
          <w:lang w:eastAsia="zh-TW"/>
        </w:rPr>
        <w:t xml:space="preserve"> 理賠</w:t>
      </w:r>
      <w:r w:rsidR="009E5926" w:rsidRPr="00E73B7C">
        <w:rPr>
          <w:rFonts w:ascii="細明體" w:eastAsia="細明體" w:hAnsi="細明體" w:hint="eastAsia"/>
          <w:lang w:eastAsia="zh-TW"/>
        </w:rPr>
        <w:t>簡易</w:t>
      </w:r>
      <w:r w:rsidRPr="00E73B7C">
        <w:rPr>
          <w:rFonts w:ascii="細明體" w:eastAsia="細明體" w:hAnsi="細明體" w:hint="eastAsia"/>
          <w:lang w:eastAsia="zh-TW"/>
        </w:rPr>
        <w:t>受理檔：</w:t>
      </w:r>
    </w:p>
    <w:p w:rsidR="00446C5E" w:rsidRPr="00446C5E" w:rsidRDefault="00446C5E" w:rsidP="00A15AE6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446C5E">
        <w:rPr>
          <w:rFonts w:ascii="細明體" w:eastAsia="細明體" w:hAnsi="細明體" w:hint="eastAsia"/>
          <w:lang w:eastAsia="zh-TW"/>
        </w:rPr>
        <w:t xml:space="preserve"> 傳入參數帶入DTAAA003 </w:t>
      </w:r>
    </w:p>
    <w:p w:rsidR="00446C5E" w:rsidRDefault="00446C5E" w:rsidP="00A15AE6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 xml:space="preserve"> DTAAA003.IS_OIU = </w:t>
      </w:r>
      <w:r w:rsidRPr="00345722">
        <w:rPr>
          <w:rFonts w:ascii="細明體" w:eastAsia="細明體" w:hAnsi="細明體"/>
          <w:lang w:eastAsia="zh-TW"/>
        </w:rPr>
        <w:t>$IS_OIU</w:t>
      </w:r>
    </w:p>
    <w:p w:rsidR="00446C5E" w:rsidRDefault="00446C5E" w:rsidP="00A15AE6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 xml:space="preserve"> DTAAA003.國籍中文 = 傳入參數</w:t>
      </w:r>
    </w:p>
    <w:p w:rsidR="00446C5E" w:rsidRDefault="00446C5E" w:rsidP="00A15AE6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 xml:space="preserve"> DTAAA003.國籍中文 = 傳入參數</w:t>
      </w:r>
    </w:p>
    <w:p w:rsidR="00A15AE6" w:rsidRPr="00E73B7C" w:rsidRDefault="00A15AE6" w:rsidP="00A15AE6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失敗處理</w:t>
      </w:r>
      <w:r w:rsidR="000637E5" w:rsidRPr="00E73B7C">
        <w:rPr>
          <w:rFonts w:ascii="細明體" w:eastAsia="細明體" w:hAnsi="細明體" w:hint="eastAsia"/>
          <w:lang w:eastAsia="zh-TW"/>
        </w:rPr>
        <w:t>：</w:t>
      </w:r>
    </w:p>
    <w:p w:rsidR="00A15AE6" w:rsidRPr="00E73B7C" w:rsidRDefault="00A15AE6" w:rsidP="00A15AE6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回覆訊息： </w:t>
      </w:r>
      <w:r w:rsidRPr="00E73B7C">
        <w:rPr>
          <w:rFonts w:ascii="細明體" w:eastAsia="細明體" w:hAnsi="細明體"/>
          <w:lang w:eastAsia="zh-TW"/>
        </w:rPr>
        <w:t>“</w:t>
      </w:r>
      <w:r w:rsidRPr="00E73B7C">
        <w:rPr>
          <w:rFonts w:ascii="細明體" w:eastAsia="細明體" w:hAnsi="細明體" w:hint="eastAsia"/>
          <w:lang w:eastAsia="zh-TW"/>
        </w:rPr>
        <w:t>寫入理賠</w:t>
      </w:r>
      <w:r w:rsidR="009E5926" w:rsidRPr="00E73B7C">
        <w:rPr>
          <w:rFonts w:ascii="細明體" w:eastAsia="細明體" w:hAnsi="細明體" w:hint="eastAsia"/>
          <w:lang w:eastAsia="zh-TW"/>
        </w:rPr>
        <w:t>簡易</w:t>
      </w:r>
      <w:r w:rsidRPr="00E73B7C">
        <w:rPr>
          <w:rFonts w:ascii="細明體" w:eastAsia="細明體" w:hAnsi="細明體" w:hint="eastAsia"/>
          <w:lang w:eastAsia="zh-TW"/>
        </w:rPr>
        <w:t>受理檔失敗</w:t>
      </w:r>
      <w:r w:rsidRPr="00E73B7C">
        <w:rPr>
          <w:rFonts w:ascii="細明體" w:eastAsia="細明體" w:hAnsi="細明體"/>
          <w:lang w:eastAsia="zh-TW"/>
        </w:rPr>
        <w:t>”</w:t>
      </w:r>
      <w:r w:rsidRPr="00E73B7C">
        <w:rPr>
          <w:rFonts w:ascii="細明體" w:eastAsia="細明體" w:hAnsi="細明體" w:hint="eastAsia"/>
          <w:lang w:eastAsia="zh-TW"/>
        </w:rPr>
        <w:t xml:space="preserve"> </w:t>
      </w:r>
      <w:r w:rsidR="000637E5" w:rsidRPr="00E73B7C">
        <w:rPr>
          <w:rFonts w:ascii="細明體" w:eastAsia="細明體" w:hAnsi="細明體" w:hint="eastAsia"/>
          <w:lang w:eastAsia="zh-TW"/>
        </w:rPr>
        <w:t>。</w:t>
      </w:r>
    </w:p>
    <w:p w:rsidR="00A15AE6" w:rsidRPr="00E73B7C" w:rsidRDefault="00A15AE6" w:rsidP="00A15AE6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return</w:t>
      </w:r>
      <w:r w:rsidR="000637E5" w:rsidRPr="00E73B7C">
        <w:rPr>
          <w:rFonts w:ascii="細明體" w:eastAsia="細明體" w:hAnsi="細明體" w:hint="eastAsia"/>
          <w:lang w:eastAsia="zh-TW"/>
        </w:rPr>
        <w:t>。</w:t>
      </w:r>
    </w:p>
    <w:p w:rsidR="0023751E" w:rsidRPr="00E73B7C" w:rsidRDefault="005D062B" w:rsidP="00A15AE6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INSERT DTAAA0</w:t>
      </w:r>
      <w:r w:rsidR="009E5926" w:rsidRPr="00E73B7C">
        <w:rPr>
          <w:rFonts w:ascii="細明體" w:eastAsia="細明體" w:hAnsi="細明體" w:hint="eastAsia"/>
          <w:lang w:eastAsia="zh-TW"/>
        </w:rPr>
        <w:t>04</w:t>
      </w:r>
      <w:r w:rsidR="009E5926" w:rsidRPr="00E73B7C">
        <w:rPr>
          <w:rFonts w:ascii="細明體" w:eastAsia="細明體" w:hAnsi="細明體" w:hint="eastAsia"/>
        </w:rPr>
        <w:t>理賠簡易受理檢附文件檔</w:t>
      </w:r>
      <w:r w:rsidRPr="00E73B7C">
        <w:rPr>
          <w:rFonts w:ascii="細明體" w:eastAsia="細明體" w:hAnsi="細明體" w:hint="eastAsia"/>
          <w:lang w:eastAsia="zh-TW"/>
        </w:rPr>
        <w:t>：</w:t>
      </w:r>
    </w:p>
    <w:p w:rsidR="005D062B" w:rsidRPr="00E73B7C" w:rsidRDefault="009E5926" w:rsidP="005D062B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逐筆將畫面上張數 &gt;0的文件INSERT　DTAAA004</w:t>
      </w:r>
      <w:r w:rsidR="005D062B" w:rsidRPr="00E73B7C">
        <w:rPr>
          <w:rFonts w:ascii="細明體" w:eastAsia="細明體" w:hAnsi="細明體" w:hint="eastAsia"/>
          <w:lang w:eastAsia="zh-TW"/>
        </w:rPr>
        <w:t>：</w:t>
      </w:r>
    </w:p>
    <w:tbl>
      <w:tblPr>
        <w:tblW w:w="7713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5273"/>
      </w:tblGrid>
      <w:tr w:rsidR="005D062B" w:rsidRPr="00E73B7C" w:rsidTr="00F87B79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5D062B" w:rsidRPr="00E73B7C" w:rsidRDefault="005D062B" w:rsidP="000637E5">
            <w:pPr>
              <w:jc w:val="center"/>
              <w:rPr>
                <w:rFonts w:ascii="細明體" w:eastAsia="細明體" w:hAnsi="細明體" w:cs="Arial Unicode MS"/>
                <w:b/>
                <w:bCs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b/>
                <w:bCs/>
                <w:sz w:val="20"/>
                <w:szCs w:val="20"/>
              </w:rPr>
              <w:t>參數名稱</w:t>
            </w:r>
          </w:p>
        </w:tc>
        <w:tc>
          <w:tcPr>
            <w:tcW w:w="5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5D062B" w:rsidRPr="00E73B7C" w:rsidRDefault="005D062B" w:rsidP="000637E5">
            <w:pPr>
              <w:jc w:val="center"/>
              <w:rPr>
                <w:rFonts w:ascii="細明體" w:eastAsia="細明體" w:hAnsi="細明體" w:cs="Arial Unicode MS"/>
                <w:b/>
                <w:bCs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b/>
                <w:bCs/>
                <w:sz w:val="20"/>
                <w:szCs w:val="20"/>
              </w:rPr>
              <w:t>資料來源</w:t>
            </w:r>
          </w:p>
        </w:tc>
      </w:tr>
      <w:tr w:rsidR="009E5926" w:rsidRPr="00E73B7C" w:rsidTr="00F87B79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E5926" w:rsidRPr="00E73B7C" w:rsidRDefault="009E5926" w:rsidP="009E592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文件代碼</w:t>
            </w:r>
          </w:p>
        </w:tc>
        <w:tc>
          <w:tcPr>
            <w:tcW w:w="5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9E5926" w:rsidRPr="00E73B7C" w:rsidRDefault="009E5926" w:rsidP="000637E5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畫面</w:t>
            </w:r>
          </w:p>
        </w:tc>
      </w:tr>
      <w:tr w:rsidR="009E5926" w:rsidRPr="00E73B7C" w:rsidTr="00F87B79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E5926" w:rsidRPr="00E73B7C" w:rsidRDefault="009E5926" w:rsidP="009E592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aps/>
                <w:sz w:val="20"/>
                <w:szCs w:val="20"/>
              </w:rPr>
              <w:t>受理文件分類</w:t>
            </w:r>
          </w:p>
        </w:tc>
        <w:tc>
          <w:tcPr>
            <w:tcW w:w="5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9E5926" w:rsidRPr="00E73B7C" w:rsidRDefault="009E5926" w:rsidP="000637E5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畫面</w:t>
            </w:r>
          </w:p>
        </w:tc>
      </w:tr>
      <w:tr w:rsidR="009E5926" w:rsidRPr="00E73B7C" w:rsidTr="00F87B79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E5926" w:rsidRPr="00E73B7C" w:rsidRDefault="009E5926" w:rsidP="009E5926">
            <w:pPr>
              <w:rPr>
                <w:rFonts w:ascii="細明體" w:eastAsia="細明體" w:hAnsi="細明體" w:hint="eastAsia"/>
                <w:caps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aps/>
                <w:sz w:val="20"/>
                <w:szCs w:val="20"/>
              </w:rPr>
              <w:t>張數</w:t>
            </w:r>
          </w:p>
        </w:tc>
        <w:tc>
          <w:tcPr>
            <w:tcW w:w="5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9E5926" w:rsidRPr="00E73B7C" w:rsidRDefault="009E5926" w:rsidP="000637E5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畫面</w:t>
            </w:r>
          </w:p>
        </w:tc>
      </w:tr>
      <w:tr w:rsidR="009E5926" w:rsidRPr="00E73B7C" w:rsidTr="00F87B79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E5926" w:rsidRPr="00E73B7C" w:rsidRDefault="009E5926" w:rsidP="009E5926">
            <w:pPr>
              <w:rPr>
                <w:rFonts w:ascii="細明體" w:eastAsia="細明體" w:hAnsi="細明體" w:hint="eastAsia"/>
                <w:caps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aps/>
                <w:sz w:val="20"/>
                <w:szCs w:val="20"/>
              </w:rPr>
              <w:t>受理編號</w:t>
            </w:r>
          </w:p>
        </w:tc>
        <w:tc>
          <w:tcPr>
            <w:tcW w:w="5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9E5926" w:rsidRPr="00E73B7C" w:rsidRDefault="009E5926" w:rsidP="000637E5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2.2.1</w:t>
            </w:r>
          </w:p>
        </w:tc>
      </w:tr>
      <w:tr w:rsidR="007A0D7B" w:rsidRPr="00E73B7C" w:rsidTr="00F87B79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A0D7B" w:rsidRPr="00E73B7C" w:rsidRDefault="00E70128" w:rsidP="009E5926">
            <w:pPr>
              <w:rPr>
                <w:rFonts w:ascii="細明體" w:eastAsia="細明體" w:hAnsi="細明體" w:hint="eastAsia"/>
                <w:caps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aps/>
                <w:color w:val="4F6228"/>
                <w:sz w:val="20"/>
                <w:szCs w:val="20"/>
              </w:rPr>
              <w:t>是否為電子化文件</w:t>
            </w:r>
          </w:p>
        </w:tc>
        <w:tc>
          <w:tcPr>
            <w:tcW w:w="5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7A0D7B" w:rsidRPr="00E73B7C" w:rsidRDefault="00B951B3" w:rsidP="000637E5">
            <w:pPr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 xml:space="preserve">IF </w:t>
            </w:r>
            <w:r w:rsidR="00601ADA"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>$DTAAA204.文件代號</w:t>
            </w:r>
            <w:r w:rsidR="00B64A5E"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 xml:space="preserve"> = 畫面.文件代號</w:t>
            </w:r>
            <w:r w:rsidR="00D21538"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 xml:space="preserve"> OR </w:t>
            </w:r>
            <w:r w:rsidR="00D21538" w:rsidRPr="00E73B7C">
              <w:rPr>
                <w:rStyle w:val="style31"/>
                <w:rFonts w:ascii="細明體" w:eastAsia="細明體" w:hAnsi="細明體" w:hint="eastAsia"/>
                <w:color w:val="4F6228"/>
              </w:rPr>
              <w:t>DTAAA612</w:t>
            </w:r>
            <w:r w:rsidR="00D21538"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>.文件代號 = 畫面.文件代號</w:t>
            </w:r>
          </w:p>
          <w:p w:rsidR="00917099" w:rsidRPr="00E73B7C" w:rsidRDefault="00917099" w:rsidP="000637E5">
            <w:pPr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 xml:space="preserve">   SET </w:t>
            </w:r>
            <w:r w:rsidRPr="00E73B7C">
              <w:rPr>
                <w:rFonts w:ascii="細明體" w:eastAsia="細明體" w:hAnsi="細明體" w:cs="Arial Unicode MS"/>
                <w:color w:val="4F6228"/>
                <w:sz w:val="20"/>
                <w:szCs w:val="20"/>
              </w:rPr>
              <w:t>‘</w:t>
            </w:r>
            <w:r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>Y</w:t>
            </w:r>
            <w:r w:rsidRPr="00E73B7C">
              <w:rPr>
                <w:rFonts w:ascii="細明體" w:eastAsia="細明體" w:hAnsi="細明體" w:cs="Arial Unicode MS"/>
                <w:color w:val="4F6228"/>
                <w:sz w:val="20"/>
                <w:szCs w:val="20"/>
              </w:rPr>
              <w:t>’</w:t>
            </w:r>
          </w:p>
          <w:p w:rsidR="00917099" w:rsidRPr="00E73B7C" w:rsidRDefault="00917099" w:rsidP="000637E5">
            <w:pPr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 xml:space="preserve">ELSE </w:t>
            </w:r>
          </w:p>
          <w:p w:rsidR="00917099" w:rsidRPr="00E73B7C" w:rsidRDefault="00917099" w:rsidP="00F87B79">
            <w:pPr>
              <w:ind w:firstLineChars="50" w:firstLine="100"/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 xml:space="preserve">  SET </w:t>
            </w:r>
            <w:r w:rsidRPr="00E73B7C">
              <w:rPr>
                <w:rFonts w:ascii="細明體" w:eastAsia="細明體" w:hAnsi="細明體" w:cs="Arial Unicode MS"/>
                <w:color w:val="4F6228"/>
                <w:sz w:val="20"/>
                <w:szCs w:val="20"/>
              </w:rPr>
              <w:t>‘</w:t>
            </w:r>
            <w:r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>N</w:t>
            </w:r>
            <w:r w:rsidRPr="00E73B7C">
              <w:rPr>
                <w:rFonts w:ascii="細明體" w:eastAsia="細明體" w:hAnsi="細明體" w:cs="Arial Unicode MS"/>
                <w:color w:val="4F6228"/>
                <w:sz w:val="20"/>
                <w:szCs w:val="20"/>
              </w:rPr>
              <w:t>’</w:t>
            </w:r>
          </w:p>
          <w:p w:rsidR="00BF4D49" w:rsidRPr="00E73B7C" w:rsidRDefault="00BF4D49" w:rsidP="00F87B79">
            <w:pPr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4F6228"/>
                <w:sz w:val="20"/>
                <w:szCs w:val="20"/>
              </w:rPr>
              <w:t>END IF</w:t>
            </w:r>
          </w:p>
        </w:tc>
      </w:tr>
    </w:tbl>
    <w:p w:rsidR="000637E5" w:rsidRPr="00E73B7C" w:rsidRDefault="000637E5" w:rsidP="000637E5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失敗處理：</w:t>
      </w:r>
    </w:p>
    <w:p w:rsidR="000637E5" w:rsidRPr="00E73B7C" w:rsidRDefault="000637E5" w:rsidP="000637E5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回覆訊息： </w:t>
      </w:r>
      <w:r w:rsidRPr="00E73B7C">
        <w:rPr>
          <w:rFonts w:ascii="細明體" w:eastAsia="細明體" w:hAnsi="細明體"/>
          <w:lang w:eastAsia="zh-TW"/>
        </w:rPr>
        <w:t>“</w:t>
      </w:r>
      <w:r w:rsidRPr="00E73B7C">
        <w:rPr>
          <w:rFonts w:ascii="細明體" w:eastAsia="細明體" w:hAnsi="細明體" w:hint="eastAsia"/>
          <w:lang w:eastAsia="zh-TW"/>
        </w:rPr>
        <w:t>寫入理賠</w:t>
      </w:r>
      <w:r w:rsidR="009E5926" w:rsidRPr="00E73B7C">
        <w:rPr>
          <w:rFonts w:ascii="細明體" w:eastAsia="細明體" w:hAnsi="細明體" w:hint="eastAsia"/>
          <w:lang w:eastAsia="zh-TW"/>
        </w:rPr>
        <w:t>簡易受理檢附文件</w:t>
      </w:r>
      <w:r w:rsidRPr="00E73B7C">
        <w:rPr>
          <w:rFonts w:ascii="細明體" w:eastAsia="細明體" w:hAnsi="細明體" w:hint="eastAsia"/>
          <w:lang w:eastAsia="zh-TW"/>
        </w:rPr>
        <w:t>檔失敗</w:t>
      </w:r>
      <w:r w:rsidRPr="00E73B7C">
        <w:rPr>
          <w:rFonts w:ascii="細明體" w:eastAsia="細明體" w:hAnsi="細明體"/>
          <w:lang w:eastAsia="zh-TW"/>
        </w:rPr>
        <w:t>”</w:t>
      </w:r>
      <w:r w:rsidRPr="00E73B7C">
        <w:rPr>
          <w:rFonts w:ascii="細明體" w:eastAsia="細明體" w:hAnsi="細明體" w:hint="eastAsia"/>
          <w:lang w:eastAsia="zh-TW"/>
        </w:rPr>
        <w:t xml:space="preserve"> 。 </w:t>
      </w:r>
    </w:p>
    <w:p w:rsidR="000637E5" w:rsidRPr="00E73B7C" w:rsidRDefault="000637E5" w:rsidP="000637E5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return。</w:t>
      </w:r>
    </w:p>
    <w:p w:rsidR="00AE5218" w:rsidRPr="00E73B7C" w:rsidRDefault="00AE5218" w:rsidP="00AE521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若是團險件,INSERT DTAAA023</w:t>
      </w:r>
      <w:r w:rsidRPr="00E73B7C">
        <w:rPr>
          <w:rFonts w:ascii="細明體" w:eastAsia="細明體" w:hAnsi="細明體" w:hint="eastAsia"/>
        </w:rPr>
        <w:t>理賠簡易受理</w:t>
      </w:r>
      <w:r w:rsidRPr="00E73B7C">
        <w:rPr>
          <w:rFonts w:ascii="細明體" w:eastAsia="細明體" w:hAnsi="細明體" w:hint="eastAsia"/>
          <w:lang w:eastAsia="zh-TW"/>
        </w:rPr>
        <w:t>保單</w:t>
      </w:r>
      <w:r w:rsidRPr="00E73B7C">
        <w:rPr>
          <w:rFonts w:ascii="細明體" w:eastAsia="細明體" w:hAnsi="細明體" w:hint="eastAsia"/>
        </w:rPr>
        <w:t>檔</w:t>
      </w:r>
      <w:r w:rsidRPr="00E73B7C">
        <w:rPr>
          <w:rFonts w:ascii="細明體" w:eastAsia="細明體" w:hAnsi="細明體" w:hint="eastAsia"/>
          <w:lang w:eastAsia="zh-TW"/>
        </w:rPr>
        <w:t>(多筆)：</w:t>
      </w:r>
    </w:p>
    <w:tbl>
      <w:tblPr>
        <w:tblW w:w="7713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5273"/>
      </w:tblGrid>
      <w:tr w:rsidR="00AE5218" w:rsidRPr="00E73B7C" w:rsidTr="002B5118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AE5218" w:rsidRPr="00E73B7C" w:rsidRDefault="00AE5218" w:rsidP="002B5118">
            <w:pPr>
              <w:jc w:val="center"/>
              <w:rPr>
                <w:rFonts w:ascii="細明體" w:eastAsia="細明體" w:hAnsi="細明體" w:cs="Arial Unicode MS"/>
                <w:b/>
                <w:bCs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b/>
                <w:bCs/>
                <w:sz w:val="20"/>
                <w:szCs w:val="20"/>
              </w:rPr>
              <w:t>參數名稱</w:t>
            </w:r>
          </w:p>
        </w:tc>
        <w:tc>
          <w:tcPr>
            <w:tcW w:w="5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AE5218" w:rsidRPr="00E73B7C" w:rsidRDefault="00AE5218" w:rsidP="002B5118">
            <w:pPr>
              <w:jc w:val="center"/>
              <w:rPr>
                <w:rFonts w:ascii="細明體" w:eastAsia="細明體" w:hAnsi="細明體" w:cs="Arial Unicode MS"/>
                <w:b/>
                <w:bCs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b/>
                <w:bCs/>
                <w:sz w:val="20"/>
                <w:szCs w:val="20"/>
              </w:rPr>
              <w:t>資料來源</w:t>
            </w:r>
          </w:p>
        </w:tc>
      </w:tr>
      <w:tr w:rsidR="00AE5218" w:rsidRPr="00E73B7C" w:rsidTr="002B5118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5218" w:rsidRPr="00E73B7C" w:rsidRDefault="00AE5218" w:rsidP="002B5118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受理編號</w:t>
            </w:r>
          </w:p>
        </w:tc>
        <w:tc>
          <w:tcPr>
            <w:tcW w:w="5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AE5218" w:rsidRPr="00E73B7C" w:rsidRDefault="00AE5218" w:rsidP="002B5118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畫面(AAA1_0100)</w:t>
            </w:r>
          </w:p>
        </w:tc>
      </w:tr>
      <w:tr w:rsidR="00AE5218" w:rsidRPr="00E73B7C" w:rsidTr="002B5118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5218" w:rsidRPr="00E73B7C" w:rsidRDefault="00AE5218" w:rsidP="002B5118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aps/>
                <w:sz w:val="20"/>
                <w:szCs w:val="20"/>
              </w:rPr>
              <w:t>保單</w:t>
            </w: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號碼</w:t>
            </w:r>
          </w:p>
        </w:tc>
        <w:tc>
          <w:tcPr>
            <w:tcW w:w="5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AE5218" w:rsidRPr="00E73B7C" w:rsidRDefault="00AE5218" w:rsidP="002B5118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畫面(AAA1_0100)</w:t>
            </w:r>
          </w:p>
        </w:tc>
      </w:tr>
    </w:tbl>
    <w:p w:rsidR="00AE5218" w:rsidRPr="00E73B7C" w:rsidRDefault="00AE5218" w:rsidP="00AE5218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失敗處理：</w:t>
      </w:r>
    </w:p>
    <w:p w:rsidR="00AE5218" w:rsidRPr="00E73B7C" w:rsidRDefault="00AE5218" w:rsidP="00AE5218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回覆訊息： </w:t>
      </w:r>
      <w:r w:rsidRPr="00E73B7C">
        <w:rPr>
          <w:rFonts w:ascii="細明體" w:eastAsia="細明體" w:hAnsi="細明體"/>
          <w:lang w:eastAsia="zh-TW"/>
        </w:rPr>
        <w:t>“</w:t>
      </w:r>
      <w:r w:rsidRPr="00E73B7C">
        <w:rPr>
          <w:rFonts w:ascii="細明體" w:eastAsia="細明體" w:hAnsi="細明體" w:hint="eastAsia"/>
          <w:lang w:eastAsia="zh-TW"/>
        </w:rPr>
        <w:t>寫入理賠簡易受理保單檔失敗</w:t>
      </w:r>
      <w:r w:rsidRPr="00E73B7C">
        <w:rPr>
          <w:rFonts w:ascii="細明體" w:eastAsia="細明體" w:hAnsi="細明體"/>
          <w:lang w:eastAsia="zh-TW"/>
        </w:rPr>
        <w:t>”</w:t>
      </w:r>
      <w:r w:rsidRPr="00E73B7C">
        <w:rPr>
          <w:rFonts w:ascii="細明體" w:eastAsia="細明體" w:hAnsi="細明體" w:hint="eastAsia"/>
          <w:lang w:eastAsia="zh-TW"/>
        </w:rPr>
        <w:t xml:space="preserve"> 。 </w:t>
      </w:r>
    </w:p>
    <w:p w:rsidR="00AE5218" w:rsidRPr="00E73B7C" w:rsidRDefault="00AE5218" w:rsidP="00AE5218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return。</w:t>
      </w:r>
    </w:p>
    <w:p w:rsidR="00F172D7" w:rsidRPr="00E73B7C" w:rsidRDefault="00F172D7" w:rsidP="00AE521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</w:p>
    <w:p w:rsidR="00A06E32" w:rsidRDefault="00A06E32" w:rsidP="00A06E32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列印受理檢核表</w:t>
      </w:r>
    </w:p>
    <w:p w:rsidR="00D44F60" w:rsidRDefault="00D44F60" w:rsidP="00D44F60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若尚未輸入過保險金給付方式，則跳轉至理賠簡易受理給付方式輸入頁面</w:t>
      </w:r>
      <w:r w:rsidR="00F47440">
        <w:rPr>
          <w:rFonts w:ascii="細明體" w:eastAsia="細明體" w:hAnsi="細明體" w:hint="eastAsia"/>
          <w:lang w:eastAsia="zh-TW"/>
        </w:rPr>
        <w:t>，傳入參數：</w:t>
      </w:r>
    </w:p>
    <w:p w:rsidR="00DA1053" w:rsidRDefault="00DA1053" w:rsidP="00DA1053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是否輸入過保險金給付方式</w:t>
      </w:r>
    </w:p>
    <w:p w:rsidR="00F47440" w:rsidRDefault="00F47440" w:rsidP="00F47440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事故者ID</w:t>
      </w:r>
    </w:p>
    <w:p w:rsidR="00F47440" w:rsidRDefault="00F47440" w:rsidP="00F47440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事故者姓名</w:t>
      </w:r>
    </w:p>
    <w:p w:rsidR="00F47440" w:rsidRDefault="00F47440" w:rsidP="00F47440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事故日</w:t>
      </w:r>
    </w:p>
    <w:p w:rsidR="00F172D7" w:rsidRDefault="00F172D7" w:rsidP="00F172D7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//**</w:t>
      </w:r>
      <w:r w:rsidR="00D10D30">
        <w:rPr>
          <w:rFonts w:ascii="細明體" w:eastAsia="細明體" w:hAnsi="細明體" w:hint="eastAsia"/>
          <w:lang w:eastAsia="zh-TW"/>
        </w:rPr>
        <w:t>在要列印檢核表之前</w:t>
      </w:r>
      <w:r>
        <w:rPr>
          <w:rFonts w:ascii="細明體" w:eastAsia="細明體" w:hAnsi="細明體" w:hint="eastAsia"/>
          <w:lang w:eastAsia="zh-TW"/>
        </w:rPr>
        <w:t>詢問是否要填寫備註訊息資料</w:t>
      </w:r>
    </w:p>
    <w:p w:rsidR="00F172D7" w:rsidRDefault="00F172D7" w:rsidP="00F172D7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跳出確認視窗詢問是否要寫備註資料</w:t>
      </w:r>
    </w:p>
    <w:p w:rsidR="00F172D7" w:rsidRDefault="00F172D7" w:rsidP="00F172D7">
      <w:pPr>
        <w:pStyle w:val="Tabletext"/>
        <w:keepLines w:val="0"/>
        <w:spacing w:after="0" w:line="240" w:lineRule="auto"/>
        <w:ind w:left="1276"/>
        <w:rPr>
          <w:rFonts w:ascii="細明體" w:eastAsia="細明體" w:hAnsi="細明體" w:hint="eastAsia"/>
          <w:lang w:eastAsia="zh-TW"/>
        </w:rPr>
      </w:pPr>
      <w:r w:rsidRPr="00FD278F">
        <w:rPr>
          <w:noProof/>
          <w:lang w:eastAsia="zh-TW"/>
        </w:rPr>
        <w:pict>
          <v:shape id="_x0000_i1055" type="#_x0000_t75" style="width:338.25pt;height:129.75pt;visibility:visible">
            <v:imagedata r:id="rId12" o:title=""/>
          </v:shape>
        </w:pict>
      </w:r>
      <w:r>
        <w:rPr>
          <w:rFonts w:ascii="細明體" w:eastAsia="細明體" w:hAnsi="細明體" w:hint="eastAsia"/>
          <w:lang w:eastAsia="zh-TW"/>
        </w:rPr>
        <w:t xml:space="preserve"> </w:t>
      </w:r>
    </w:p>
    <w:p w:rsidR="00F172D7" w:rsidRDefault="00F172D7" w:rsidP="00F172D7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 xml:space="preserve">若點確認 </w:t>
      </w:r>
      <w:r>
        <w:rPr>
          <w:rFonts w:ascii="細明體" w:eastAsia="細明體" w:hAnsi="細明體"/>
          <w:lang w:eastAsia="zh-TW"/>
        </w:rPr>
        <w:t>“</w:t>
      </w:r>
      <w:r>
        <w:rPr>
          <w:rFonts w:ascii="細明體" w:eastAsia="細明體" w:hAnsi="細明體" w:hint="eastAsia"/>
          <w:lang w:eastAsia="zh-TW"/>
        </w:rPr>
        <w:t>是</w:t>
      </w:r>
      <w:r>
        <w:rPr>
          <w:rFonts w:ascii="細明體" w:eastAsia="細明體" w:hAnsi="細明體"/>
          <w:lang w:eastAsia="zh-TW"/>
        </w:rPr>
        <w:t>”</w:t>
      </w:r>
    </w:p>
    <w:p w:rsidR="00F172D7" w:rsidRDefault="00F172D7" w:rsidP="00F172D7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 xml:space="preserve">$是否輸入備註  = </w:t>
      </w:r>
      <w:r>
        <w:rPr>
          <w:rFonts w:ascii="細明體" w:eastAsia="細明體" w:hAnsi="細明體"/>
          <w:lang w:eastAsia="zh-TW"/>
        </w:rPr>
        <w:t>“</w:t>
      </w:r>
      <w:r>
        <w:rPr>
          <w:rFonts w:ascii="細明體" w:eastAsia="細明體" w:hAnsi="細明體" w:hint="eastAsia"/>
          <w:lang w:eastAsia="zh-TW"/>
        </w:rPr>
        <w:t>Y</w:t>
      </w:r>
      <w:r>
        <w:rPr>
          <w:rFonts w:ascii="細明體" w:eastAsia="細明體" w:hAnsi="細明體"/>
          <w:lang w:eastAsia="zh-TW"/>
        </w:rPr>
        <w:t>”</w:t>
      </w:r>
    </w:p>
    <w:p w:rsidR="00F172D7" w:rsidRDefault="00F172D7" w:rsidP="00F172D7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跳出視窗連結AAC0_2102</w:t>
      </w:r>
      <w:r w:rsidRPr="00F172D7">
        <w:rPr>
          <w:rFonts w:ascii="細明體" w:eastAsia="細明體" w:hAnsi="細明體" w:hint="eastAsia"/>
          <w:lang w:eastAsia="zh-TW"/>
        </w:rPr>
        <w:t>受理備註訊息輸入</w:t>
      </w:r>
      <w:r>
        <w:rPr>
          <w:rFonts w:ascii="細明體" w:eastAsia="細明體" w:hAnsi="細明體" w:hint="eastAsia"/>
          <w:lang w:eastAsia="zh-TW"/>
        </w:rPr>
        <w:t>，傳遞參數</w:t>
      </w:r>
    </w:p>
    <w:p w:rsidR="00F172D7" w:rsidRDefault="00F172D7" w:rsidP="00F172D7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受理編號:上面2.2取得的受理編號</w:t>
      </w:r>
    </w:p>
    <w:p w:rsidR="00D66D9C" w:rsidRDefault="00D66D9C" w:rsidP="00D66D9C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F172D7">
        <w:rPr>
          <w:rFonts w:ascii="細明體" w:eastAsia="細明體" w:hAnsi="細明體" w:hint="eastAsia"/>
          <w:lang w:eastAsia="zh-TW"/>
        </w:rPr>
        <w:t>註訊息輸入</w:t>
      </w:r>
      <w:r w:rsidR="00904113">
        <w:rPr>
          <w:rFonts w:ascii="細明體" w:eastAsia="細明體" w:hAnsi="細明體" w:hint="eastAsia"/>
          <w:lang w:eastAsia="zh-TW"/>
        </w:rPr>
        <w:t>處理</w:t>
      </w:r>
      <w:r>
        <w:rPr>
          <w:rFonts w:ascii="細明體" w:eastAsia="細明體" w:hAnsi="細明體" w:hint="eastAsia"/>
          <w:lang w:eastAsia="zh-TW"/>
        </w:rPr>
        <w:t>完成後返回繼續處理後面流程</w:t>
      </w:r>
    </w:p>
    <w:p w:rsidR="00F172D7" w:rsidRDefault="00F172D7" w:rsidP="00F172D7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 xml:space="preserve">若點確認 </w:t>
      </w:r>
      <w:r>
        <w:rPr>
          <w:rFonts w:ascii="細明體" w:eastAsia="細明體" w:hAnsi="細明體"/>
          <w:lang w:eastAsia="zh-TW"/>
        </w:rPr>
        <w:t>“</w:t>
      </w:r>
      <w:r>
        <w:rPr>
          <w:rFonts w:ascii="細明體" w:eastAsia="細明體" w:hAnsi="細明體" w:hint="eastAsia"/>
          <w:lang w:eastAsia="zh-TW"/>
        </w:rPr>
        <w:t>否</w:t>
      </w:r>
      <w:r>
        <w:rPr>
          <w:rFonts w:ascii="細明體" w:eastAsia="細明體" w:hAnsi="細明體"/>
          <w:lang w:eastAsia="zh-TW"/>
        </w:rPr>
        <w:t>”</w:t>
      </w:r>
    </w:p>
    <w:p w:rsidR="00D66D9C" w:rsidRDefault="00D66D9C" w:rsidP="00D66D9C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 xml:space="preserve">$是否輸入備註  = </w:t>
      </w:r>
      <w:r>
        <w:rPr>
          <w:rFonts w:ascii="細明體" w:eastAsia="細明體" w:hAnsi="細明體"/>
          <w:lang w:eastAsia="zh-TW"/>
        </w:rPr>
        <w:t>“</w:t>
      </w:r>
      <w:r>
        <w:rPr>
          <w:rFonts w:ascii="細明體" w:eastAsia="細明體" w:hAnsi="細明體" w:hint="eastAsia"/>
          <w:lang w:eastAsia="zh-TW"/>
        </w:rPr>
        <w:t>N</w:t>
      </w:r>
      <w:r>
        <w:rPr>
          <w:rFonts w:ascii="細明體" w:eastAsia="細明體" w:hAnsi="細明體"/>
          <w:lang w:eastAsia="zh-TW"/>
        </w:rPr>
        <w:t>”</w:t>
      </w:r>
    </w:p>
    <w:p w:rsidR="00F172D7" w:rsidRDefault="00D66D9C" w:rsidP="00F172D7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/>
          <w:lang w:eastAsia="zh-TW"/>
        </w:rPr>
      </w:pPr>
      <w:r>
        <w:rPr>
          <w:rFonts w:ascii="細明體" w:eastAsia="細明體" w:hAnsi="細明體" w:hint="eastAsia"/>
          <w:lang w:eastAsia="zh-TW"/>
        </w:rPr>
        <w:t>繼續</w:t>
      </w:r>
      <w:r w:rsidR="00904113">
        <w:rPr>
          <w:rFonts w:ascii="細明體" w:eastAsia="細明體" w:hAnsi="細明體" w:hint="eastAsia"/>
          <w:lang w:eastAsia="zh-TW"/>
        </w:rPr>
        <w:t>下一步驟</w:t>
      </w:r>
    </w:p>
    <w:p w:rsidR="00586408" w:rsidRPr="00E73B7C" w:rsidRDefault="00586408" w:rsidP="00586408">
      <w:pPr>
        <w:pStyle w:val="Tabletext"/>
        <w:keepLines w:val="0"/>
        <w:spacing w:after="0" w:line="240" w:lineRule="auto"/>
        <w:ind w:left="2551"/>
        <w:rPr>
          <w:rFonts w:ascii="細明體" w:eastAsia="細明體" w:hAnsi="細明體" w:hint="eastAsia"/>
          <w:lang w:eastAsia="zh-TW"/>
        </w:rPr>
      </w:pPr>
    </w:p>
    <w:p w:rsidR="00A06E32" w:rsidRDefault="00A06E32" w:rsidP="002F5143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列印受理檢核表 (</w:t>
      </w:r>
      <w:ins w:id="15" w:author="伯珊" w:date="2019-09-10T11:54:00Z">
        <w:r w:rsidR="00E178CA">
          <w:rPr>
            <w:rFonts w:ascii="細明體" w:eastAsia="細明體" w:hAnsi="細明體" w:hint="eastAsia"/>
            <w:lang w:eastAsia="zh-TW"/>
          </w:rPr>
          <w:t>將STREAMSERVE版本改為JASPER REPORT版本，</w:t>
        </w:r>
      </w:ins>
      <w:r w:rsidRPr="00E73B7C">
        <w:rPr>
          <w:rFonts w:ascii="細明體" w:eastAsia="細明體" w:hAnsi="細明體" w:hint="eastAsia"/>
          <w:lang w:eastAsia="zh-TW"/>
        </w:rPr>
        <w:t>格式為 行政管理部提供之文件\掃描文件\300001_簡易受理檢核表</w:t>
      </w:r>
      <w:ins w:id="16" w:author="伯珊" w:date="2019-09-10T14:35:00Z">
        <w:r w:rsidR="002F5143">
          <w:rPr>
            <w:rFonts w:ascii="細明體" w:eastAsia="細明體" w:hAnsi="細明體" w:hint="eastAsia"/>
            <w:lang w:eastAsia="zh-TW"/>
          </w:rPr>
          <w:t>\</w:t>
        </w:r>
        <w:r w:rsidR="002F5143" w:rsidRPr="002F5143">
          <w:rPr>
            <w:rFonts w:ascii="細明體" w:eastAsia="細明體" w:hAnsi="細明體" w:hint="eastAsia"/>
            <w:lang w:eastAsia="zh-TW"/>
          </w:rPr>
          <w:t>理賠簡易受理檢核表2019.docx</w:t>
        </w:r>
        <w:r w:rsidR="002F5143">
          <w:rPr>
            <w:rFonts w:ascii="細明體" w:eastAsia="細明體" w:hAnsi="細明體" w:hint="eastAsia"/>
            <w:lang w:eastAsia="zh-TW"/>
          </w:rPr>
          <w:t>(</w:t>
        </w:r>
        <w:r w:rsidR="002F5143">
          <w:rPr>
            <w:rFonts w:ascii="細明體" w:eastAsia="細明體" w:hAnsi="細明體"/>
            <w:lang w:eastAsia="zh-TW"/>
          </w:rPr>
          <w:t>png</w:t>
        </w:r>
        <w:r w:rsidR="002F5143">
          <w:rPr>
            <w:rFonts w:ascii="細明體" w:eastAsia="細明體" w:hAnsi="細明體" w:hint="eastAsia"/>
            <w:lang w:eastAsia="zh-TW"/>
          </w:rPr>
          <w:t>)</w:t>
        </w:r>
      </w:ins>
      <w:r w:rsidRPr="00E73B7C">
        <w:rPr>
          <w:rFonts w:ascii="細明體" w:eastAsia="細明體" w:hAnsi="細明體" w:hint="eastAsia"/>
          <w:lang w:eastAsia="zh-TW"/>
        </w:rPr>
        <w:t>)</w:t>
      </w:r>
    </w:p>
    <w:p w:rsidR="00D514C5" w:rsidRDefault="00D514C5" w:rsidP="00D514C5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/>
          <w:lang w:eastAsia="zh-TW"/>
        </w:rPr>
      </w:pPr>
      <w:r>
        <w:rPr>
          <w:rFonts w:ascii="細明體" w:eastAsia="細明體" w:hAnsi="細明體" w:hint="eastAsia"/>
          <w:lang w:eastAsia="zh-TW"/>
        </w:rPr>
        <w:t>因OIU姓名欄位增長，所以寫協助調整檢核表之版面，第一行姓名拉長到底</w:t>
      </w:r>
    </w:p>
    <w:p w:rsidR="00D514C5" w:rsidRDefault="00D514C5" w:rsidP="00D514C5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/>
          <w:lang w:eastAsia="zh-TW"/>
        </w:rPr>
      </w:pPr>
      <w:r>
        <w:rPr>
          <w:rFonts w:ascii="細明體" w:eastAsia="細明體" w:hAnsi="細明體" w:hint="eastAsia"/>
          <w:lang w:eastAsia="zh-TW"/>
        </w:rPr>
        <w:t>受理編號往下移變第二行</w:t>
      </w:r>
    </w:p>
    <w:p w:rsidR="00D514C5" w:rsidRPr="00E73B7C" w:rsidRDefault="00D514C5" w:rsidP="00D514C5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之後的欄位類推往下移一行</w:t>
      </w:r>
    </w:p>
    <w:p w:rsidR="00CE71F7" w:rsidRPr="00E73B7C" w:rsidRDefault="00CE71F7" w:rsidP="00A06E3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條碼規則</w:t>
      </w:r>
    </w:p>
    <w:p w:rsidR="00CE71F7" w:rsidRPr="00E73B7C" w:rsidRDefault="00CE71F7" w:rsidP="00CE71F7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右上角：受理編號</w:t>
      </w:r>
    </w:p>
    <w:p w:rsidR="00CE71F7" w:rsidRPr="00E73B7C" w:rsidRDefault="00CE71F7" w:rsidP="00CE71F7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左下角：３００００１及００００１</w:t>
      </w:r>
    </w:p>
    <w:p w:rsidR="00CE71F7" w:rsidRPr="00E73B7C" w:rsidRDefault="00CE71F7" w:rsidP="00CE71F7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條碼下方須出現值</w:t>
      </w:r>
    </w:p>
    <w:p w:rsidR="00781DFC" w:rsidRPr="00E73B7C" w:rsidRDefault="00CE71F7" w:rsidP="00CE71F7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請依掃描文件規範畫製定位點：</w:t>
      </w:r>
    </w:p>
    <w:tbl>
      <w:tblPr>
        <w:tblW w:w="5940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3500"/>
      </w:tblGrid>
      <w:tr w:rsidR="00781DFC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781DFC" w:rsidRPr="00E73B7C" w:rsidRDefault="00781DFC" w:rsidP="008462A6">
            <w:pPr>
              <w:jc w:val="center"/>
              <w:rPr>
                <w:rFonts w:ascii="細明體" w:eastAsia="細明體" w:hAnsi="細明體" w:cs="Arial Unicode MS"/>
                <w:b/>
                <w:bCs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b/>
                <w:bCs/>
                <w:sz w:val="20"/>
                <w:szCs w:val="20"/>
              </w:rPr>
              <w:t>參數名稱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781DFC" w:rsidRPr="00E73B7C" w:rsidRDefault="00781DFC" w:rsidP="008462A6">
            <w:pPr>
              <w:jc w:val="center"/>
              <w:rPr>
                <w:rFonts w:ascii="細明體" w:eastAsia="細明體" w:hAnsi="細明體" w:cs="Arial Unicode MS"/>
                <w:b/>
                <w:bCs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b/>
                <w:bCs/>
                <w:sz w:val="20"/>
                <w:szCs w:val="20"/>
              </w:rPr>
              <w:t>資料來源</w:t>
            </w:r>
          </w:p>
        </w:tc>
      </w:tr>
      <w:tr w:rsidR="00781DFC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1DFC" w:rsidRPr="00E73B7C" w:rsidRDefault="00781DFC" w:rsidP="008462A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 xml:space="preserve">受理編號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781DFC" w:rsidRPr="00E73B7C" w:rsidRDefault="00781DFC" w:rsidP="008462A6">
            <w:pPr>
              <w:rPr>
                <w:rFonts w:ascii="細明體" w:eastAsia="細明體" w:hAnsi="細明體" w:cs="Arial Unicode MS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2.2.1</w:t>
            </w:r>
          </w:p>
        </w:tc>
      </w:tr>
      <w:tr w:rsidR="00781DFC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1DFC" w:rsidRPr="00E73B7C" w:rsidRDefault="00781DFC" w:rsidP="008462A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事故者ＩＤ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781DFC" w:rsidRPr="00E73B7C" w:rsidRDefault="00781DFC" w:rsidP="008462A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lang w:eastAsia="zh-TW"/>
              </w:rPr>
              <w:t>傳入參數</w:t>
            </w:r>
          </w:p>
        </w:tc>
      </w:tr>
      <w:tr w:rsidR="00781DFC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1DFC" w:rsidRPr="00E73B7C" w:rsidRDefault="00781DFC" w:rsidP="008462A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事故者姓名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781DFC" w:rsidRPr="00E73B7C" w:rsidRDefault="00781DFC" w:rsidP="008462A6">
            <w:pPr>
              <w:rPr>
                <w:rFonts w:ascii="細明體" w:eastAsia="細明體" w:hAnsi="細明體" w:cs="Arial Unicode MS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傳入參數</w:t>
            </w:r>
          </w:p>
        </w:tc>
      </w:tr>
      <w:tr w:rsidR="00FC56E0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C56E0" w:rsidRPr="00E73B7C" w:rsidRDefault="00FC56E0" w:rsidP="008462A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事故日期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C56E0" w:rsidRPr="00E73B7C" w:rsidRDefault="00FC56E0" w:rsidP="008462A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DTAAA003.OCR_DATE</w:t>
            </w:r>
          </w:p>
        </w:tc>
      </w:tr>
    </w:tbl>
    <w:p w:rsidR="00781DFC" w:rsidRPr="00E73B7C" w:rsidRDefault="00781DFC" w:rsidP="00781DFC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READ DTAAA004 BY 受理編號</w:t>
      </w:r>
      <w:r w:rsidR="008462A6" w:rsidRPr="00E73B7C">
        <w:rPr>
          <w:rFonts w:ascii="細明體" w:eastAsia="細明體" w:hAnsi="細明體" w:hint="eastAsia"/>
          <w:lang w:eastAsia="zh-TW"/>
        </w:rPr>
        <w:t xml:space="preserve"> 按受理文件分類 列出</w:t>
      </w:r>
      <w:r w:rsidR="008462A6" w:rsidRPr="00E73B7C">
        <w:rPr>
          <w:rFonts w:ascii="細明體" w:eastAsia="細明體" w:hAnsi="細明體"/>
          <w:lang w:eastAsia="zh-TW"/>
        </w:rPr>
        <w:t>’</w:t>
      </w:r>
      <w:r w:rsidR="008462A6" w:rsidRPr="00E73B7C">
        <w:rPr>
          <w:rFonts w:ascii="細明體" w:eastAsia="細明體" w:hAnsi="細明體" w:hint="eastAsia"/>
          <w:lang w:eastAsia="zh-TW"/>
        </w:rPr>
        <w:t>。</w:t>
      </w:r>
    </w:p>
    <w:p w:rsidR="00FC56E0" w:rsidRPr="00E73B7C" w:rsidRDefault="00FC56E0" w:rsidP="00FC56E0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若有診斷書、正本醫療收據、副本收據、中醫合計需列出明細</w:t>
      </w:r>
    </w:p>
    <w:p w:rsidR="00FC56E0" w:rsidRPr="00E73B7C" w:rsidRDefault="00FC56E0" w:rsidP="00FC56E0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診斷書(</w:t>
      </w:r>
      <w:hyperlink r:id="rId13" w:history="1">
        <w:r w:rsidRPr="00E73B7C">
          <w:rPr>
            <w:rStyle w:val="style3r1"/>
            <w:rFonts w:ascii="細明體" w:eastAsia="細明體" w:hAnsi="細明體"/>
            <w:color w:val="000000"/>
            <w:u w:val="single"/>
          </w:rPr>
          <w:t>文件代碼</w:t>
        </w:r>
        <w:r w:rsidRPr="00E73B7C">
          <w:rPr>
            <w:rStyle w:val="aa"/>
            <w:rFonts w:ascii="細明體" w:eastAsia="細明體" w:hAnsi="細明體" w:cs="Arial"/>
            <w:color w:val="000000"/>
          </w:rPr>
          <w:t xml:space="preserve"> </w:t>
        </w:r>
      </w:hyperlink>
      <w:r w:rsidRPr="00E73B7C">
        <w:rPr>
          <w:rFonts w:ascii="細明體" w:eastAsia="細明體" w:hAnsi="細明體" w:cs="Arial" w:hint="eastAsia"/>
          <w:color w:val="000000"/>
          <w:lang w:eastAsia="zh-TW"/>
        </w:rPr>
        <w:t>：30008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 xml:space="preserve">)：select 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DTAAA005 where 受理編號= 2.2.1 受理編號order by </w:t>
      </w:r>
      <w:r w:rsidRPr="00E73B7C">
        <w:rPr>
          <w:rStyle w:val="style3r1"/>
          <w:rFonts w:ascii="細明體" w:eastAsia="細明體" w:hAnsi="細明體"/>
          <w:color w:val="000000"/>
          <w:u w:val="single"/>
        </w:rPr>
        <w:t>DIAG_SER_NO</w:t>
      </w:r>
      <w:r w:rsidRPr="00E73B7C">
        <w:rPr>
          <w:rFonts w:ascii="細明體" w:eastAsia="細明體" w:hAnsi="細明體" w:cs="Arial"/>
          <w:color w:val="000000"/>
        </w:rPr>
        <w:t xml:space="preserve"> </w:t>
      </w:r>
    </w:p>
    <w:p w:rsidR="00FC56E0" w:rsidRPr="00E73B7C" w:rsidRDefault="00FC56E0" w:rsidP="00FC56E0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Style w:val="style3r1"/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/>
          <w:color w:val="000000"/>
          <w:lang w:eastAsia="zh-TW"/>
        </w:rPr>
        <w:t>正本收據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(</w:t>
      </w:r>
      <w:hyperlink r:id="rId14" w:history="1">
        <w:r w:rsidRPr="00E73B7C">
          <w:rPr>
            <w:rStyle w:val="style3r1"/>
            <w:rFonts w:ascii="細明體" w:eastAsia="細明體" w:hAnsi="細明體"/>
            <w:color w:val="000000"/>
            <w:u w:val="single"/>
          </w:rPr>
          <w:t>文件代碼</w:t>
        </w:r>
        <w:r w:rsidRPr="00E73B7C">
          <w:rPr>
            <w:rStyle w:val="aa"/>
            <w:rFonts w:ascii="細明體" w:eastAsia="細明體" w:hAnsi="細明體" w:cs="Arial"/>
            <w:color w:val="000000"/>
          </w:rPr>
          <w:t xml:space="preserve"> </w:t>
        </w:r>
      </w:hyperlink>
      <w:r w:rsidRPr="00E73B7C">
        <w:rPr>
          <w:rFonts w:ascii="細明體" w:eastAsia="細明體" w:hAnsi="細明體" w:cs="Arial" w:hint="eastAsia"/>
          <w:color w:val="000000"/>
          <w:lang w:eastAsia="zh-TW"/>
        </w:rPr>
        <w:t>：30014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 xml:space="preserve">)：select 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DTAAA006 where 受理編號= 2.2.1 受理編號order by </w:t>
      </w:r>
      <w:hyperlink r:id="rId15" w:history="1">
        <w:r w:rsidR="003326FF" w:rsidRPr="00E73B7C">
          <w:rPr>
            <w:rStyle w:val="style3r1"/>
            <w:rFonts w:ascii="細明體" w:eastAsia="細明體" w:hAnsi="細明體"/>
            <w:color w:val="000000"/>
            <w:u w:val="single"/>
          </w:rPr>
          <w:t>SER_NO</w:t>
        </w:r>
        <w:r w:rsidR="003326FF" w:rsidRPr="00E73B7C">
          <w:rPr>
            <w:rStyle w:val="aa"/>
            <w:rFonts w:ascii="細明體" w:eastAsia="細明體" w:hAnsi="細明體" w:cs="Arial"/>
            <w:color w:val="000000"/>
          </w:rPr>
          <w:t xml:space="preserve"> </w:t>
        </w:r>
      </w:hyperlink>
    </w:p>
    <w:p w:rsidR="00FC56E0" w:rsidRPr="00E73B7C" w:rsidRDefault="00FC56E0" w:rsidP="00FC56E0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Style w:val="style3r1"/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/>
          <w:color w:val="000000"/>
          <w:lang w:eastAsia="zh-TW"/>
        </w:rPr>
        <w:t>收據副本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(</w:t>
      </w:r>
      <w:hyperlink r:id="rId16" w:history="1">
        <w:r w:rsidRPr="00E73B7C">
          <w:rPr>
            <w:rStyle w:val="style3r1"/>
            <w:rFonts w:ascii="細明體" w:eastAsia="細明體" w:hAnsi="細明體"/>
            <w:color w:val="000000"/>
            <w:u w:val="single"/>
          </w:rPr>
          <w:t>文件代碼</w:t>
        </w:r>
        <w:r w:rsidRPr="00E73B7C">
          <w:rPr>
            <w:rStyle w:val="aa"/>
            <w:rFonts w:ascii="細明體" w:eastAsia="細明體" w:hAnsi="細明體" w:cs="Arial"/>
            <w:color w:val="000000"/>
          </w:rPr>
          <w:t xml:space="preserve"> </w:t>
        </w:r>
      </w:hyperlink>
      <w:r w:rsidRPr="00E73B7C">
        <w:rPr>
          <w:rFonts w:ascii="細明體" w:eastAsia="細明體" w:hAnsi="細明體" w:cs="Arial" w:hint="eastAsia"/>
          <w:color w:val="000000"/>
          <w:lang w:eastAsia="zh-TW"/>
        </w:rPr>
        <w:t>：30017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 xml:space="preserve">)：select 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DTAAA007 where 受理編號= 2.2.1 受理編號order by </w:t>
      </w:r>
      <w:hyperlink r:id="rId17" w:history="1">
        <w:r w:rsidR="003326FF" w:rsidRPr="00E73B7C">
          <w:rPr>
            <w:rStyle w:val="style3r1"/>
            <w:rFonts w:ascii="細明體" w:eastAsia="細明體" w:hAnsi="細明體"/>
            <w:color w:val="000000"/>
            <w:u w:val="single"/>
          </w:rPr>
          <w:t>SER_NO</w:t>
        </w:r>
        <w:r w:rsidR="003326FF" w:rsidRPr="00E73B7C">
          <w:rPr>
            <w:rStyle w:val="aa"/>
            <w:rFonts w:ascii="細明體" w:eastAsia="細明體" w:hAnsi="細明體" w:cs="Arial"/>
            <w:color w:val="000000"/>
          </w:rPr>
          <w:t xml:space="preserve"> </w:t>
        </w:r>
      </w:hyperlink>
    </w:p>
    <w:p w:rsidR="00FC56E0" w:rsidRPr="00E73B7C" w:rsidRDefault="00FC56E0" w:rsidP="00FC56E0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/>
          <w:color w:val="000000"/>
          <w:lang w:eastAsia="zh-TW"/>
        </w:rPr>
        <w:t>中醫收據合計表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(</w:t>
      </w:r>
      <w:hyperlink r:id="rId18" w:history="1">
        <w:r w:rsidRPr="00E73B7C">
          <w:rPr>
            <w:rStyle w:val="style3r1"/>
            <w:rFonts w:ascii="細明體" w:eastAsia="細明體" w:hAnsi="細明體"/>
            <w:color w:val="000000"/>
            <w:u w:val="single"/>
          </w:rPr>
          <w:t>文件代碼</w:t>
        </w:r>
        <w:r w:rsidRPr="00E73B7C">
          <w:rPr>
            <w:rStyle w:val="aa"/>
            <w:rFonts w:ascii="細明體" w:eastAsia="細明體" w:hAnsi="細明體" w:cs="Arial"/>
            <w:color w:val="000000"/>
          </w:rPr>
          <w:t xml:space="preserve"> </w:t>
        </w:r>
      </w:hyperlink>
      <w:r w:rsidRPr="00E73B7C">
        <w:rPr>
          <w:rFonts w:ascii="細明體" w:eastAsia="細明體" w:hAnsi="細明體" w:cs="Arial" w:hint="eastAsia"/>
          <w:color w:val="000000"/>
          <w:lang w:eastAsia="zh-TW"/>
        </w:rPr>
        <w:t>：30063</w:t>
      </w:r>
      <w:r w:rsidR="00564AB8" w:rsidRPr="00E73B7C">
        <w:rPr>
          <w:rFonts w:ascii="細明體" w:eastAsia="細明體" w:hAnsi="細明體" w:cs="Arial" w:hint="eastAsia"/>
          <w:color w:val="000000"/>
          <w:lang w:eastAsia="zh-TW"/>
        </w:rPr>
        <w:t xml:space="preserve"> OR 300073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 xml:space="preserve">)：select 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DTAAA008 where 受理編號= 2.2.1 受理編號order by </w:t>
      </w:r>
      <w:hyperlink r:id="rId19" w:history="1">
        <w:r w:rsidR="00C07497" w:rsidRPr="00E73B7C">
          <w:rPr>
            <w:rStyle w:val="style3r1"/>
            <w:rFonts w:ascii="細明體" w:eastAsia="細明體" w:hAnsi="細明體"/>
            <w:color w:val="000000"/>
            <w:u w:val="single"/>
          </w:rPr>
          <w:t>SER_NO</w:t>
        </w:r>
        <w:r w:rsidR="00C07497" w:rsidRPr="00E73B7C">
          <w:rPr>
            <w:rStyle w:val="aa"/>
            <w:rFonts w:ascii="細明體" w:eastAsia="細明體" w:hAnsi="細明體" w:cs="Arial"/>
            <w:color w:val="000000"/>
          </w:rPr>
          <w:t xml:space="preserve"> </w:t>
        </w:r>
      </w:hyperlink>
    </w:p>
    <w:p w:rsidR="00FC56E0" w:rsidRPr="00E73B7C" w:rsidRDefault="008277B4" w:rsidP="00920B91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判斷是否編制內學團，增加備註欄提示：</w:t>
      </w:r>
    </w:p>
    <w:p w:rsidR="008277B4" w:rsidRPr="00E73B7C" w:rsidRDefault="008277B4" w:rsidP="00920B91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cs="Tahoma" w:hint="eastAsia"/>
          <w:color w:val="000000"/>
          <w:lang w:eastAsia="zh-TW"/>
        </w:rPr>
        <w:t xml:space="preserve">IF </w:t>
      </w:r>
      <w:r w:rsidR="007617BE" w:rsidRPr="00E73B7C">
        <w:rPr>
          <w:rFonts w:ascii="細明體" w:eastAsia="細明體" w:hAnsi="細明體" w:cs="Tahoma" w:hint="eastAsia"/>
          <w:color w:val="000000"/>
          <w:lang w:eastAsia="zh-TW"/>
        </w:rPr>
        <w:t>受理編號第12碼</w:t>
      </w:r>
      <w:r w:rsidRPr="00E73B7C">
        <w:rPr>
          <w:rFonts w:ascii="細明體" w:eastAsia="細明體" w:hAnsi="細明體" w:cs="Tahoma" w:hint="eastAsia"/>
          <w:color w:val="000000"/>
          <w:lang w:eastAsia="zh-TW"/>
        </w:rPr>
        <w:t xml:space="preserve">= </w:t>
      </w:r>
      <w:r w:rsidRPr="00E73B7C">
        <w:rPr>
          <w:rFonts w:ascii="細明體" w:eastAsia="細明體" w:hAnsi="細明體" w:cs="Tahoma"/>
          <w:color w:val="000000"/>
          <w:lang w:eastAsia="zh-TW"/>
        </w:rPr>
        <w:t>‘</w:t>
      </w:r>
      <w:r w:rsidRPr="00E73B7C">
        <w:rPr>
          <w:rFonts w:ascii="細明體" w:eastAsia="細明體" w:hAnsi="細明體" w:cs="Tahoma" w:hint="eastAsia"/>
          <w:color w:val="000000"/>
          <w:lang w:eastAsia="zh-TW"/>
        </w:rPr>
        <w:t>H</w:t>
      </w:r>
      <w:r w:rsidRPr="00E73B7C">
        <w:rPr>
          <w:rFonts w:ascii="細明體" w:eastAsia="細明體" w:hAnsi="細明體" w:cs="Tahoma"/>
          <w:color w:val="000000"/>
          <w:lang w:eastAsia="zh-TW"/>
        </w:rPr>
        <w:t>’</w:t>
      </w:r>
    </w:p>
    <w:p w:rsidR="008277B4" w:rsidRPr="00E73B7C" w:rsidRDefault="008277B4" w:rsidP="00920B91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cs="Tahoma" w:hint="eastAsia"/>
          <w:color w:val="000000"/>
          <w:lang w:eastAsia="zh-TW"/>
        </w:rPr>
        <w:t>CALL AA_B9Z001.</w:t>
      </w:r>
      <w:r w:rsidR="00F03064" w:rsidRPr="00E73B7C">
        <w:rPr>
          <w:rFonts w:ascii="細明體" w:eastAsia="細明體" w:hAnsi="細明體" w:cs="Tahoma" w:hint="eastAsia"/>
          <w:color w:val="000000"/>
          <w:lang w:eastAsia="zh-TW"/>
        </w:rPr>
        <w:t>chkSchPol</w:t>
      </w:r>
      <w:r w:rsidR="00920B91" w:rsidRPr="00E73B7C">
        <w:rPr>
          <w:rFonts w:ascii="細明體" w:eastAsia="細明體" w:hAnsi="細明體" w:cs="Tahoma" w:hint="eastAsia"/>
          <w:color w:val="000000"/>
          <w:lang w:eastAsia="zh-TW"/>
        </w:rPr>
        <w:t>()：</w:t>
      </w:r>
      <w:r w:rsidR="00F03064" w:rsidRPr="00E73B7C">
        <w:rPr>
          <w:rFonts w:ascii="細明體" w:eastAsia="細明體" w:hAnsi="細明體" w:hint="eastAsia"/>
        </w:rPr>
        <w:t>判斷是否為編制內保單(學團)</w:t>
      </w:r>
    </w:p>
    <w:p w:rsidR="00F03064" w:rsidRPr="00E73B7C" w:rsidRDefault="00B507D8" w:rsidP="001F79DD">
      <w:pPr>
        <w:pStyle w:val="Tabletext"/>
        <w:keepLines w:val="0"/>
        <w:numPr>
          <w:ilvl w:val="6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cs="新細明體" w:hint="eastAsia"/>
          <w:lang w:eastAsia="zh-TW"/>
        </w:rPr>
        <w:t>保單號碼 = DTAAA003.保單號碼</w:t>
      </w:r>
    </w:p>
    <w:p w:rsidR="001F79DD" w:rsidRPr="00E73B7C" w:rsidRDefault="007F04CF" w:rsidP="001F79DD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cs="新細明體" w:hint="eastAsia"/>
          <w:lang w:eastAsia="zh-TW"/>
        </w:rPr>
        <w:t xml:space="preserve">IF </w:t>
      </w:r>
      <w:r w:rsidRPr="00E73B7C">
        <w:rPr>
          <w:rFonts w:ascii="細明體" w:eastAsia="細明體" w:hAnsi="細明體" w:cs="Tahoma" w:hint="eastAsia"/>
          <w:color w:val="000000"/>
          <w:lang w:eastAsia="zh-TW"/>
        </w:rPr>
        <w:t>AA_B9Z001.</w:t>
      </w:r>
      <w:r w:rsidRPr="00E73B7C">
        <w:rPr>
          <w:rFonts w:ascii="細明體" w:eastAsia="細明體" w:hAnsi="細明體" w:cs="新細明體" w:hint="eastAsia"/>
        </w:rPr>
        <w:t>是否編制內</w:t>
      </w:r>
      <w:r w:rsidRPr="00E73B7C">
        <w:rPr>
          <w:rFonts w:ascii="細明體" w:eastAsia="細明體" w:hAnsi="細明體" w:cs="新細明體" w:hint="eastAsia"/>
          <w:lang w:eastAsia="zh-TW"/>
        </w:rPr>
        <w:t xml:space="preserve"> </w:t>
      </w:r>
      <w:r w:rsidR="002D158C" w:rsidRPr="00E73B7C">
        <w:rPr>
          <w:rFonts w:ascii="細明體" w:eastAsia="細明體" w:hAnsi="細明體" w:cs="新細明體" w:hint="eastAsia"/>
          <w:lang w:eastAsia="zh-TW"/>
        </w:rPr>
        <w:t>&lt;&gt;</w:t>
      </w:r>
      <w:r w:rsidRPr="00E73B7C">
        <w:rPr>
          <w:rFonts w:ascii="細明體" w:eastAsia="細明體" w:hAnsi="細明體" w:cs="新細明體" w:hint="eastAsia"/>
          <w:lang w:eastAsia="zh-TW"/>
        </w:rPr>
        <w:t xml:space="preserve"> </w:t>
      </w:r>
      <w:r w:rsidRPr="00E73B7C">
        <w:rPr>
          <w:rFonts w:ascii="細明體" w:eastAsia="細明體" w:hAnsi="細明體" w:cs="新細明體"/>
          <w:lang w:eastAsia="zh-TW"/>
        </w:rPr>
        <w:t>‘</w:t>
      </w:r>
      <w:r w:rsidRPr="00E73B7C">
        <w:rPr>
          <w:rFonts w:ascii="細明體" w:eastAsia="細明體" w:hAnsi="細明體" w:cs="新細明體" w:hint="eastAsia"/>
          <w:lang w:eastAsia="zh-TW"/>
        </w:rPr>
        <w:t>Y</w:t>
      </w:r>
      <w:r w:rsidRPr="00E73B7C">
        <w:rPr>
          <w:rFonts w:ascii="細明體" w:eastAsia="細明體" w:hAnsi="細明體" w:cs="新細明體"/>
          <w:lang w:eastAsia="zh-TW"/>
        </w:rPr>
        <w:t>’</w:t>
      </w:r>
    </w:p>
    <w:p w:rsidR="007F04CF" w:rsidRPr="00E73B7C" w:rsidRDefault="00D66D9C" w:rsidP="00E0565E">
      <w:pPr>
        <w:pStyle w:val="Tabletext"/>
        <w:keepLines w:val="0"/>
        <w:numPr>
          <w:ilvl w:val="6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$</w:t>
      </w:r>
      <w:r w:rsidR="007031E0" w:rsidRPr="00E73B7C">
        <w:rPr>
          <w:rFonts w:ascii="細明體" w:eastAsia="細明體" w:hAnsi="細明體" w:hint="eastAsia"/>
          <w:lang w:eastAsia="zh-TW"/>
        </w:rPr>
        <w:t xml:space="preserve">備註 = </w:t>
      </w:r>
      <w:r w:rsidR="00AF1E6B" w:rsidRPr="00E73B7C">
        <w:rPr>
          <w:rFonts w:ascii="細明體" w:eastAsia="細明體" w:hAnsi="細明體"/>
          <w:lang w:eastAsia="zh-TW"/>
        </w:rPr>
        <w:t>“「非編制內學團，免輸入學校代號」”</w:t>
      </w:r>
    </w:p>
    <w:p w:rsidR="007F04CF" w:rsidRPr="00E73B7C" w:rsidRDefault="007F04CF" w:rsidP="001F79DD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ELSE</w:t>
      </w:r>
    </w:p>
    <w:p w:rsidR="007F04CF" w:rsidRPr="00E73B7C" w:rsidRDefault="00D66D9C" w:rsidP="00F9376B">
      <w:pPr>
        <w:pStyle w:val="Tabletext"/>
        <w:keepLines w:val="0"/>
        <w:numPr>
          <w:ilvl w:val="6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$</w:t>
      </w:r>
      <w:r w:rsidR="00AF1E6B" w:rsidRPr="00E73B7C">
        <w:rPr>
          <w:rFonts w:ascii="細明體" w:eastAsia="細明體" w:hAnsi="細明體" w:hint="eastAsia"/>
          <w:lang w:eastAsia="zh-TW"/>
        </w:rPr>
        <w:t>備註 =</w:t>
      </w:r>
      <w:r w:rsidR="00AF1E6B" w:rsidRPr="00E73B7C">
        <w:rPr>
          <w:rFonts w:ascii="細明體" w:eastAsia="細明體" w:hAnsi="細明體"/>
          <w:lang w:eastAsia="zh-TW"/>
        </w:rPr>
        <w:t>””</w:t>
      </w:r>
    </w:p>
    <w:p w:rsidR="00FC56E0" w:rsidRPr="00E73B7C" w:rsidRDefault="00503FCE" w:rsidP="00503FCE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判斷是否為不需登打的死亡證明，增加備註欄提示：</w:t>
      </w:r>
    </w:p>
    <w:p w:rsidR="00503FCE" w:rsidRPr="00E73B7C" w:rsidRDefault="00503FCE" w:rsidP="00E14336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READ DTAAA017</w:t>
      </w:r>
    </w:p>
    <w:p w:rsidR="00503FCE" w:rsidRPr="00E73B7C" w:rsidRDefault="00503FCE" w:rsidP="00E14336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WHERE</w:t>
      </w:r>
    </w:p>
    <w:p w:rsidR="00503FCE" w:rsidRPr="00E73B7C" w:rsidRDefault="00503FCE" w:rsidP="00E14336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受理編號 = </w:t>
      </w:r>
      <w:r w:rsidRPr="00E73B7C">
        <w:rPr>
          <w:rFonts w:ascii="細明體" w:eastAsia="細明體" w:hAnsi="細明體" w:hint="eastAsia"/>
          <w:color w:val="000000"/>
          <w:lang w:eastAsia="zh-TW"/>
        </w:rPr>
        <w:t>2.2.1 受理編號</w:t>
      </w:r>
    </w:p>
    <w:p w:rsidR="00503FCE" w:rsidRPr="00E73B7C" w:rsidRDefault="00503FCE" w:rsidP="00E14336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IF NOT FND</w:t>
      </w:r>
    </w:p>
    <w:p w:rsidR="00503FCE" w:rsidRPr="00E73B7C" w:rsidRDefault="00503FCE" w:rsidP="00E14336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視為正常</w:t>
      </w:r>
    </w:p>
    <w:p w:rsidR="00503FCE" w:rsidRPr="00E73B7C" w:rsidRDefault="00503FCE" w:rsidP="00E14336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ELSE</w:t>
      </w:r>
    </w:p>
    <w:p w:rsidR="00503FCE" w:rsidRPr="00E73B7C" w:rsidRDefault="00503FCE" w:rsidP="00E14336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IF 件數</w:t>
      </w:r>
      <w:r w:rsidR="006B0D3F" w:rsidRPr="00E73B7C">
        <w:rPr>
          <w:rFonts w:ascii="細明體" w:eastAsia="細明體" w:hAnsi="細明體" w:hint="eastAsia"/>
          <w:lang w:eastAsia="zh-TW"/>
        </w:rPr>
        <w:t xml:space="preserve"> &gt; 1</w:t>
      </w:r>
    </w:p>
    <w:p w:rsidR="00386AA9" w:rsidRPr="00E73B7C" w:rsidRDefault="00D66D9C" w:rsidP="00E14336">
      <w:pPr>
        <w:pStyle w:val="Tabletext"/>
        <w:keepLines w:val="0"/>
        <w:numPr>
          <w:ilvl w:val="6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$</w:t>
      </w:r>
      <w:r w:rsidR="00386AA9" w:rsidRPr="00E73B7C">
        <w:rPr>
          <w:rFonts w:ascii="細明體" w:eastAsia="細明體" w:hAnsi="細明體" w:hint="eastAsia"/>
          <w:lang w:eastAsia="zh-TW"/>
        </w:rPr>
        <w:t xml:space="preserve">備註 += </w:t>
      </w:r>
      <w:r w:rsidR="00386AA9" w:rsidRPr="00E73B7C">
        <w:rPr>
          <w:rFonts w:ascii="細明體" w:eastAsia="細明體" w:hAnsi="細明體"/>
          <w:lang w:eastAsia="zh-TW"/>
        </w:rPr>
        <w:t>“</w:t>
      </w:r>
      <w:r w:rsidR="00386AA9" w:rsidRPr="00E73B7C">
        <w:rPr>
          <w:rFonts w:ascii="細明體" w:eastAsia="細明體" w:hAnsi="細明體" w:hint="eastAsia"/>
          <w:lang w:eastAsia="zh-TW"/>
        </w:rPr>
        <w:t>本件死亡證明書不登打-超過一張證明書</w:t>
      </w:r>
      <w:r w:rsidR="00386AA9" w:rsidRPr="00E73B7C">
        <w:rPr>
          <w:rFonts w:ascii="細明體" w:eastAsia="細明體" w:hAnsi="細明體"/>
          <w:lang w:eastAsia="zh-TW"/>
        </w:rPr>
        <w:t>”</w:t>
      </w:r>
    </w:p>
    <w:p w:rsidR="00386AA9" w:rsidRPr="00E73B7C" w:rsidRDefault="00386AA9" w:rsidP="00E14336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ELSE IF 醫院代碼以 </w:t>
      </w:r>
      <w:r w:rsidRPr="00E73B7C">
        <w:rPr>
          <w:rFonts w:ascii="細明體" w:eastAsia="細明體" w:hAnsi="細明體"/>
          <w:lang w:eastAsia="zh-TW"/>
        </w:rPr>
        <w:t>‘Z0’ 開頭 (海外醫院)</w:t>
      </w:r>
    </w:p>
    <w:p w:rsidR="006B0D3F" w:rsidRDefault="00D66D9C" w:rsidP="00E14336">
      <w:pPr>
        <w:pStyle w:val="Tabletext"/>
        <w:keepLines w:val="0"/>
        <w:numPr>
          <w:ilvl w:val="6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$</w:t>
      </w:r>
      <w:r w:rsidR="006B0D3F" w:rsidRPr="00E73B7C">
        <w:rPr>
          <w:rFonts w:ascii="細明體" w:eastAsia="細明體" w:hAnsi="細明體" w:hint="eastAsia"/>
          <w:lang w:eastAsia="zh-TW"/>
        </w:rPr>
        <w:t xml:space="preserve">備註 += </w:t>
      </w:r>
      <w:r w:rsidR="006B0D3F" w:rsidRPr="00E73B7C">
        <w:rPr>
          <w:rFonts w:ascii="細明體" w:eastAsia="細明體" w:hAnsi="細明體"/>
          <w:lang w:eastAsia="zh-TW"/>
        </w:rPr>
        <w:t>“</w:t>
      </w:r>
      <w:r w:rsidR="00386AA9" w:rsidRPr="00E73B7C">
        <w:rPr>
          <w:rFonts w:ascii="細明體" w:eastAsia="細明體" w:hAnsi="細明體" w:hint="eastAsia"/>
          <w:lang w:eastAsia="zh-TW"/>
        </w:rPr>
        <w:t>本件死亡證明書不登打-非國內機關開立</w:t>
      </w:r>
      <w:r w:rsidR="006B0D3F" w:rsidRPr="00E73B7C">
        <w:rPr>
          <w:rFonts w:ascii="細明體" w:eastAsia="細明體" w:hAnsi="細明體"/>
          <w:lang w:eastAsia="zh-TW"/>
        </w:rPr>
        <w:t>”</w:t>
      </w:r>
    </w:p>
    <w:p w:rsidR="00D66D9C" w:rsidRDefault="00D66D9C" w:rsidP="00D66D9C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//判斷是不是有輸入備註訊息，若有要將訊息套入備註欄</w:t>
      </w:r>
    </w:p>
    <w:p w:rsidR="00D66D9C" w:rsidRPr="00AF2084" w:rsidRDefault="00D66D9C" w:rsidP="00D66D9C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strike/>
          <w:lang w:eastAsia="zh-TW"/>
        </w:rPr>
      </w:pPr>
      <w:r w:rsidRPr="00AF2084">
        <w:rPr>
          <w:rFonts w:ascii="細明體" w:eastAsia="細明體" w:hAnsi="細明體" w:hint="eastAsia"/>
          <w:strike/>
          <w:lang w:eastAsia="zh-TW"/>
        </w:rPr>
        <w:t xml:space="preserve">若$是否輸入備註  = </w:t>
      </w:r>
      <w:r w:rsidRPr="00AF2084">
        <w:rPr>
          <w:rFonts w:ascii="細明體" w:eastAsia="細明體" w:hAnsi="細明體"/>
          <w:strike/>
          <w:lang w:eastAsia="zh-TW"/>
        </w:rPr>
        <w:t>“</w:t>
      </w:r>
      <w:r w:rsidRPr="00AF2084">
        <w:rPr>
          <w:rFonts w:ascii="細明體" w:eastAsia="細明體" w:hAnsi="細明體" w:hint="eastAsia"/>
          <w:strike/>
          <w:lang w:eastAsia="zh-TW"/>
        </w:rPr>
        <w:t>Y</w:t>
      </w:r>
      <w:r w:rsidRPr="00AF2084">
        <w:rPr>
          <w:rFonts w:ascii="細明體" w:eastAsia="細明體" w:hAnsi="細明體"/>
          <w:strike/>
          <w:lang w:eastAsia="zh-TW"/>
        </w:rPr>
        <w:t>”</w:t>
      </w:r>
    </w:p>
    <w:p w:rsidR="00D66D9C" w:rsidRDefault="00D66D9C" w:rsidP="00D66D9C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讀取</w:t>
      </w:r>
      <w:r w:rsidRPr="00207E69">
        <w:rPr>
          <w:rFonts w:ascii="細明體" w:eastAsia="細明體" w:hAnsi="細明體" w:hint="eastAsia"/>
          <w:lang w:eastAsia="zh-TW"/>
        </w:rPr>
        <w:t>理賠受理備註訊息儲存檔</w:t>
      </w:r>
      <w:r>
        <w:rPr>
          <w:rFonts w:ascii="細明體" w:eastAsia="細明體" w:hAnsi="細明體" w:hint="eastAsia"/>
          <w:lang w:eastAsia="zh-TW"/>
        </w:rPr>
        <w:t>DTAAA400,by參數</w:t>
      </w:r>
    </w:p>
    <w:p w:rsidR="00D66D9C" w:rsidRDefault="00D66D9C" w:rsidP="00D66D9C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受理編號:</w:t>
      </w:r>
      <w:r w:rsidRPr="00D66D9C">
        <w:rPr>
          <w:rFonts w:ascii="細明體" w:eastAsia="細明體" w:hAnsi="細明體" w:hint="eastAsia"/>
          <w:lang w:eastAsia="zh-TW"/>
        </w:rPr>
        <w:t xml:space="preserve"> </w:t>
      </w:r>
      <w:r>
        <w:rPr>
          <w:rFonts w:ascii="細明體" w:eastAsia="細明體" w:hAnsi="細明體" w:hint="eastAsia"/>
          <w:lang w:eastAsia="zh-TW"/>
        </w:rPr>
        <w:t>上面2.2取得的受理編號</w:t>
      </w:r>
    </w:p>
    <w:p w:rsidR="00D66D9C" w:rsidRDefault="00D66D9C" w:rsidP="00D66D9C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若無資料屬正常</w:t>
      </w:r>
    </w:p>
    <w:p w:rsidR="00D66D9C" w:rsidRDefault="00D66D9C" w:rsidP="00D66D9C">
      <w:pPr>
        <w:pStyle w:val="Tabletext"/>
        <w:keepLines w:val="0"/>
        <w:numPr>
          <w:ilvl w:val="6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繼續下一步驟</w:t>
      </w:r>
    </w:p>
    <w:p w:rsidR="00A82A10" w:rsidRPr="00A82A10" w:rsidRDefault="00D66D9C" w:rsidP="00A82A10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若有資料，</w:t>
      </w:r>
      <w:r w:rsidR="00A82A10">
        <w:rPr>
          <w:rFonts w:ascii="細明體" w:eastAsia="細明體" w:hAnsi="細明體" w:hint="eastAsia"/>
          <w:lang w:eastAsia="zh-TW"/>
        </w:rPr>
        <w:t>回圈依序處理每筆資料</w:t>
      </w:r>
    </w:p>
    <w:p w:rsidR="00A82A10" w:rsidRDefault="00A82A10" w:rsidP="00D66D9C">
      <w:pPr>
        <w:pStyle w:val="Tabletext"/>
        <w:keepLines w:val="0"/>
        <w:numPr>
          <w:ilvl w:val="6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$</w:t>
      </w:r>
      <w:r w:rsidRPr="00E73B7C">
        <w:rPr>
          <w:rFonts w:ascii="細明體" w:eastAsia="細明體" w:hAnsi="細明體" w:hint="eastAsia"/>
          <w:lang w:eastAsia="zh-TW"/>
        </w:rPr>
        <w:t xml:space="preserve">備註 </w:t>
      </w:r>
      <w:r>
        <w:rPr>
          <w:rFonts w:ascii="細明體" w:eastAsia="細明體" w:hAnsi="細明體" w:hint="eastAsia"/>
          <w:lang w:eastAsia="zh-TW"/>
        </w:rPr>
        <w:t>+</w:t>
      </w:r>
      <w:r w:rsidRPr="00E73B7C">
        <w:rPr>
          <w:rFonts w:ascii="細明體" w:eastAsia="細明體" w:hAnsi="細明體" w:hint="eastAsia"/>
          <w:lang w:eastAsia="zh-TW"/>
        </w:rPr>
        <w:t>=</w:t>
      </w:r>
      <w:r>
        <w:rPr>
          <w:rFonts w:ascii="細明體" w:eastAsia="細明體" w:hAnsi="細明體" w:hint="eastAsia"/>
          <w:lang w:eastAsia="zh-TW"/>
        </w:rPr>
        <w:t xml:space="preserve">  處理當筆.備註內容+(跳行符號)</w:t>
      </w:r>
    </w:p>
    <w:p w:rsidR="00D66D9C" w:rsidRDefault="00A82A10" w:rsidP="00A82A10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 xml:space="preserve">若$是否輸入備註  = </w:t>
      </w:r>
      <w:r>
        <w:rPr>
          <w:rFonts w:ascii="細明體" w:eastAsia="細明體" w:hAnsi="細明體"/>
          <w:lang w:eastAsia="zh-TW"/>
        </w:rPr>
        <w:t>“</w:t>
      </w:r>
      <w:r>
        <w:rPr>
          <w:rFonts w:ascii="細明體" w:eastAsia="細明體" w:hAnsi="細明體" w:hint="eastAsia"/>
          <w:lang w:eastAsia="zh-TW"/>
        </w:rPr>
        <w:t>N</w:t>
      </w:r>
      <w:r>
        <w:rPr>
          <w:rFonts w:ascii="細明體" w:eastAsia="細明體" w:hAnsi="細明體"/>
          <w:lang w:eastAsia="zh-TW"/>
        </w:rPr>
        <w:t>”</w:t>
      </w:r>
    </w:p>
    <w:p w:rsidR="00A82A10" w:rsidRPr="00E73B7C" w:rsidRDefault="00A82A10" w:rsidP="00A82A10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繼續處理下一步驟</w:t>
      </w:r>
    </w:p>
    <w:p w:rsidR="00503FCE" w:rsidRDefault="00503FCE" w:rsidP="00FC56E0">
      <w:pPr>
        <w:pStyle w:val="Tabletext"/>
        <w:keepLines w:val="0"/>
        <w:spacing w:after="0" w:line="240" w:lineRule="auto"/>
        <w:ind w:left="1276"/>
        <w:rPr>
          <w:ins w:id="17" w:author="伯珊" w:date="2019-09-10T13:10:00Z"/>
          <w:rFonts w:ascii="細明體" w:eastAsia="細明體" w:hAnsi="細明體"/>
          <w:lang w:eastAsia="zh-TW"/>
        </w:rPr>
      </w:pPr>
    </w:p>
    <w:p w:rsidR="00586408" w:rsidRDefault="00586408" w:rsidP="00586408">
      <w:pPr>
        <w:pStyle w:val="Tabletext"/>
        <w:keepLines w:val="0"/>
        <w:spacing w:after="0" w:line="240" w:lineRule="auto"/>
        <w:ind w:left="1276"/>
        <w:rPr>
          <w:ins w:id="18" w:author="伯珊" w:date="2019-09-10T13:11:00Z"/>
          <w:rFonts w:ascii="細明體" w:eastAsia="細明體" w:hAnsi="細明體"/>
          <w:lang w:eastAsia="zh-TW"/>
        </w:rPr>
      </w:pPr>
      <w:ins w:id="19" w:author="伯珊" w:date="2019-09-10T13:10:00Z">
        <w:r>
          <w:rPr>
            <w:rFonts w:ascii="細明體" w:eastAsia="細明體" w:hAnsi="細明體" w:hint="eastAsia"/>
            <w:lang w:eastAsia="zh-TW"/>
          </w:rPr>
          <w:t>列印出之</w:t>
        </w:r>
      </w:ins>
      <w:ins w:id="20" w:author="伯珊" w:date="2019-09-10T13:11:00Z">
        <w:r>
          <w:rPr>
            <w:rFonts w:ascii="細明體" w:eastAsia="細明體" w:hAnsi="細明體" w:hint="eastAsia"/>
            <w:lang w:eastAsia="zh-TW"/>
          </w:rPr>
          <w:t>受理檢核表sample：</w:t>
        </w:r>
      </w:ins>
    </w:p>
    <w:p w:rsidR="00586408" w:rsidRDefault="00586408" w:rsidP="00586408">
      <w:pPr>
        <w:pStyle w:val="Tabletext"/>
        <w:keepLines w:val="0"/>
        <w:spacing w:after="0" w:line="240" w:lineRule="auto"/>
        <w:ind w:left="1276"/>
        <w:rPr>
          <w:ins w:id="21" w:author="伯珊" w:date="2019-09-10T14:36:00Z"/>
          <w:noProof/>
          <w:lang w:eastAsia="zh-TW"/>
        </w:rPr>
      </w:pPr>
      <w:ins w:id="22" w:author="伯珊" w:date="2019-09-10T13:11:00Z">
        <w:r w:rsidRPr="00C77C06">
          <w:rPr>
            <w:noProof/>
            <w:lang w:eastAsia="zh-TW"/>
          </w:rPr>
          <w:pict>
            <v:shape id="_x0000_i1056" type="#_x0000_t75" style="width:494.25pt;height:697.5pt;visibility:visible">
              <v:imagedata r:id="rId20" o:title=""/>
            </v:shape>
          </w:pict>
        </w:r>
      </w:ins>
    </w:p>
    <w:p w:rsidR="00D7623F" w:rsidRDefault="00D7623F" w:rsidP="00586408">
      <w:pPr>
        <w:pStyle w:val="Tabletext"/>
        <w:keepLines w:val="0"/>
        <w:spacing w:after="0" w:line="240" w:lineRule="auto"/>
        <w:ind w:left="1276"/>
        <w:rPr>
          <w:rFonts w:ascii="細明體" w:eastAsia="細明體" w:hAnsi="細明體" w:hint="eastAsia"/>
          <w:lang w:eastAsia="zh-TW"/>
        </w:rPr>
      </w:pPr>
    </w:p>
    <w:p w:rsidR="00586408" w:rsidRPr="00E73B7C" w:rsidRDefault="00586408" w:rsidP="00FC56E0">
      <w:pPr>
        <w:pStyle w:val="Tabletext"/>
        <w:keepLines w:val="0"/>
        <w:spacing w:after="0" w:line="240" w:lineRule="auto"/>
        <w:ind w:left="1276"/>
        <w:rPr>
          <w:rFonts w:ascii="細明體" w:eastAsia="細明體" w:hAnsi="細明體" w:hint="eastAsia"/>
          <w:lang w:eastAsia="zh-TW"/>
        </w:rPr>
      </w:pPr>
    </w:p>
    <w:p w:rsidR="001F0D5B" w:rsidRPr="00E73B7C" w:rsidRDefault="001F0D5B" w:rsidP="001F0D5B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 xml:space="preserve">  </w:t>
      </w:r>
      <w:r w:rsidRPr="00E73B7C">
        <w:rPr>
          <w:rFonts w:ascii="細明體" w:eastAsia="細明體" w:hAnsi="細明體" w:hint="eastAsia"/>
          <w:color w:val="000000"/>
          <w:lang w:eastAsia="zh-TW"/>
        </w:rPr>
        <w:t>新增BPM</w:t>
      </w:r>
      <w:r w:rsidR="00C34D80" w:rsidRPr="00E73B7C">
        <w:rPr>
          <w:rFonts w:ascii="細明體" w:eastAsia="細明體" w:hAnsi="細明體" w:hint="eastAsia"/>
          <w:color w:val="000000"/>
          <w:lang w:eastAsia="zh-TW"/>
        </w:rPr>
        <w:t xml:space="preserve"> (IF 作業種類 = </w:t>
      </w:r>
      <w:r w:rsidR="00C34D80" w:rsidRPr="00E73B7C">
        <w:rPr>
          <w:rFonts w:ascii="細明體" w:eastAsia="細明體" w:hAnsi="細明體"/>
          <w:color w:val="000000"/>
          <w:lang w:eastAsia="zh-TW"/>
        </w:rPr>
        <w:t>‘</w:t>
      </w:r>
      <w:r w:rsidR="00C34D80" w:rsidRPr="00E73B7C">
        <w:rPr>
          <w:rFonts w:ascii="細明體" w:eastAsia="細明體" w:hAnsi="細明體" w:hint="eastAsia"/>
          <w:color w:val="000000"/>
          <w:lang w:eastAsia="zh-TW"/>
        </w:rPr>
        <w:t>T</w:t>
      </w:r>
      <w:r w:rsidR="00C34D80" w:rsidRPr="00E73B7C">
        <w:rPr>
          <w:rFonts w:ascii="細明體" w:eastAsia="細明體" w:hAnsi="細明體"/>
          <w:color w:val="000000"/>
          <w:lang w:eastAsia="zh-TW"/>
        </w:rPr>
        <w:t>’</w:t>
      </w:r>
      <w:r w:rsidR="00C34D80" w:rsidRPr="00E73B7C">
        <w:rPr>
          <w:rFonts w:ascii="細明體" w:eastAsia="細明體" w:hAnsi="細明體" w:hint="eastAsia"/>
          <w:color w:val="000000"/>
          <w:lang w:eastAsia="zh-TW"/>
        </w:rPr>
        <w:t xml:space="preserve"> </w:t>
      </w:r>
      <w:hyperlink r:id="rId21" w:tgtFrame="_blank" w:history="1">
        <w:r w:rsidR="00C34D80" w:rsidRPr="00E73B7C">
          <w:rPr>
            <w:rStyle w:val="aa"/>
            <w:rFonts w:ascii="細明體" w:eastAsia="細明體" w:hAnsi="細明體" w:cs="Tahoma"/>
            <w:color w:val="2A526E"/>
          </w:rPr>
          <w:t>AA TrialBalance</w:t>
        </w:r>
      </w:hyperlink>
      <w:r w:rsidR="00C34D80" w:rsidRPr="00E73B7C">
        <w:rPr>
          <w:rFonts w:ascii="細明體" w:eastAsia="細明體" w:hAnsi="細明體" w:cs="Tahoma" w:hint="eastAsia"/>
          <w:color w:val="000000"/>
          <w:lang w:eastAsia="zh-TW"/>
        </w:rPr>
        <w:t xml:space="preserve"> ELSE IF </w:t>
      </w:r>
      <w:r w:rsidR="00C34D80" w:rsidRPr="00E73B7C">
        <w:rPr>
          <w:rFonts w:ascii="細明體" w:eastAsia="細明體" w:hAnsi="細明體" w:cs="Tahoma"/>
          <w:color w:val="000000"/>
        </w:rPr>
        <w:t> </w:t>
      </w:r>
      <w:r w:rsidR="00C34D80" w:rsidRPr="00E73B7C">
        <w:rPr>
          <w:rFonts w:ascii="細明體" w:eastAsia="細明體" w:hAnsi="細明體" w:hint="eastAsia"/>
          <w:color w:val="000000"/>
          <w:lang w:eastAsia="zh-TW"/>
        </w:rPr>
        <w:t xml:space="preserve">作業種類 = </w:t>
      </w:r>
      <w:r w:rsidR="00C34D80" w:rsidRPr="00E73B7C">
        <w:rPr>
          <w:rFonts w:ascii="細明體" w:eastAsia="細明體" w:hAnsi="細明體"/>
          <w:color w:val="000000"/>
          <w:lang w:eastAsia="zh-TW"/>
        </w:rPr>
        <w:t>‘</w:t>
      </w:r>
      <w:r w:rsidR="00C34D80" w:rsidRPr="00E73B7C">
        <w:rPr>
          <w:rFonts w:ascii="細明體" w:eastAsia="細明體" w:hAnsi="細明體" w:hint="eastAsia"/>
          <w:color w:val="000000"/>
          <w:lang w:eastAsia="zh-TW"/>
        </w:rPr>
        <w:t>C</w:t>
      </w:r>
      <w:r w:rsidR="00C34D80" w:rsidRPr="00E73B7C">
        <w:rPr>
          <w:rFonts w:ascii="細明體" w:eastAsia="細明體" w:hAnsi="細明體"/>
          <w:color w:val="000000"/>
          <w:lang w:eastAsia="zh-TW"/>
        </w:rPr>
        <w:t>’</w:t>
      </w:r>
      <w:r w:rsidR="00C34D80" w:rsidRPr="00E73B7C">
        <w:rPr>
          <w:rFonts w:ascii="細明體" w:eastAsia="細明體" w:hAnsi="細明體" w:hint="eastAsia"/>
          <w:color w:val="000000"/>
          <w:lang w:eastAsia="zh-TW"/>
        </w:rPr>
        <w:t xml:space="preserve"> </w:t>
      </w:r>
      <w:hyperlink r:id="rId22" w:tgtFrame="_blank" w:history="1">
        <w:r w:rsidR="00C34D80" w:rsidRPr="00E73B7C">
          <w:rPr>
            <w:rStyle w:val="aa"/>
            <w:rFonts w:ascii="細明體" w:eastAsia="細明體" w:hAnsi="細明體" w:cs="Tahoma"/>
            <w:color w:val="2A526E"/>
          </w:rPr>
          <w:t>AA Claim Case</w:t>
        </w:r>
      </w:hyperlink>
      <w:r w:rsidR="00C34D80" w:rsidRPr="00E73B7C">
        <w:rPr>
          <w:rFonts w:ascii="細明體" w:eastAsia="細明體" w:hAnsi="細明體" w:cs="Tahoma"/>
          <w:color w:val="000000"/>
        </w:rPr>
        <w:t> </w:t>
      </w:r>
      <w:r w:rsidR="00C34D80" w:rsidRPr="00E73B7C">
        <w:rPr>
          <w:rFonts w:ascii="細明體" w:eastAsia="細明體" w:hAnsi="細明體" w:cs="Tahoma" w:hint="eastAsia"/>
          <w:color w:val="000000"/>
          <w:lang w:eastAsia="zh-TW"/>
        </w:rPr>
        <w:t>)</w:t>
      </w:r>
      <w:r w:rsidR="00AA3C8E" w:rsidRPr="00E73B7C">
        <w:rPr>
          <w:rFonts w:ascii="細明體" w:eastAsia="細明體" w:hAnsi="細明體" w:cs="Tahoma" w:hint="eastAsia"/>
          <w:color w:val="000000"/>
          <w:lang w:eastAsia="zh-TW"/>
        </w:rPr>
        <w:t xml:space="preserve"> 作業種類 = </w:t>
      </w:r>
      <w:r w:rsidR="00AA3C8E" w:rsidRPr="00E73B7C">
        <w:rPr>
          <w:rFonts w:ascii="細明體" w:eastAsia="細明體" w:hAnsi="細明體" w:cs="Tahoma"/>
          <w:color w:val="000000"/>
          <w:lang w:eastAsia="zh-TW"/>
        </w:rPr>
        <w:t>‘</w:t>
      </w:r>
      <w:r w:rsidR="00AA3C8E" w:rsidRPr="00E73B7C">
        <w:rPr>
          <w:rFonts w:ascii="細明體" w:eastAsia="細明體" w:hAnsi="細明體" w:cs="Tahoma" w:hint="eastAsia"/>
          <w:color w:val="000000"/>
          <w:lang w:eastAsia="zh-TW"/>
        </w:rPr>
        <w:t>G</w:t>
      </w:r>
      <w:r w:rsidR="00AA3C8E" w:rsidRPr="00E73B7C">
        <w:rPr>
          <w:rFonts w:ascii="細明體" w:eastAsia="細明體" w:hAnsi="細明體" w:cs="Tahoma"/>
          <w:color w:val="000000"/>
          <w:lang w:eastAsia="zh-TW"/>
        </w:rPr>
        <w:t>’</w:t>
      </w:r>
      <w:r w:rsidR="00AA3C8E" w:rsidRPr="00E73B7C">
        <w:rPr>
          <w:rFonts w:ascii="細明體" w:eastAsia="細明體" w:hAnsi="細明體" w:cs="Tahoma" w:hint="eastAsia"/>
          <w:color w:val="000000"/>
          <w:lang w:eastAsia="zh-TW"/>
        </w:rPr>
        <w:t xml:space="preserve"> </w:t>
      </w:r>
      <w:r w:rsidR="00C40B77" w:rsidRPr="00E73B7C">
        <w:rPr>
          <w:rFonts w:ascii="細明體" w:eastAsia="細明體" w:hAnsi="細明體" w:cs="Tahoma" w:hint="eastAsia"/>
          <w:color w:val="000000"/>
          <w:lang w:eastAsia="zh-TW"/>
        </w:rPr>
        <w:t xml:space="preserve">and </w:t>
      </w:r>
      <w:r w:rsidR="00C40B77" w:rsidRPr="00E73B7C">
        <w:rPr>
          <w:rFonts w:ascii="細明體" w:eastAsia="細明體" w:hAnsi="細明體" w:cs="Tahoma"/>
          <w:color w:val="000000"/>
          <w:lang w:eastAsia="zh-TW"/>
        </w:rPr>
        <w:t>‘</w:t>
      </w:r>
      <w:r w:rsidR="00C40B77" w:rsidRPr="00E73B7C">
        <w:rPr>
          <w:rFonts w:ascii="細明體" w:eastAsia="細明體" w:hAnsi="細明體" w:cs="Tahoma" w:hint="eastAsia"/>
          <w:color w:val="000000"/>
          <w:lang w:eastAsia="zh-TW"/>
        </w:rPr>
        <w:t>H</w:t>
      </w:r>
      <w:r w:rsidR="00C40B77" w:rsidRPr="00E73B7C">
        <w:rPr>
          <w:rFonts w:ascii="細明體" w:eastAsia="細明體" w:hAnsi="細明體" w:cs="Tahoma"/>
          <w:color w:val="000000"/>
          <w:lang w:eastAsia="zh-TW"/>
        </w:rPr>
        <w:t>’</w:t>
      </w:r>
      <w:r w:rsidR="00AA3C8E" w:rsidRPr="00E73B7C">
        <w:rPr>
          <w:rFonts w:ascii="細明體" w:eastAsia="細明體" w:hAnsi="細明體" w:cs="Tahoma" w:hint="eastAsia"/>
          <w:color w:val="000000"/>
          <w:lang w:eastAsia="zh-TW"/>
        </w:rPr>
        <w:t>團險不處理</w:t>
      </w:r>
    </w:p>
    <w:p w:rsidR="001F0D5B" w:rsidRPr="00E73B7C" w:rsidRDefault="001F0D5B" w:rsidP="001F0D5B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LaunchStep</w:t>
      </w:r>
    </w:p>
    <w:p w:rsidR="001F0D5B" w:rsidRPr="00E73B7C" w:rsidRDefault="001F0D5B" w:rsidP="001F0D5B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參數：</w:t>
      </w:r>
    </w:p>
    <w:p w:rsidR="001F0D5B" w:rsidRPr="00E73B7C" w:rsidRDefault="001F0D5B" w:rsidP="001F0D5B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APLY_NO：</w:t>
      </w:r>
      <w:r w:rsidRPr="00E73B7C">
        <w:rPr>
          <w:rFonts w:ascii="細明體" w:eastAsia="細明體" w:hAnsi="細明體" w:hint="eastAsia"/>
          <w:color w:val="000000"/>
        </w:rPr>
        <w:t>2.2.1</w:t>
      </w:r>
    </w:p>
    <w:p w:rsidR="001F0D5B" w:rsidRPr="00E73B7C" w:rsidRDefault="001F0D5B" w:rsidP="001F0D5B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/>
          <w:color w:val="000000"/>
          <w:lang w:eastAsia="zh-TW"/>
        </w:rPr>
        <w:t>APLY_STS</w:t>
      </w:r>
      <w:r w:rsidRPr="00E73B7C">
        <w:rPr>
          <w:rFonts w:ascii="細明體" w:eastAsia="細明體" w:hAnsi="細明體" w:hint="eastAsia"/>
          <w:color w:val="000000"/>
          <w:lang w:eastAsia="zh-TW"/>
        </w:rPr>
        <w:t>：</w:t>
      </w:r>
      <w:r w:rsidRPr="00E73B7C">
        <w:rPr>
          <w:rFonts w:ascii="細明體" w:eastAsia="細明體" w:hAnsi="細明體" w:cs="Arial Unicode MS"/>
          <w:color w:val="000000"/>
          <w:lang w:eastAsia="zh-TW"/>
        </w:rPr>
        <w:t>’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10</w:t>
      </w:r>
      <w:r w:rsidRPr="00E73B7C">
        <w:rPr>
          <w:rFonts w:ascii="細明體" w:eastAsia="細明體" w:hAnsi="細明體" w:cs="Arial Unicode MS"/>
          <w:color w:val="000000"/>
          <w:lang w:eastAsia="zh-TW"/>
        </w:rPr>
        <w:t>’</w:t>
      </w:r>
    </w:p>
    <w:p w:rsidR="001F0D5B" w:rsidRPr="00E73B7C" w:rsidRDefault="001F0D5B" w:rsidP="001F0D5B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/>
          <w:color w:val="000000"/>
          <w:lang w:eastAsia="zh-TW"/>
        </w:rPr>
        <w:t>APLY_DIV_NO</w:t>
      </w:r>
      <w:r w:rsidRPr="00E73B7C">
        <w:rPr>
          <w:rFonts w:ascii="細明體" w:eastAsia="細明體" w:hAnsi="細明體" w:hint="eastAsia"/>
          <w:color w:val="000000"/>
          <w:lang w:eastAsia="zh-TW"/>
        </w:rPr>
        <w:t>：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Login 人員的單位代號</w:t>
      </w:r>
    </w:p>
    <w:p w:rsidR="001F0D5B" w:rsidRPr="00E73B7C" w:rsidRDefault="001F0D5B" w:rsidP="001F0D5B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/>
          <w:color w:val="000000"/>
          <w:lang w:eastAsia="zh-TW"/>
        </w:rPr>
        <w:t>APLY_DIV_NAME</w:t>
      </w:r>
      <w:r w:rsidRPr="00E73B7C">
        <w:rPr>
          <w:rFonts w:ascii="細明體" w:eastAsia="細明體" w:hAnsi="細明體" w:hint="eastAsia"/>
          <w:color w:val="000000"/>
          <w:lang w:eastAsia="zh-TW"/>
        </w:rPr>
        <w:t>：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Login 人員的單位中文</w:t>
      </w:r>
    </w:p>
    <w:p w:rsidR="001F0D5B" w:rsidRPr="00E73B7C" w:rsidRDefault="001F0D5B" w:rsidP="001F0D5B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/>
          <w:color w:val="000000"/>
          <w:lang w:eastAsia="zh-TW"/>
        </w:rPr>
        <w:t>APLY_EMP_ID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：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Login 人員ID</w:t>
      </w:r>
    </w:p>
    <w:p w:rsidR="001F0D5B" w:rsidRPr="00E73B7C" w:rsidRDefault="001F0D5B" w:rsidP="001F0D5B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HTML"/>
          <w:rFonts w:cs="Arial Unicode MS" w:hint="eastAsia"/>
          <w:color w:val="000000"/>
          <w:sz w:val="20"/>
          <w:szCs w:val="20"/>
          <w:lang w:eastAsia="zh-TW"/>
        </w:rPr>
      </w:pPr>
      <w:r w:rsidRPr="00E73B7C">
        <w:rPr>
          <w:rFonts w:ascii="細明體" w:eastAsia="細明體" w:hAnsi="細明體"/>
          <w:color w:val="000000"/>
          <w:lang w:eastAsia="zh-TW"/>
        </w:rPr>
        <w:t>APLY_NAME</w:t>
      </w:r>
      <w:r w:rsidRPr="00E73B7C">
        <w:rPr>
          <w:rFonts w:ascii="細明體" w:eastAsia="細明體" w:hAnsi="細明體" w:hint="eastAsia"/>
          <w:color w:val="000000"/>
          <w:lang w:eastAsia="zh-TW"/>
        </w:rPr>
        <w:t>：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Login 人員</w:t>
      </w:r>
      <w:r w:rsidRPr="00E73B7C">
        <w:rPr>
          <w:rStyle w:val="HTML"/>
          <w:rFonts w:hint="eastAsia"/>
          <w:color w:val="000000"/>
          <w:sz w:val="20"/>
          <w:szCs w:val="20"/>
          <w:lang w:eastAsia="zh-TW"/>
        </w:rPr>
        <w:t>中文</w:t>
      </w:r>
    </w:p>
    <w:p w:rsidR="002462BD" w:rsidRPr="00E73B7C" w:rsidRDefault="002462BD" w:rsidP="002462B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Style w:val="HTML"/>
          <w:rFonts w:cs="Arial Unicode MS" w:hint="eastAsia"/>
          <w:color w:val="000000"/>
          <w:sz w:val="20"/>
          <w:szCs w:val="20"/>
          <w:lang w:eastAsia="zh-TW"/>
        </w:rPr>
      </w:pPr>
      <w:r w:rsidRPr="00E73B7C">
        <w:rPr>
          <w:rFonts w:ascii="細明體" w:eastAsia="細明體" w:hAnsi="細明體"/>
          <w:color w:val="000000"/>
          <w:lang w:eastAsia="zh-TW"/>
        </w:rPr>
        <w:t>AGENT_ID</w:t>
      </w:r>
      <w:r w:rsidRPr="00E73B7C">
        <w:rPr>
          <w:rFonts w:ascii="細明體" w:eastAsia="細明體" w:hAnsi="細明體" w:hint="eastAsia"/>
          <w:color w:val="000000"/>
          <w:lang w:eastAsia="zh-TW"/>
        </w:rPr>
        <w:t>：傳入參數.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送件人ID</w:t>
      </w:r>
    </w:p>
    <w:p w:rsidR="00B3201E" w:rsidRPr="00E73B7C" w:rsidRDefault="00B3201E" w:rsidP="001F0D5B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OCR_ID：傳入參數.事故者ID</w:t>
      </w:r>
    </w:p>
    <w:p w:rsidR="00B3201E" w:rsidRPr="00E73B7C" w:rsidRDefault="00B3201E" w:rsidP="001F0D5B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Verdana"/>
          <w:color w:val="000000"/>
          <w:highlight w:val="white"/>
        </w:rPr>
        <w:t>OCR_NAME</w:t>
      </w:r>
      <w:r w:rsidRPr="00E73B7C">
        <w:rPr>
          <w:rFonts w:ascii="細明體" w:eastAsia="細明體" w:hAnsi="細明體" w:hint="eastAsia"/>
          <w:color w:val="000000"/>
          <w:lang w:eastAsia="zh-TW"/>
        </w:rPr>
        <w:t>：傳入參數.事故者姓名</w:t>
      </w:r>
    </w:p>
    <w:p w:rsidR="00AE2053" w:rsidRPr="00E73B7C" w:rsidRDefault="00AE2053" w:rsidP="001F0D5B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/>
          <w:color w:val="000000"/>
          <w:lang w:eastAsia="zh-TW"/>
        </w:rPr>
        <w:t>DOC_PAGES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：將大於0</w:t>
      </w:r>
      <w:r w:rsidR="00D123A4" w:rsidRPr="00E73B7C">
        <w:rPr>
          <w:rFonts w:ascii="細明體" w:eastAsia="細明體" w:hAnsi="細明體" w:cs="Arial Unicode MS" w:hint="eastAsia"/>
          <w:color w:val="000000"/>
          <w:lang w:eastAsia="zh-TW"/>
        </w:rPr>
        <w:t>且</w:t>
      </w:r>
      <w:r w:rsidR="00D123A4" w:rsidRPr="00E73B7C">
        <w:rPr>
          <w:rFonts w:ascii="細明體" w:eastAsia="細明體" w:hAnsi="細明體" w:hint="eastAsia"/>
          <w:caps/>
        </w:rPr>
        <w:t>受理文件分類</w:t>
      </w:r>
      <w:r w:rsidR="00D123A4" w:rsidRPr="00E73B7C">
        <w:rPr>
          <w:rFonts w:ascii="細明體" w:eastAsia="細明體" w:hAnsi="細明體" w:hint="eastAsia"/>
          <w:caps/>
          <w:lang w:eastAsia="zh-TW"/>
        </w:rPr>
        <w:t>非3者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的文件以下列格式寫入</w:t>
      </w:r>
    </w:p>
    <w:p w:rsidR="00AE2053" w:rsidRPr="00E73B7C" w:rsidRDefault="00AE2053" w:rsidP="00AE2053">
      <w:pPr>
        <w:pStyle w:val="Tabletext"/>
        <w:numPr>
          <w:ilvl w:val="5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儲存格式為文件代號_頁數,文件代號_頁數,…</w:t>
      </w:r>
    </w:p>
    <w:p w:rsidR="00AE2053" w:rsidRPr="00E73B7C" w:rsidRDefault="00AE2053" w:rsidP="00AE2053">
      <w:pPr>
        <w:pStyle w:val="Tabletext"/>
        <w:numPr>
          <w:ilvl w:val="5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例：300001_1,300014_5,300015_3...</w:t>
      </w:r>
    </w:p>
    <w:p w:rsidR="00D77DE5" w:rsidRPr="00E73B7C" w:rsidRDefault="00F752D6" w:rsidP="00AE2053">
      <w:pPr>
        <w:pStyle w:val="Tabletext"/>
        <w:numPr>
          <w:ilvl w:val="5"/>
          <w:numId w:val="2"/>
        </w:numPr>
        <w:spacing w:after="0"/>
        <w:rPr>
          <w:rFonts w:ascii="細明體" w:eastAsia="細明體" w:hAnsi="細明體" w:cs="Arial Unicode MS" w:hint="eastAsia"/>
          <w:color w:val="4F6228"/>
          <w:lang w:eastAsia="zh-TW"/>
        </w:rPr>
      </w:pPr>
      <w:r w:rsidRPr="00E73B7C">
        <w:rPr>
          <w:rFonts w:ascii="細明體" w:eastAsia="細明體" w:hAnsi="細明體" w:cs="Arial Unicode MS" w:hint="eastAsia"/>
          <w:color w:val="4F6228"/>
          <w:lang w:eastAsia="zh-TW"/>
        </w:rPr>
        <w:t>若畫面.文件代號為</w:t>
      </w:r>
      <w:r w:rsidRPr="00E73B7C">
        <w:rPr>
          <w:rFonts w:ascii="細明體" w:eastAsia="細明體" w:hAnsi="細明體" w:hint="eastAsia"/>
          <w:caps/>
          <w:color w:val="4F6228"/>
          <w:lang w:eastAsia="zh-TW"/>
        </w:rPr>
        <w:t>電子化文件，則不寫</w:t>
      </w:r>
    </w:p>
    <w:p w:rsidR="006424C3" w:rsidRPr="00E73B7C" w:rsidRDefault="006424C3" w:rsidP="006424C3">
      <w:pPr>
        <w:pStyle w:val="Tabletext"/>
        <w:numPr>
          <w:ilvl w:val="4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/>
          <w:color w:val="FF0000"/>
        </w:rPr>
        <w:t>Priority_LVL</w:t>
      </w:r>
      <w:r w:rsidRPr="00E73B7C">
        <w:rPr>
          <w:rFonts w:ascii="細明體" w:eastAsia="細明體" w:hAnsi="細明體" w:hint="eastAsia"/>
          <w:color w:val="FF0000"/>
          <w:lang w:eastAsia="zh-TW"/>
        </w:rPr>
        <w:t xml:space="preserve"> </w:t>
      </w:r>
    </w:p>
    <w:p w:rsidR="001F64AA" w:rsidRPr="00E73B7C" w:rsidRDefault="00184B3B" w:rsidP="001F64AA">
      <w:pPr>
        <w:pStyle w:val="Tabletext"/>
        <w:numPr>
          <w:ilvl w:val="5"/>
          <w:numId w:val="2"/>
        </w:numPr>
        <w:spacing w:after="0"/>
        <w:rPr>
          <w:rFonts w:ascii="細明體" w:eastAsia="細明體" w:hAnsi="細明體" w:cs="Arial Unicode MS" w:hint="eastAsia"/>
          <w:color w:val="365F91"/>
          <w:lang w:eastAsia="zh-TW"/>
        </w:rPr>
      </w:pPr>
      <w:r w:rsidRPr="00E73B7C">
        <w:rPr>
          <w:rFonts w:ascii="細明體" w:eastAsia="細明體" w:hAnsi="細明體" w:cs="Arial Unicode MS" w:hint="eastAsia"/>
          <w:color w:val="365F91"/>
          <w:lang w:eastAsia="zh-TW"/>
        </w:rPr>
        <w:t>CALL AF_B0Z001</w:t>
      </w:r>
      <w:r w:rsidR="006D1185" w:rsidRPr="00E73B7C">
        <w:rPr>
          <w:rFonts w:ascii="細明體" w:eastAsia="細明體" w:hAnsi="細明體" w:cs="Arial Unicode MS" w:hint="eastAsia"/>
          <w:color w:val="365F91"/>
          <w:lang w:eastAsia="zh-TW"/>
        </w:rPr>
        <w:t>.</w:t>
      </w:r>
      <w:r w:rsidR="006D1185" w:rsidRPr="00E73B7C">
        <w:rPr>
          <w:rFonts w:ascii="細明體" w:eastAsia="細明體" w:hAnsi="細明體"/>
        </w:rPr>
        <w:t xml:space="preserve"> </w:t>
      </w:r>
      <w:r w:rsidR="006D1185" w:rsidRPr="00E73B7C">
        <w:rPr>
          <w:rFonts w:ascii="細明體" w:eastAsia="細明體" w:hAnsi="細明體" w:cs="Arial Unicode MS"/>
          <w:color w:val="365F91"/>
          <w:lang w:eastAsia="zh-TW"/>
        </w:rPr>
        <w:t>IsVIPByID</w:t>
      </w:r>
    </w:p>
    <w:tbl>
      <w:tblPr>
        <w:tblW w:w="4594" w:type="dxa"/>
        <w:tblInd w:w="32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2154"/>
      </w:tblGrid>
      <w:tr w:rsidR="002F75C0" w:rsidRPr="00E73B7C" w:rsidTr="002F75C0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F75C0" w:rsidRPr="00E73B7C" w:rsidRDefault="002F75C0" w:rsidP="00E57D99">
            <w:pPr>
              <w:jc w:val="center"/>
              <w:rPr>
                <w:rFonts w:ascii="細明體" w:eastAsia="細明體" w:hAnsi="細明體" w:cs="Arial Unicode MS"/>
                <w:b/>
                <w:bCs/>
                <w:color w:val="365F91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b/>
                <w:bCs/>
                <w:color w:val="365F91"/>
                <w:sz w:val="20"/>
                <w:szCs w:val="20"/>
              </w:rPr>
              <w:t>參數名稱</w:t>
            </w:r>
          </w:p>
        </w:tc>
        <w:tc>
          <w:tcPr>
            <w:tcW w:w="2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F75C0" w:rsidRPr="00E73B7C" w:rsidRDefault="002F75C0" w:rsidP="00E57D99">
            <w:pPr>
              <w:jc w:val="center"/>
              <w:rPr>
                <w:rFonts w:ascii="細明體" w:eastAsia="細明體" w:hAnsi="細明體" w:cs="Arial Unicode MS"/>
                <w:b/>
                <w:bCs/>
                <w:color w:val="365F91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b/>
                <w:bCs/>
                <w:color w:val="365F91"/>
                <w:sz w:val="20"/>
                <w:szCs w:val="20"/>
              </w:rPr>
              <w:t>資料來源</w:t>
            </w:r>
          </w:p>
        </w:tc>
      </w:tr>
      <w:tr w:rsidR="002F75C0" w:rsidRPr="00E73B7C" w:rsidTr="002F75C0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F75C0" w:rsidRPr="00E73B7C" w:rsidRDefault="002F75C0" w:rsidP="00E57D99">
            <w:pPr>
              <w:rPr>
                <w:rFonts w:ascii="細明體" w:eastAsia="細明體" w:hAnsi="細明體" w:hint="eastAsia"/>
                <w:color w:val="365F91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365F91"/>
                <w:sz w:val="20"/>
                <w:szCs w:val="20"/>
              </w:rPr>
              <w:t>保戶ID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F75C0" w:rsidRPr="00E73B7C" w:rsidRDefault="002F75C0" w:rsidP="00E57D99">
            <w:pPr>
              <w:rPr>
                <w:rFonts w:ascii="細明體" w:eastAsia="細明體" w:hAnsi="細明體"/>
                <w:color w:val="365F91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365F91"/>
                <w:sz w:val="20"/>
                <w:szCs w:val="20"/>
              </w:rPr>
              <w:t>傳入參數.事故者ID</w:t>
            </w:r>
          </w:p>
        </w:tc>
      </w:tr>
      <w:tr w:rsidR="002F75C0" w:rsidRPr="00E73B7C" w:rsidTr="002F75C0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F75C0" w:rsidRPr="00E73B7C" w:rsidRDefault="002F75C0" w:rsidP="00E57D99">
            <w:pPr>
              <w:rPr>
                <w:rFonts w:ascii="細明體" w:eastAsia="細明體" w:hAnsi="細明體" w:hint="eastAsia"/>
                <w:color w:val="365F91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365F91"/>
                <w:sz w:val="20"/>
                <w:szCs w:val="20"/>
              </w:rPr>
              <w:t>是否判斷業務員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F75C0" w:rsidRPr="00E73B7C" w:rsidRDefault="002F75C0" w:rsidP="00E57D99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N</w:t>
            </w:r>
          </w:p>
        </w:tc>
      </w:tr>
      <w:tr w:rsidR="002F75C0" w:rsidRPr="00E73B7C" w:rsidTr="002F75C0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2F75C0" w:rsidRPr="00E73B7C" w:rsidRDefault="002F75C0" w:rsidP="00E57D99">
            <w:pPr>
              <w:rPr>
                <w:rFonts w:ascii="細明體" w:eastAsia="細明體" w:hAnsi="細明體" w:hint="eastAsia"/>
                <w:color w:val="365F91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365F91"/>
                <w:sz w:val="20"/>
                <w:szCs w:val="20"/>
              </w:rPr>
              <w:t>業務員ID</w:t>
            </w:r>
          </w:p>
        </w:tc>
        <w:tc>
          <w:tcPr>
            <w:tcW w:w="2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F75C0" w:rsidRPr="00E73B7C" w:rsidRDefault="002F75C0" w:rsidP="00E57D99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hint="eastAsia"/>
                <w:color w:val="365F91"/>
                <w:lang w:eastAsia="zh-TW"/>
              </w:rPr>
            </w:pPr>
            <w:r w:rsidRPr="00E73B7C">
              <w:rPr>
                <w:rFonts w:ascii="細明體" w:eastAsia="細明體" w:hAnsi="細明體" w:hint="eastAsia"/>
                <w:color w:val="365F91"/>
                <w:lang w:eastAsia="zh-TW"/>
              </w:rPr>
              <w:t>null</w:t>
            </w:r>
          </w:p>
        </w:tc>
      </w:tr>
    </w:tbl>
    <w:p w:rsidR="00184B3B" w:rsidRPr="00E73B7C" w:rsidRDefault="00184B3B" w:rsidP="00E57D99">
      <w:pPr>
        <w:pStyle w:val="Tabletext"/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</w:p>
    <w:p w:rsidR="00EF5447" w:rsidRPr="00E73B7C" w:rsidRDefault="00EF5447" w:rsidP="006424C3">
      <w:pPr>
        <w:pStyle w:val="Tabletext"/>
        <w:numPr>
          <w:ilvl w:val="5"/>
          <w:numId w:val="2"/>
        </w:numPr>
        <w:spacing w:after="0"/>
        <w:rPr>
          <w:rFonts w:ascii="細明體" w:eastAsia="細明體" w:hAnsi="細明體" w:cs="Arial Unicode MS" w:hint="eastAsia"/>
          <w:strike/>
          <w:color w:val="365F91"/>
          <w:lang w:eastAsia="zh-TW"/>
        </w:rPr>
      </w:pPr>
      <w:r w:rsidRPr="00E73B7C">
        <w:rPr>
          <w:rFonts w:ascii="細明體" w:eastAsia="細明體" w:hAnsi="細明體" w:cs="Arial Unicode MS" w:hint="eastAsia"/>
          <w:strike/>
          <w:color w:val="365F91"/>
          <w:lang w:eastAsia="zh-TW"/>
        </w:rPr>
        <w:t>READ DTAJH001_MED_MATCH BY OCR_ID</w:t>
      </w:r>
    </w:p>
    <w:p w:rsidR="00EF5447" w:rsidRPr="00E73B7C" w:rsidRDefault="00EF5447" w:rsidP="006424C3">
      <w:pPr>
        <w:pStyle w:val="Tabletext"/>
        <w:numPr>
          <w:ilvl w:val="5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 xml:space="preserve">IF </w:t>
      </w:r>
      <w:r w:rsidR="004929EF" w:rsidRPr="00E73B7C">
        <w:rPr>
          <w:rFonts w:ascii="細明體" w:eastAsia="細明體" w:hAnsi="細明體" w:cs="Arial Unicode MS" w:hint="eastAsia"/>
          <w:color w:val="365F91"/>
          <w:lang w:eastAsia="zh-TW"/>
        </w:rPr>
        <w:t xml:space="preserve">回傳參數.是否為VIP = TRUE </w:t>
      </w:r>
      <w:r w:rsidRPr="00E73B7C">
        <w:rPr>
          <w:rFonts w:ascii="細明體" w:eastAsia="細明體" w:hAnsi="細明體" w:cs="Arial Unicode MS" w:hint="eastAsia"/>
          <w:strike/>
          <w:color w:val="365F91"/>
          <w:lang w:eastAsia="zh-TW"/>
        </w:rPr>
        <w:t>FND</w:t>
      </w:r>
    </w:p>
    <w:p w:rsidR="00EF5447" w:rsidRPr="00E73B7C" w:rsidRDefault="00EF5447" w:rsidP="00EF5447">
      <w:pPr>
        <w:pStyle w:val="Tabletext"/>
        <w:numPr>
          <w:ilvl w:val="6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放 1</w:t>
      </w:r>
    </w:p>
    <w:p w:rsidR="00EF5447" w:rsidRPr="00E73B7C" w:rsidRDefault="00EF5447" w:rsidP="00EF5447">
      <w:pPr>
        <w:pStyle w:val="Tabletext"/>
        <w:numPr>
          <w:ilvl w:val="5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ELSE</w:t>
      </w:r>
    </w:p>
    <w:p w:rsidR="00EF5447" w:rsidRPr="00E73B7C" w:rsidRDefault="006424C3" w:rsidP="00EF5447">
      <w:pPr>
        <w:pStyle w:val="Tabletext"/>
        <w:numPr>
          <w:ilvl w:val="6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 xml:space="preserve">IF 傳入參數.櫃台件 = </w:t>
      </w:r>
      <w:r w:rsidRPr="00E73B7C">
        <w:rPr>
          <w:rFonts w:ascii="細明體" w:eastAsia="細明體" w:hAnsi="細明體" w:cs="Arial Unicode MS"/>
          <w:color w:val="000000"/>
          <w:lang w:eastAsia="zh-TW"/>
        </w:rPr>
        <w:t>‘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Y</w:t>
      </w:r>
      <w:r w:rsidRPr="00E73B7C">
        <w:rPr>
          <w:rFonts w:ascii="細明體" w:eastAsia="細明體" w:hAnsi="細明體" w:cs="Arial Unicode MS"/>
          <w:color w:val="000000"/>
          <w:lang w:eastAsia="zh-TW"/>
        </w:rPr>
        <w:t>’</w:t>
      </w:r>
      <w:r w:rsidR="00D445BE">
        <w:rPr>
          <w:rFonts w:ascii="細明體" w:eastAsia="細明體" w:hAnsi="細明體" w:cs="Arial Unicode MS" w:hint="eastAsia"/>
          <w:color w:val="000000"/>
          <w:lang w:eastAsia="zh-TW"/>
        </w:rPr>
        <w:t>或為B2B團險件</w:t>
      </w:r>
    </w:p>
    <w:p w:rsidR="006424C3" w:rsidRPr="00E73B7C" w:rsidRDefault="006424C3" w:rsidP="00EF5447">
      <w:pPr>
        <w:pStyle w:val="Tabletext"/>
        <w:numPr>
          <w:ilvl w:val="7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放0。</w:t>
      </w:r>
    </w:p>
    <w:p w:rsidR="00EF5447" w:rsidRPr="00E73B7C" w:rsidRDefault="006424C3" w:rsidP="00EF5447">
      <w:pPr>
        <w:pStyle w:val="Tabletext"/>
        <w:numPr>
          <w:ilvl w:val="6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 xml:space="preserve">ELSE </w:t>
      </w:r>
    </w:p>
    <w:p w:rsidR="006424C3" w:rsidRPr="00E73B7C" w:rsidRDefault="006424C3" w:rsidP="00EF5447">
      <w:pPr>
        <w:pStyle w:val="Tabletext"/>
        <w:numPr>
          <w:ilvl w:val="7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99。</w:t>
      </w:r>
    </w:p>
    <w:p w:rsidR="00EF5447" w:rsidRPr="00E73B7C" w:rsidRDefault="00EF5447" w:rsidP="00EF5447">
      <w:pPr>
        <w:pStyle w:val="Tabletext"/>
        <w:numPr>
          <w:ilvl w:val="6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END IF。</w:t>
      </w:r>
    </w:p>
    <w:p w:rsidR="00EF5447" w:rsidRPr="00E73B7C" w:rsidRDefault="00EF5447" w:rsidP="00EF5447">
      <w:pPr>
        <w:pStyle w:val="Tabletext"/>
        <w:numPr>
          <w:ilvl w:val="5"/>
          <w:numId w:val="2"/>
        </w:numPr>
        <w:spacing w:after="0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END IF。</w:t>
      </w:r>
    </w:p>
    <w:p w:rsidR="00DD421F" w:rsidRPr="00E73B7C" w:rsidRDefault="00DD421F" w:rsidP="00DD421F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Verdana" w:hint="eastAsia"/>
          <w:color w:val="000000"/>
          <w:highlight w:val="white"/>
          <w:lang w:eastAsia="zh-TW"/>
        </w:rPr>
        <w:t>寫入登打資料</w:t>
      </w:r>
    </w:p>
    <w:p w:rsidR="00DD421F" w:rsidRPr="00E73B7C" w:rsidRDefault="00DD421F" w:rsidP="00DD421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HTML"/>
          <w:rFonts w:cs="Arial Unicode MS"/>
          <w:color w:val="000000"/>
          <w:sz w:val="20"/>
          <w:szCs w:val="20"/>
          <w:lang w:eastAsia="zh-TW"/>
        </w:rPr>
      </w:pPr>
      <w:r w:rsidRPr="00E73B7C">
        <w:rPr>
          <w:rFonts w:ascii="細明體" w:eastAsia="細明體" w:hAnsi="細明體" w:cs="Verdana" w:hint="eastAsia"/>
          <w:color w:val="000000"/>
          <w:lang w:eastAsia="zh-TW"/>
        </w:rPr>
        <w:t>CALL AA_A1Z001.Method1</w:t>
      </w:r>
    </w:p>
    <w:tbl>
      <w:tblPr>
        <w:tblW w:w="5940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3500"/>
        <w:tblGridChange w:id="23">
          <w:tblGrid>
            <w:gridCol w:w="2440"/>
            <w:gridCol w:w="3500"/>
          </w:tblGrid>
        </w:tblGridChange>
      </w:tblGrid>
      <w:tr w:rsidR="00DD421F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421F" w:rsidRPr="00E73B7C" w:rsidRDefault="00DD421F" w:rsidP="00DD421F">
            <w:pPr>
              <w:jc w:val="center"/>
              <w:rPr>
                <w:rFonts w:ascii="細明體" w:eastAsia="細明體" w:hAnsi="細明體" w:cs="Arial Unicode MS"/>
                <w:b/>
                <w:bCs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b/>
                <w:bCs/>
                <w:color w:val="000000"/>
                <w:sz w:val="20"/>
                <w:szCs w:val="20"/>
              </w:rPr>
              <w:t>參數名稱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421F" w:rsidRPr="00E73B7C" w:rsidRDefault="00DD421F" w:rsidP="00DD421F">
            <w:pPr>
              <w:jc w:val="center"/>
              <w:rPr>
                <w:rFonts w:ascii="細明體" w:eastAsia="細明體" w:hAnsi="細明體" w:cs="Arial Unicode MS"/>
                <w:b/>
                <w:bCs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b/>
                <w:bCs/>
                <w:color w:val="000000"/>
                <w:sz w:val="20"/>
                <w:szCs w:val="20"/>
              </w:rPr>
              <w:t>資料來源</w:t>
            </w:r>
          </w:p>
        </w:tc>
      </w:tr>
      <w:tr w:rsidR="00DD421F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D421F" w:rsidRPr="00E73B7C" w:rsidRDefault="00DD421F" w:rsidP="00DD421F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 xml:space="preserve">受理編號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421F" w:rsidRPr="00E73B7C" w:rsidRDefault="00DD421F" w:rsidP="00DD421F">
            <w:pPr>
              <w:rPr>
                <w:rFonts w:ascii="細明體" w:eastAsia="細明體" w:hAnsi="細明體" w:cs="Arial Unicode MS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2.2.1</w:t>
            </w:r>
          </w:p>
        </w:tc>
      </w:tr>
      <w:tr w:rsidR="00DD421F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D421F" w:rsidRPr="00E73B7C" w:rsidRDefault="00DD421F" w:rsidP="00DD421F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事故者ＩＤ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421F" w:rsidRPr="00E73B7C" w:rsidRDefault="00DD421F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544D85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544D85" w:rsidRPr="00E73B7C" w:rsidRDefault="00544D85" w:rsidP="00DD421F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事故者姓名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544D85" w:rsidRPr="00E73B7C" w:rsidRDefault="00544D85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544D85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544D85" w:rsidRPr="00E73B7C" w:rsidRDefault="00544D85" w:rsidP="00DD421F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事故日期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544D85" w:rsidRPr="00E73B7C" w:rsidRDefault="00544D85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544D85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544D85" w:rsidRPr="00E73B7C" w:rsidRDefault="00544D85" w:rsidP="00DD421F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事故當時工作內容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544D85" w:rsidRPr="00E73B7C" w:rsidRDefault="00544D85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8B3D60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B3D60" w:rsidRPr="00E73B7C" w:rsidRDefault="008B3D60" w:rsidP="00DD421F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 xml:space="preserve">送件人ID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B3D60" w:rsidRPr="00E73B7C" w:rsidRDefault="008B3D60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8B3D60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B3D60" w:rsidRPr="00E73B7C" w:rsidRDefault="008B3D60" w:rsidP="00DD421F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送件人姓名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B3D60" w:rsidRPr="00E73B7C" w:rsidRDefault="008B3D60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8B3D60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B3D60" w:rsidRPr="00E73B7C" w:rsidRDefault="008B3D60" w:rsidP="00DD421F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送件人單位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B3D60" w:rsidRPr="00E73B7C" w:rsidRDefault="008B3D60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8B3D60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B3D60" w:rsidRPr="00E73B7C" w:rsidRDefault="008B3D60" w:rsidP="00DD421F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送件人單位中文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B3D60" w:rsidRPr="00E73B7C" w:rsidRDefault="008B3D60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8B3D60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B3D60" w:rsidRPr="00E73B7C" w:rsidRDefault="008B3D60" w:rsidP="00DD421F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聯絡電話_1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B3D60" w:rsidRPr="00E73B7C" w:rsidRDefault="008B3D60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8B3D60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B3D60" w:rsidRPr="00E73B7C" w:rsidRDefault="008B3D60" w:rsidP="00DD421F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聯絡電話_2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B3D60" w:rsidRPr="00E73B7C" w:rsidRDefault="008B3D60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8B3D60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B3D60" w:rsidRPr="00E73B7C" w:rsidRDefault="008B3D60" w:rsidP="00DD421F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聯絡電話_3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B3D60" w:rsidRPr="00E73B7C" w:rsidRDefault="008B3D60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67650F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7650F" w:rsidRPr="00E73B7C" w:rsidRDefault="0067650F" w:rsidP="00DD421F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櫃台件表示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67650F" w:rsidRPr="00E73B7C" w:rsidRDefault="0067650F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86147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61476" w:rsidRPr="00E73B7C" w:rsidRDefault="00566159" w:rsidP="00DD421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566159">
              <w:rPr>
                <w:rFonts w:ascii="細明體" w:eastAsia="細明體" w:hAnsi="細明體"/>
                <w:sz w:val="20"/>
                <w:szCs w:val="20"/>
              </w:rPr>
              <w:t>IS_MOBILE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61476" w:rsidRPr="00E73B7C" w:rsidRDefault="00861476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566159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66159" w:rsidRPr="00566159" w:rsidRDefault="00566159" w:rsidP="00DD421F">
            <w:pPr>
              <w:rPr>
                <w:rFonts w:ascii="細明體" w:eastAsia="細明體" w:hAnsi="細明體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是否OIU件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566159" w:rsidRPr="00E73B7C" w:rsidRDefault="00566159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5126FC">
              <w:rPr>
                <w:rFonts w:ascii="細明體" w:eastAsia="細明體" w:hAnsi="細明體" w:cs="Arial Unicode MS"/>
              </w:rPr>
              <w:t>$IS_OIU</w:t>
            </w:r>
          </w:p>
        </w:tc>
      </w:tr>
      <w:tr w:rsidR="008D248E" w:rsidRPr="00E73B7C" w:rsidTr="00E01973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D248E" w:rsidRDefault="008D248E" w:rsidP="00DD421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國籍中文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8D248E" w:rsidRPr="00321F6B" w:rsidRDefault="008D248E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/>
                <w:color w:val="000000"/>
                <w:lang w:eastAsia="zh-TW"/>
              </w:rPr>
            </w:pPr>
            <w:r w:rsidRPr="0053661A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926FEB" w:rsidRPr="00E73B7C" w:rsidTr="00FA43B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26FEB" w:rsidRDefault="00926FEB" w:rsidP="00DD421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國籍代碼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926FEB" w:rsidRPr="0053661A" w:rsidRDefault="00926FEB" w:rsidP="00DD421F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53661A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</w:tbl>
    <w:p w:rsidR="00DD421F" w:rsidRPr="00E73B7C" w:rsidRDefault="00DD421F" w:rsidP="00DD421F">
      <w:pPr>
        <w:pStyle w:val="Tabletext"/>
        <w:keepLines w:val="0"/>
        <w:spacing w:after="0" w:line="240" w:lineRule="auto"/>
        <w:ind w:left="1276"/>
        <w:rPr>
          <w:rStyle w:val="HTML"/>
          <w:rFonts w:cs="Arial Unicode MS" w:hint="eastAsia"/>
          <w:color w:val="000000"/>
          <w:sz w:val="20"/>
          <w:szCs w:val="20"/>
          <w:lang w:eastAsia="zh-TW"/>
        </w:rPr>
      </w:pPr>
    </w:p>
    <w:p w:rsidR="00CE71F7" w:rsidRPr="00E73B7C" w:rsidRDefault="00CE71F7" w:rsidP="00CE71F7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</w:p>
    <w:p w:rsidR="00A06E32" w:rsidRPr="00E73B7C" w:rsidRDefault="00A06E32" w:rsidP="00A06E32">
      <w:pPr>
        <w:pStyle w:val="Tabletext"/>
        <w:keepLines w:val="0"/>
        <w:spacing w:after="0" w:line="240" w:lineRule="auto"/>
        <w:ind w:left="1276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</w:t>
      </w:r>
    </w:p>
    <w:p w:rsidR="0023751E" w:rsidRPr="00E73B7C" w:rsidRDefault="0023751E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新增結果</w:t>
      </w:r>
    </w:p>
    <w:p w:rsidR="00894F4C" w:rsidRPr="00E73B7C" w:rsidRDefault="0023751E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成功</w:t>
      </w:r>
      <w:r w:rsidR="00CB25A4" w:rsidRPr="00E73B7C">
        <w:rPr>
          <w:rFonts w:ascii="細明體" w:eastAsia="細明體" w:hAnsi="細明體"/>
          <w:color w:val="000000"/>
          <w:lang w:eastAsia="zh-TW"/>
        </w:rPr>
        <w:sym w:font="Wingdings" w:char="F0E8"/>
      </w:r>
    </w:p>
    <w:p w:rsidR="00894F4C" w:rsidRPr="00E73B7C" w:rsidRDefault="00894F4C" w:rsidP="009E28F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IF 診斷書張數 &gt;0 </w:t>
      </w:r>
      <w:r w:rsidR="00C54020" w:rsidRPr="00E73B7C">
        <w:rPr>
          <w:rFonts w:ascii="細明體" w:eastAsia="細明體" w:hAnsi="細明體" w:hint="eastAsia"/>
          <w:color w:val="000000"/>
          <w:lang w:eastAsia="zh-TW"/>
        </w:rPr>
        <w:t>(診斷書代碼為</w:t>
      </w:r>
      <w:r w:rsidR="00FC56E0" w:rsidRPr="00E73B7C">
        <w:rPr>
          <w:rFonts w:ascii="細明體" w:eastAsia="細明體" w:hAnsi="細明體"/>
          <w:color w:val="000000"/>
          <w:lang w:eastAsia="zh-TW"/>
        </w:rPr>
        <w:t>300008</w:t>
      </w:r>
      <w:r w:rsidR="00C54020" w:rsidRPr="00E73B7C">
        <w:rPr>
          <w:rFonts w:ascii="細明體" w:eastAsia="細明體" w:hAnsi="細明體" w:hint="eastAsia"/>
          <w:color w:val="000000"/>
          <w:lang w:eastAsia="zh-TW"/>
        </w:rPr>
        <w:t>)</w:t>
      </w:r>
    </w:p>
    <w:p w:rsidR="009E28FD" w:rsidRPr="00E73B7C" w:rsidRDefault="009E28FD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strike/>
          <w:color w:val="000000"/>
          <w:lang w:eastAsia="zh-TW"/>
        </w:rPr>
      </w:pPr>
      <w:r w:rsidRPr="00E73B7C">
        <w:rPr>
          <w:rFonts w:ascii="細明體" w:eastAsia="細明體" w:hAnsi="細明體" w:hint="eastAsia"/>
          <w:strike/>
          <w:color w:val="000000"/>
          <w:lang w:eastAsia="zh-TW"/>
        </w:rPr>
        <w:t xml:space="preserve">顯示　</w:t>
      </w:r>
      <w:r w:rsidRPr="00E73B7C">
        <w:rPr>
          <w:rFonts w:ascii="細明體" w:eastAsia="細明體" w:hAnsi="細明體"/>
          <w:strike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strike/>
          <w:color w:val="000000"/>
          <w:lang w:eastAsia="zh-TW"/>
        </w:rPr>
        <w:t>新增成功，請繼續輸入診斷書醫院</w:t>
      </w:r>
      <w:r w:rsidRPr="00E73B7C">
        <w:rPr>
          <w:rFonts w:ascii="細明體" w:eastAsia="細明體" w:hAnsi="細明體"/>
          <w:strike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strike/>
          <w:color w:val="000000"/>
          <w:lang w:eastAsia="zh-TW"/>
        </w:rPr>
        <w:t>訊息</w:t>
      </w:r>
      <w:r w:rsidR="00894F4C" w:rsidRPr="00E73B7C">
        <w:rPr>
          <w:rFonts w:ascii="細明體" w:eastAsia="細明體" w:hAnsi="細明體" w:hint="eastAsia"/>
          <w:strike/>
          <w:color w:val="000000"/>
          <w:lang w:eastAsia="zh-TW"/>
        </w:rPr>
        <w:t xml:space="preserve">     </w:t>
      </w:r>
    </w:p>
    <w:p w:rsidR="00894F4C" w:rsidRPr="00E73B7C" w:rsidRDefault="00894F4C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連結至 AAA1</w:t>
      </w:r>
      <w:r w:rsidR="009E28FD" w:rsidRPr="00E73B7C">
        <w:rPr>
          <w:rFonts w:ascii="細明體" w:eastAsia="細明體" w:hAnsi="細明體" w:hint="eastAsia"/>
          <w:color w:val="000000"/>
          <w:lang w:eastAsia="zh-TW"/>
        </w:rPr>
        <w:t>_0102  BY 受理編號、診斷書張數、收據張數</w:t>
      </w:r>
      <w:r w:rsidR="00820DF6" w:rsidRPr="00E73B7C">
        <w:rPr>
          <w:rFonts w:ascii="細明體" w:eastAsia="細明體" w:hAnsi="細明體" w:hint="eastAsia"/>
          <w:color w:val="000000"/>
          <w:lang w:eastAsia="zh-TW"/>
        </w:rPr>
        <w:t xml:space="preserve"> </w:t>
      </w:r>
      <w:r w:rsidR="00071325" w:rsidRPr="00E73B7C">
        <w:rPr>
          <w:rFonts w:ascii="細明體" w:eastAsia="細明體" w:hAnsi="細明體" w:hint="eastAsia"/>
          <w:color w:val="000000"/>
          <w:lang w:eastAsia="zh-TW"/>
        </w:rPr>
        <w:t>(收據代碼為30</w:t>
      </w:r>
      <w:r w:rsidR="00423FC2" w:rsidRPr="00E73B7C">
        <w:rPr>
          <w:rFonts w:ascii="細明體" w:eastAsia="細明體" w:hAnsi="細明體" w:hint="eastAsia"/>
          <w:color w:val="000000"/>
          <w:lang w:eastAsia="zh-TW"/>
        </w:rPr>
        <w:t>00</w:t>
      </w:r>
      <w:r w:rsidR="00071325" w:rsidRPr="00E73B7C">
        <w:rPr>
          <w:rFonts w:ascii="細明體" w:eastAsia="細明體" w:hAnsi="細明體" w:hint="eastAsia"/>
          <w:color w:val="000000"/>
          <w:lang w:eastAsia="zh-TW"/>
        </w:rPr>
        <w:t>14)</w:t>
      </w:r>
      <w:r w:rsidR="00820DF6" w:rsidRPr="00E73B7C">
        <w:rPr>
          <w:rFonts w:ascii="細明體" w:eastAsia="細明體" w:hAnsi="細明體" w:hint="eastAsia"/>
          <w:color w:val="000000"/>
          <w:lang w:eastAsia="zh-TW"/>
        </w:rPr>
        <w:t xml:space="preserve"> 、中醫收據統計表張數</w:t>
      </w:r>
      <w:r w:rsidR="00423FC2" w:rsidRPr="00E73B7C">
        <w:rPr>
          <w:rFonts w:ascii="細明體" w:eastAsia="細明體" w:hAnsi="細明體" w:hint="eastAsia"/>
          <w:color w:val="000000"/>
          <w:lang w:eastAsia="zh-TW"/>
        </w:rPr>
        <w:t>(收據代碼為300063)、收據副本張數 (收據代碼為300017)</w:t>
      </w:r>
      <w:r w:rsidR="009E28FD" w:rsidRPr="00E73B7C">
        <w:rPr>
          <w:rFonts w:ascii="細明體" w:eastAsia="細明體" w:hAnsi="細明體" w:hint="eastAsia"/>
          <w:color w:val="000000"/>
          <w:lang w:eastAsia="zh-TW"/>
        </w:rPr>
        <w:t>。</w:t>
      </w:r>
    </w:p>
    <w:p w:rsidR="009E28FD" w:rsidRPr="00E73B7C" w:rsidRDefault="00894F4C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顯示　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新增成功，理賠簡易受理完成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>訊息</w:t>
      </w:r>
    </w:p>
    <w:p w:rsidR="00CB25A4" w:rsidRPr="00E73B7C" w:rsidRDefault="00130CE0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回到AAA1_0100</w:t>
      </w:r>
    </w:p>
    <w:p w:rsidR="0041682A" w:rsidRPr="00E73B7C" w:rsidRDefault="0041682A" w:rsidP="0041682A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ELSEIF 收據總張數 &gt; 0</w:t>
      </w:r>
    </w:p>
    <w:p w:rsidR="0041682A" w:rsidRPr="00E73B7C" w:rsidRDefault="0041682A" w:rsidP="0041682A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LINK 至 AAA1_0103 BY 受理編號 、收據總張數、已選擇醫院區之DISTINCT 醫院代碼 醫院名稱、中醫收據統計表總張數。</w:t>
      </w:r>
    </w:p>
    <w:p w:rsidR="0041682A" w:rsidRPr="00E73B7C" w:rsidRDefault="0041682A" w:rsidP="0041682A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ELSE IF 收據副本張數 &gt; 0</w:t>
      </w:r>
    </w:p>
    <w:p w:rsidR="0041682A" w:rsidRPr="00E73B7C" w:rsidRDefault="0041682A" w:rsidP="0041682A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LINK 至 AAA1_0105 BY 受理編號 、中醫收據統計表總張數、已選擇醫院區之DISTINCT 醫院代碼 醫院名稱 、收據副本總張數。</w:t>
      </w:r>
    </w:p>
    <w:p w:rsidR="0041682A" w:rsidRPr="00E73B7C" w:rsidRDefault="0041682A" w:rsidP="0041682A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ELSE IF中醫收據統計表總張數 &gt; 0</w:t>
      </w:r>
    </w:p>
    <w:p w:rsidR="0041682A" w:rsidRPr="00E73B7C" w:rsidRDefault="0041682A" w:rsidP="0041682A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LINK 至 AAA1_0104 BY 受理編號 、中醫收據統計表總張數、已選擇醫院區之DISTINCT 醫院代碼 醫院名稱。</w:t>
      </w:r>
    </w:p>
    <w:p w:rsidR="0041682A" w:rsidRPr="00E73B7C" w:rsidRDefault="0041682A" w:rsidP="009E28F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END IF。</w:t>
      </w:r>
    </w:p>
    <w:p w:rsidR="00894F4C" w:rsidRPr="00E73B7C" w:rsidRDefault="00894F4C" w:rsidP="009E28F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END IF。</w:t>
      </w:r>
    </w:p>
    <w:p w:rsidR="006268AC" w:rsidRPr="00E73B7C" w:rsidRDefault="006268AC" w:rsidP="006268AC">
      <w:pPr>
        <w:pStyle w:val="Tabletext"/>
        <w:keepLines w:val="0"/>
        <w:spacing w:after="0" w:line="240" w:lineRule="auto"/>
        <w:ind w:left="720"/>
        <w:rPr>
          <w:rFonts w:ascii="細明體" w:eastAsia="細明體" w:hAnsi="細明體" w:hint="eastAsia"/>
          <w:color w:val="000000"/>
          <w:lang w:eastAsia="zh-TW"/>
        </w:rPr>
      </w:pPr>
    </w:p>
    <w:p w:rsidR="0023751E" w:rsidRPr="00E73B7C" w:rsidRDefault="00E07266" w:rsidP="00E07266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000000"/>
          <w:lang w:eastAsia="zh-TW"/>
        </w:rPr>
      </w:pPr>
      <w:r w:rsidRPr="00E73B7C">
        <w:rPr>
          <w:rFonts w:ascii="細明體" w:eastAsia="細明體" w:hAnsi="細明體" w:hint="eastAsia"/>
          <w:b/>
          <w:bCs/>
          <w:color w:val="000000"/>
          <w:lang w:eastAsia="zh-TW"/>
        </w:rPr>
        <w:t>案件</w:t>
      </w:r>
      <w:r w:rsidR="0023751E" w:rsidRPr="00E73B7C">
        <w:rPr>
          <w:rFonts w:ascii="細明體" w:eastAsia="細明體" w:hAnsi="細明體" w:hint="eastAsia"/>
          <w:b/>
          <w:bCs/>
          <w:color w:val="000000"/>
          <w:lang w:eastAsia="zh-TW"/>
        </w:rPr>
        <w:t>修改</w:t>
      </w:r>
    </w:p>
    <w:p w:rsidR="00E07266" w:rsidRPr="00E73B7C" w:rsidRDefault="0023751E" w:rsidP="00AC44F0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檢核：</w:t>
      </w:r>
    </w:p>
    <w:p w:rsidR="00A72FF3" w:rsidRPr="00E73B7C" w:rsidRDefault="00A72FF3" w:rsidP="00A72FF3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檢核受理進度：</w:t>
      </w:r>
    </w:p>
    <w:p w:rsidR="00A72FF3" w:rsidRPr="00E73B7C" w:rsidRDefault="00A72FF3" w:rsidP="00A72FF3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CALL AA_A0Z001.Method4 By 傳入參數.受理編號。</w:t>
      </w:r>
    </w:p>
    <w:p w:rsidR="00A72FF3" w:rsidRPr="00E73B7C" w:rsidRDefault="00A72FF3" w:rsidP="00A72FF3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IF　受理進度　&lt;&gt; </w:t>
      </w:r>
      <w:r w:rsidRPr="00E73B7C">
        <w:rPr>
          <w:rFonts w:ascii="細明體" w:eastAsia="細明體" w:hAnsi="細明體"/>
          <w:color w:val="000000"/>
          <w:lang w:eastAsia="zh-TW"/>
        </w:rPr>
        <w:t>‘</w:t>
      </w:r>
      <w:r w:rsidRPr="00E73B7C">
        <w:rPr>
          <w:rFonts w:ascii="細明體" w:eastAsia="細明體" w:hAnsi="細明體" w:hint="eastAsia"/>
          <w:color w:val="000000"/>
          <w:lang w:eastAsia="zh-TW"/>
        </w:rPr>
        <w:t>00</w:t>
      </w:r>
      <w:r w:rsidRPr="00E73B7C">
        <w:rPr>
          <w:rFonts w:ascii="細明體" w:eastAsia="細明體" w:hAnsi="細明體"/>
          <w:color w:val="000000"/>
          <w:lang w:eastAsia="zh-TW"/>
        </w:rPr>
        <w:t>’</w:t>
      </w:r>
    </w:p>
    <w:p w:rsidR="00A72FF3" w:rsidRPr="00E73B7C" w:rsidRDefault="00A72FF3" w:rsidP="00A72FF3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案件已進行後續處理中，不可修改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</w:t>
      </w:r>
    </w:p>
    <w:p w:rsidR="00A72FF3" w:rsidRPr="00E73B7C" w:rsidRDefault="00A72FF3" w:rsidP="00EC092F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  <w:r w:rsidR="00EC092F" w:rsidRPr="00E73B7C">
        <w:rPr>
          <w:rFonts w:ascii="細明體" w:eastAsia="細明體" w:hAnsi="細明體" w:hint="eastAsia"/>
          <w:color w:val="000000"/>
          <w:lang w:eastAsia="zh-TW"/>
        </w:rPr>
        <w:tab/>
      </w:r>
      <w:r w:rsidR="00EC092F" w:rsidRPr="00E73B7C">
        <w:rPr>
          <w:rFonts w:ascii="細明體" w:eastAsia="細明體" w:hAnsi="細明體" w:hint="eastAsia"/>
          <w:color w:val="000000"/>
          <w:lang w:eastAsia="zh-TW"/>
        </w:rPr>
        <w:tab/>
      </w:r>
      <w:r w:rsidRPr="00E73B7C">
        <w:rPr>
          <w:rFonts w:ascii="細明體" w:eastAsia="細明體" w:hAnsi="細明體" w:hint="eastAsia"/>
          <w:color w:val="000000"/>
          <w:lang w:eastAsia="zh-TW"/>
        </w:rPr>
        <w:tab/>
        <w:t xml:space="preserve"> </w:t>
      </w:r>
      <w:r w:rsidRPr="00E73B7C">
        <w:rPr>
          <w:rFonts w:ascii="細明體" w:eastAsia="細明體" w:hAnsi="細明體" w:hint="eastAsia"/>
          <w:color w:val="000000"/>
          <w:lang w:eastAsia="zh-TW"/>
        </w:rPr>
        <w:tab/>
      </w:r>
    </w:p>
    <w:p w:rsidR="00EC092F" w:rsidRPr="00E73B7C" w:rsidRDefault="00EC092F" w:rsidP="00EC092F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檢核使用者：</w:t>
      </w:r>
    </w:p>
    <w:p w:rsidR="00EC092F" w:rsidRPr="00E73B7C" w:rsidRDefault="00EC092F" w:rsidP="00EC092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IF 上一STEP回傳之DTAAA00</w:t>
      </w:r>
      <w:r w:rsidR="003A1F04" w:rsidRPr="00E73B7C">
        <w:rPr>
          <w:rFonts w:ascii="細明體" w:eastAsia="細明體" w:hAnsi="細明體" w:hint="eastAsia"/>
          <w:color w:val="000000"/>
          <w:lang w:eastAsia="zh-TW"/>
        </w:rPr>
        <w:t>1</w:t>
      </w:r>
      <w:r w:rsidRPr="00E73B7C">
        <w:rPr>
          <w:rFonts w:ascii="細明體" w:eastAsia="細明體" w:hAnsi="細明體" w:hint="eastAsia"/>
          <w:color w:val="000000"/>
          <w:lang w:eastAsia="zh-TW"/>
        </w:rPr>
        <w:t>.受理人員ID  &lt;&gt; 登入者ID</w:t>
      </w:r>
    </w:p>
    <w:p w:rsidR="00EC092F" w:rsidRPr="00E73B7C" w:rsidRDefault="00EC092F" w:rsidP="00EC092F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非本人件，不可修改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</w:t>
      </w:r>
    </w:p>
    <w:p w:rsidR="00EC092F" w:rsidRPr="00E73B7C" w:rsidRDefault="00EC092F" w:rsidP="00EC092F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</w:p>
    <w:p w:rsidR="000071DB" w:rsidRDefault="000071DB" w:rsidP="000071DB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同2.1.1 2.1.2 檢核。</w:t>
      </w:r>
    </w:p>
    <w:p w:rsidR="00446C5E" w:rsidRDefault="00446C5E" w:rsidP="00446C5E">
      <w:pPr>
        <w:pStyle w:val="Tabletext"/>
        <w:numPr>
          <w:ilvl w:val="2"/>
          <w:numId w:val="2"/>
        </w:numPr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 xml:space="preserve">設定$IS_OIU </w:t>
      </w:r>
      <w:r w:rsidRPr="005126FC">
        <w:rPr>
          <w:rFonts w:ascii="細明體" w:eastAsia="細明體" w:hAnsi="細明體"/>
          <w:lang w:eastAsia="zh-TW"/>
        </w:rPr>
        <w:sym w:font="Wingdings" w:char="F0E8"/>
      </w:r>
      <w:r>
        <w:rPr>
          <w:rFonts w:ascii="細明體" w:eastAsia="細明體" w:hAnsi="細明體" w:hint="eastAsia"/>
          <w:lang w:eastAsia="zh-TW"/>
        </w:rPr>
        <w:t xml:space="preserve">  </w:t>
      </w:r>
    </w:p>
    <w:p w:rsidR="00446C5E" w:rsidRPr="005126FC" w:rsidRDefault="00446C5E" w:rsidP="00446C5E">
      <w:pPr>
        <w:pStyle w:val="Tabletext"/>
        <w:numPr>
          <w:ilvl w:val="3"/>
          <w:numId w:val="2"/>
        </w:numPr>
        <w:rPr>
          <w:rFonts w:ascii="細明體" w:eastAsia="細明體" w:hAnsi="細明體" w:hint="eastAsia"/>
          <w:lang w:eastAsia="zh-TW"/>
        </w:rPr>
      </w:pPr>
      <w:r w:rsidRPr="005126FC">
        <w:rPr>
          <w:rFonts w:ascii="細明體" w:eastAsia="細明體" w:hAnsi="細明體" w:hint="eastAsia"/>
          <w:lang w:eastAsia="zh-TW"/>
        </w:rPr>
        <w:t>傳入.IS_OIU = ‘1’</w:t>
      </w:r>
      <w:r>
        <w:rPr>
          <w:rFonts w:ascii="細明體" w:eastAsia="細明體" w:hAnsi="細明體" w:hint="eastAsia"/>
          <w:lang w:eastAsia="zh-TW"/>
        </w:rPr>
        <w:t>或 Y</w:t>
      </w:r>
      <w:r w:rsidRPr="005126FC">
        <w:rPr>
          <w:rFonts w:ascii="細明體" w:eastAsia="細明體" w:hAnsi="細明體" w:hint="eastAsia"/>
          <w:lang w:eastAsia="zh-TW"/>
        </w:rPr>
        <w:t xml:space="preserve"> </w:t>
      </w:r>
      <w:r w:rsidRPr="005126FC">
        <w:rPr>
          <w:rFonts w:ascii="細明體" w:eastAsia="細明體" w:hAnsi="細明體"/>
          <w:lang w:eastAsia="zh-TW"/>
        </w:rPr>
        <w:sym w:font="Wingdings" w:char="F0E8"/>
      </w:r>
      <w:r w:rsidRPr="005126FC">
        <w:rPr>
          <w:rFonts w:ascii="細明體" w:eastAsia="細明體" w:hAnsi="細明體" w:hint="eastAsia"/>
          <w:lang w:eastAsia="zh-TW"/>
        </w:rPr>
        <w:t xml:space="preserve"> “Y” </w:t>
      </w:r>
    </w:p>
    <w:p w:rsidR="00446C5E" w:rsidRPr="00E73B7C" w:rsidRDefault="00446C5E" w:rsidP="00446C5E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5126FC">
        <w:rPr>
          <w:rFonts w:ascii="細明體" w:eastAsia="細明體" w:hAnsi="細明體" w:hint="eastAsia"/>
          <w:lang w:eastAsia="zh-TW"/>
        </w:rPr>
        <w:t>否則，</w:t>
      </w:r>
      <w:r w:rsidRPr="005126FC">
        <w:rPr>
          <w:rFonts w:ascii="細明體" w:eastAsia="細明體" w:hAnsi="細明體"/>
          <w:lang w:eastAsia="zh-TW"/>
        </w:rPr>
        <w:sym w:font="Wingdings" w:char="F0E8"/>
      </w:r>
      <w:r w:rsidRPr="005126FC">
        <w:rPr>
          <w:rFonts w:ascii="細明體" w:eastAsia="細明體" w:hAnsi="細明體" w:hint="eastAsia"/>
          <w:lang w:eastAsia="zh-TW"/>
        </w:rPr>
        <w:t xml:space="preserve"> “N”</w:t>
      </w:r>
    </w:p>
    <w:p w:rsidR="0023751E" w:rsidRPr="00E73B7C" w:rsidRDefault="0023751E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</w:t>
      </w:r>
      <w:r w:rsidR="00EC092F" w:rsidRPr="00E73B7C">
        <w:rPr>
          <w:rFonts w:ascii="細明體" w:eastAsia="細明體" w:hAnsi="細明體" w:hint="eastAsia"/>
          <w:color w:val="000000"/>
          <w:lang w:eastAsia="zh-TW"/>
        </w:rPr>
        <w:t>異動檔案：</w:t>
      </w:r>
    </w:p>
    <w:p w:rsidR="006D7F3F" w:rsidRPr="00E73B7C" w:rsidRDefault="00EC092F" w:rsidP="006D7F3F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UPDATE DTAAA003 BY 傳入參數.</w:t>
      </w:r>
      <w:r w:rsidR="00041919" w:rsidRPr="00E73B7C">
        <w:rPr>
          <w:rFonts w:ascii="細明體" w:eastAsia="細明體" w:hAnsi="細明體" w:hint="eastAsia"/>
          <w:color w:val="000000"/>
          <w:lang w:eastAsia="zh-TW"/>
        </w:rPr>
        <w:t xml:space="preserve"> 受理編號</w:t>
      </w:r>
      <w:r w:rsidR="006D7F3F" w:rsidRPr="00E73B7C">
        <w:rPr>
          <w:rFonts w:ascii="細明體" w:eastAsia="細明體" w:hAnsi="細明體" w:hint="eastAsia"/>
          <w:color w:val="000000"/>
          <w:lang w:eastAsia="zh-TW"/>
        </w:rPr>
        <w:t>：</w:t>
      </w:r>
    </w:p>
    <w:p w:rsidR="00E74328" w:rsidRPr="00E73B7C" w:rsidRDefault="00EC092F" w:rsidP="006D7F3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</w:t>
      </w:r>
      <w:r w:rsidR="00E74328" w:rsidRPr="00E73B7C">
        <w:rPr>
          <w:rFonts w:ascii="細明體" w:eastAsia="細明體" w:hAnsi="細明體" w:hint="eastAsia"/>
          <w:color w:val="000000"/>
          <w:lang w:eastAsia="zh-TW"/>
        </w:rPr>
        <w:t>UPDATE 下列欄位</w:t>
      </w:r>
    </w:p>
    <w:tbl>
      <w:tblPr>
        <w:tblW w:w="5940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3500"/>
      </w:tblGrid>
      <w:tr w:rsidR="00E74328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74328" w:rsidRPr="00E73B7C" w:rsidRDefault="00E74328" w:rsidP="00E74328">
            <w:pPr>
              <w:jc w:val="center"/>
              <w:rPr>
                <w:rFonts w:ascii="細明體" w:eastAsia="細明體" w:hAnsi="細明體" w:cs="Arial Unicode MS"/>
                <w:b/>
                <w:bCs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b/>
                <w:bCs/>
                <w:color w:val="000000"/>
                <w:sz w:val="20"/>
                <w:szCs w:val="20"/>
              </w:rPr>
              <w:t>參數名稱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74328" w:rsidRPr="00E73B7C" w:rsidRDefault="00E74328" w:rsidP="00E74328">
            <w:pPr>
              <w:jc w:val="center"/>
              <w:rPr>
                <w:rFonts w:ascii="細明體" w:eastAsia="細明體" w:hAnsi="細明體" w:cs="Arial Unicode MS"/>
                <w:b/>
                <w:bCs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b/>
                <w:bCs/>
                <w:color w:val="000000"/>
                <w:sz w:val="20"/>
                <w:szCs w:val="20"/>
              </w:rPr>
              <w:t>資料來源</w:t>
            </w:r>
          </w:p>
        </w:tc>
      </w:tr>
      <w:tr w:rsidR="00E74328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328" w:rsidRPr="00E73B7C" w:rsidRDefault="00E74328" w:rsidP="00E74328">
            <w:pPr>
              <w:spacing w:line="360" w:lineRule="auto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E74328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328" w:rsidRPr="00E73B7C" w:rsidRDefault="00E74328" w:rsidP="00E74328">
            <w:pPr>
              <w:spacing w:line="360" w:lineRule="auto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事故者姓名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E74328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328" w:rsidRPr="00E73B7C" w:rsidRDefault="00E74328" w:rsidP="00E74328">
            <w:pPr>
              <w:spacing w:line="360" w:lineRule="auto"/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事故當時工作內容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E74328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櫃檯件表示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E74328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送件人ID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E74328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送件人</w:t>
            </w:r>
            <w:r w:rsidR="006C51BE"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姓名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E74328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送件人單位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74328" w:rsidRPr="00E73B7C" w:rsidRDefault="00E7432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6C51B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C51BE" w:rsidRPr="00E73B7C" w:rsidRDefault="006C51B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送件人單位中文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6C51BE" w:rsidRPr="00E73B7C" w:rsidRDefault="006C51B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6C51B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C51BE" w:rsidRPr="00E73B7C" w:rsidRDefault="006C51B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聯絡電話_1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6C51BE" w:rsidRPr="00E73B7C" w:rsidRDefault="006C51B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6C51B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C51BE" w:rsidRPr="00E73B7C" w:rsidRDefault="006C51B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聯絡電話_2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6C51BE" w:rsidRPr="00E73B7C" w:rsidRDefault="006C51B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6C51B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C51BE" w:rsidRPr="00E73B7C" w:rsidRDefault="006C51B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聯絡電話_3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6C51BE" w:rsidRPr="00E73B7C" w:rsidRDefault="006C51B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564AB8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64AB8" w:rsidRPr="00E73B7C" w:rsidRDefault="00564AB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保單號碼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564AB8" w:rsidRPr="00E73B7C" w:rsidRDefault="00564AB8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EC512C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C512C" w:rsidRPr="00E73B7C" w:rsidRDefault="00446C5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是否OIU件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C512C" w:rsidRPr="00E73B7C" w:rsidRDefault="00446C5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</w:rPr>
              <w:t>$IS_OIU</w:t>
            </w:r>
          </w:p>
        </w:tc>
      </w:tr>
      <w:tr w:rsidR="00446C5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46C5E" w:rsidRDefault="00446C5E" w:rsidP="00446C5E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國籍中文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446C5E" w:rsidRPr="00E73B7C" w:rsidRDefault="00446C5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  <w:tr w:rsidR="00446C5E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46C5E" w:rsidRDefault="00446C5E" w:rsidP="00446C5E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  <w: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國籍代碼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446C5E" w:rsidRPr="00E73B7C" w:rsidRDefault="00446C5E" w:rsidP="00E74328">
            <w:pPr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</w:pPr>
          </w:p>
        </w:tc>
      </w:tr>
    </w:tbl>
    <w:p w:rsidR="00552E24" w:rsidRPr="00E73B7C" w:rsidRDefault="00DC7306" w:rsidP="00E7432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處理 DTAAA004 ：</w:t>
      </w:r>
    </w:p>
    <w:p w:rsidR="00FB17D8" w:rsidRPr="00E73B7C" w:rsidRDefault="00FB17D8" w:rsidP="006D7F3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先刪除已有的：</w:t>
      </w:r>
    </w:p>
    <w:p w:rsidR="00FB17D8" w:rsidRPr="00E73B7C" w:rsidRDefault="00DC7306" w:rsidP="00FB17D8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DELETE DTAAA004 BY 傳入參數.</w:t>
      </w:r>
      <w:r w:rsidR="00041919" w:rsidRPr="00E73B7C">
        <w:rPr>
          <w:rFonts w:ascii="細明體" w:eastAsia="細明體" w:hAnsi="細明體" w:hint="eastAsia"/>
          <w:color w:val="000000"/>
          <w:lang w:eastAsia="zh-TW"/>
        </w:rPr>
        <w:t xml:space="preserve"> 受理編號</w:t>
      </w:r>
    </w:p>
    <w:p w:rsidR="00FB17D8" w:rsidRPr="00E73B7C" w:rsidRDefault="00FB17D8" w:rsidP="00DC7306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失敗處理：</w:t>
      </w:r>
    </w:p>
    <w:p w:rsidR="00FB17D8" w:rsidRPr="00E73B7C" w:rsidRDefault="00FB17D8" w:rsidP="00DC7306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更新</w:t>
      </w:r>
      <w:r w:rsidR="00DC7306" w:rsidRPr="00E73B7C">
        <w:rPr>
          <w:rFonts w:ascii="細明體" w:eastAsia="細明體" w:hAnsi="細明體" w:hint="eastAsia"/>
          <w:color w:val="000000"/>
          <w:lang w:eastAsia="zh-TW"/>
        </w:rPr>
        <w:t>理賠簡易受理檢附文件檔</w:t>
      </w:r>
      <w:r w:rsidRPr="00E73B7C">
        <w:rPr>
          <w:rFonts w:ascii="細明體" w:eastAsia="細明體" w:hAnsi="細明體" w:hint="eastAsia"/>
          <w:color w:val="000000"/>
          <w:lang w:eastAsia="zh-TW"/>
        </w:rPr>
        <w:t>失敗(刪除)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 </w:t>
      </w:r>
    </w:p>
    <w:p w:rsidR="00FB17D8" w:rsidRPr="00E73B7C" w:rsidRDefault="00FB17D8" w:rsidP="00DC7306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</w:p>
    <w:p w:rsidR="00FB17D8" w:rsidRPr="00E73B7C" w:rsidRDefault="00FB17D8" w:rsidP="006D7F3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再新增更新的：</w:t>
      </w:r>
    </w:p>
    <w:p w:rsidR="00DC7306" w:rsidRPr="00E73B7C" w:rsidRDefault="00DC7306" w:rsidP="00DC7306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同　2.3.3</w:t>
      </w:r>
    </w:p>
    <w:p w:rsidR="006D7F3F" w:rsidRPr="00E73B7C" w:rsidRDefault="006D7F3F" w:rsidP="00FB17D8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失敗處理：</w:t>
      </w:r>
    </w:p>
    <w:p w:rsidR="006D7F3F" w:rsidRPr="00E73B7C" w:rsidRDefault="006D7F3F" w:rsidP="00FB17D8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="00DC7306" w:rsidRPr="00E73B7C">
        <w:rPr>
          <w:rFonts w:ascii="細明體" w:eastAsia="細明體" w:hAnsi="細明體" w:hint="eastAsia"/>
          <w:color w:val="000000"/>
          <w:lang w:eastAsia="zh-TW"/>
        </w:rPr>
        <w:t>更新理賠簡易受理檢附文件檔失敗</w:t>
      </w:r>
      <w:r w:rsidR="00FB17D8" w:rsidRPr="00E73B7C">
        <w:rPr>
          <w:rFonts w:ascii="細明體" w:eastAsia="細明體" w:hAnsi="細明體" w:hint="eastAsia"/>
          <w:color w:val="000000"/>
          <w:lang w:eastAsia="zh-TW"/>
        </w:rPr>
        <w:t>(新增)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 </w:t>
      </w:r>
    </w:p>
    <w:p w:rsidR="006D7F3F" w:rsidRPr="00E73B7C" w:rsidRDefault="006D7F3F" w:rsidP="00FB17D8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</w:p>
    <w:p w:rsidR="00AE5218" w:rsidRPr="00E73B7C" w:rsidRDefault="00AE5218" w:rsidP="00AE521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若是團險件,處理 DTAAA023 ：</w:t>
      </w:r>
    </w:p>
    <w:p w:rsidR="00AE5218" w:rsidRPr="00E73B7C" w:rsidRDefault="00AE5218" w:rsidP="00AE5218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先刪除已有的：</w:t>
      </w:r>
    </w:p>
    <w:p w:rsidR="00AE5218" w:rsidRPr="00E73B7C" w:rsidRDefault="00AE5218" w:rsidP="00AE5218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DELETE DTAAA023 BY 傳入參數. 受理編號</w:t>
      </w:r>
    </w:p>
    <w:p w:rsidR="00AE5218" w:rsidRPr="00E73B7C" w:rsidRDefault="00AE5218" w:rsidP="00AE5218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失敗處理：</w:t>
      </w:r>
    </w:p>
    <w:p w:rsidR="00AE5218" w:rsidRPr="00E73B7C" w:rsidRDefault="00AE5218" w:rsidP="00AE5218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更新理賠簡易受理保單檔失敗(刪除)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 </w:t>
      </w:r>
    </w:p>
    <w:p w:rsidR="00AE5218" w:rsidRPr="00E73B7C" w:rsidRDefault="00AE5218" w:rsidP="00AE5218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</w:p>
    <w:p w:rsidR="00AE5218" w:rsidRPr="00E73B7C" w:rsidRDefault="00AE5218" w:rsidP="00AE5218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再新增更新的：</w:t>
      </w:r>
    </w:p>
    <w:p w:rsidR="00AE5218" w:rsidRPr="00E73B7C" w:rsidRDefault="00AE5218" w:rsidP="00AE5218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失敗處理：</w:t>
      </w:r>
    </w:p>
    <w:p w:rsidR="00AE5218" w:rsidRPr="00E73B7C" w:rsidRDefault="00AE5218" w:rsidP="00AE5218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更新理賠簡易受理保單檔失敗(新增)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 </w:t>
      </w:r>
    </w:p>
    <w:p w:rsidR="00AE5218" w:rsidRPr="00E73B7C" w:rsidRDefault="00AE5218" w:rsidP="00AE521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</w:p>
    <w:p w:rsidR="00894710" w:rsidRPr="00E73B7C" w:rsidRDefault="00894710" w:rsidP="00A06E32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若診斷書、</w:t>
      </w:r>
      <w:r w:rsidRPr="00E73B7C">
        <w:rPr>
          <w:rFonts w:ascii="細明體" w:eastAsia="細明體" w:hAnsi="細明體"/>
          <w:lang w:eastAsia="zh-TW"/>
        </w:rPr>
        <w:t>正本收據</w:t>
      </w:r>
      <w:r w:rsidRPr="00E73B7C">
        <w:rPr>
          <w:rFonts w:ascii="細明體" w:eastAsia="細明體" w:hAnsi="細明體" w:hint="eastAsia"/>
          <w:color w:val="000000"/>
          <w:lang w:eastAsia="zh-TW"/>
        </w:rPr>
        <w:t>、</w:t>
      </w:r>
      <w:r w:rsidRPr="00E73B7C">
        <w:rPr>
          <w:rFonts w:ascii="細明體" w:eastAsia="細明體" w:hAnsi="細明體"/>
          <w:lang w:eastAsia="zh-TW"/>
        </w:rPr>
        <w:t>收據副本</w:t>
      </w:r>
      <w:r w:rsidRPr="00E73B7C">
        <w:rPr>
          <w:rFonts w:ascii="細明體" w:eastAsia="細明體" w:hAnsi="細明體" w:hint="eastAsia"/>
          <w:color w:val="000000"/>
          <w:lang w:eastAsia="zh-TW"/>
        </w:rPr>
        <w:t>、</w:t>
      </w:r>
      <w:r w:rsidRPr="00E73B7C">
        <w:rPr>
          <w:rFonts w:ascii="細明體" w:eastAsia="細明體" w:hAnsi="細明體"/>
          <w:lang w:eastAsia="zh-TW"/>
        </w:rPr>
        <w:t xml:space="preserve">中醫收據合計表 </w:t>
      </w:r>
      <w:r w:rsidRPr="00E73B7C">
        <w:rPr>
          <w:rFonts w:ascii="細明體" w:eastAsia="細明體" w:hAnsi="細明體" w:hint="eastAsia"/>
        </w:rPr>
        <w:object w:dxaOrig="1440" w:dyaOrig="1440">
          <v:shape id="_x0000_i1027" type="#_x0000_t75" style="width:1in;height:18pt" o:ole="">
            <v:imagedata r:id="rId23" o:title=""/>
          </v:shape>
          <w:control r:id="rId24" w:name="DefaultOcxName3" w:shapeid="_x0000_i1027"/>
        </w:object>
      </w:r>
      <w:r w:rsidRPr="00E73B7C">
        <w:rPr>
          <w:rFonts w:ascii="細明體" w:eastAsia="細明體" w:hAnsi="細明體" w:hint="eastAsia"/>
        </w:rPr>
        <w:object w:dxaOrig="1440" w:dyaOrig="1440">
          <v:shape id="_x0000_i1030" type="#_x0000_t75" style="width:1in;height:18pt" o:ole="">
            <v:imagedata r:id="rId25" o:title=""/>
          </v:shape>
          <w:control r:id="rId26" w:name="DefaultOcxName12" w:shapeid="_x0000_i1030"/>
        </w:object>
      </w:r>
      <w:r w:rsidRPr="00E73B7C">
        <w:rPr>
          <w:rFonts w:ascii="細明體" w:eastAsia="細明體" w:hAnsi="細明體" w:hint="eastAsia"/>
          <w:lang w:eastAsia="zh-TW"/>
        </w:rPr>
        <w:t>文件張數</w:t>
      </w:r>
      <w:r w:rsidRPr="00E73B7C">
        <w:rPr>
          <w:rFonts w:ascii="細明體" w:eastAsia="細明體" w:hAnsi="細明體"/>
          <w:lang w:eastAsia="zh-TW"/>
        </w:rPr>
        <w:t xml:space="preserve"> </w:t>
      </w:r>
      <w:r w:rsidRPr="00E73B7C">
        <w:rPr>
          <w:rFonts w:ascii="細明體" w:eastAsia="細明體" w:hAnsi="細明體" w:hint="eastAsia"/>
          <w:lang w:eastAsia="zh-TW"/>
        </w:rPr>
        <w:t>由多張變成0則</w:t>
      </w:r>
    </w:p>
    <w:p w:rsidR="00894710" w:rsidRPr="00E73B7C" w:rsidRDefault="00894710" w:rsidP="00894710">
      <w:pPr>
        <w:pStyle w:val="Tabletext"/>
        <w:keepLines w:val="0"/>
        <w:spacing w:after="0" w:line="240" w:lineRule="auto"/>
        <w:ind w:left="1418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 w:hint="eastAsia"/>
          <w:lang w:eastAsia="zh-TW"/>
        </w:rPr>
        <w:t>診斷書：DELETE DTAAA005 BY 受理編號。(無資料可刪仍為正常)</w:t>
      </w:r>
      <w:r w:rsidRPr="00E73B7C">
        <w:rPr>
          <w:rFonts w:ascii="細明體" w:eastAsia="細明體" w:hAnsi="細明體" w:hint="eastAsia"/>
        </w:rPr>
        <w:object w:dxaOrig="1440" w:dyaOrig="1440">
          <v:shape id="_x0000_i1033" type="#_x0000_t75" style="width:1in;height:18pt" o:ole="">
            <v:imagedata r:id="rId27" o:title=""/>
          </v:shape>
          <w:control r:id="rId28" w:name="DefaultOcxName2" w:shapeid="_x0000_i1033"/>
        </w:object>
      </w:r>
      <w:r w:rsidRPr="00E73B7C">
        <w:rPr>
          <w:rFonts w:ascii="細明體" w:eastAsia="細明體" w:hAnsi="細明體" w:hint="eastAsia"/>
        </w:rPr>
        <w:object w:dxaOrig="1440" w:dyaOrig="1440">
          <v:shape id="_x0000_i1036" type="#_x0000_t75" style="width:1in;height:18pt" o:ole="">
            <v:imagedata r:id="rId29" o:title=""/>
          </v:shape>
          <w:control r:id="rId30" w:name="DefaultOcxName11" w:shapeid="_x0000_i1036"/>
        </w:object>
      </w:r>
      <w:r w:rsidRPr="00E73B7C">
        <w:rPr>
          <w:rFonts w:ascii="細明體" w:eastAsia="細明體" w:hAnsi="細明體" w:hint="eastAsia"/>
        </w:rPr>
        <w:object w:dxaOrig="1440" w:dyaOrig="1440">
          <v:shape id="_x0000_i1039" type="#_x0000_t75" style="width:1in;height:18pt" o:ole="">
            <v:imagedata r:id="rId31" o:title=""/>
          </v:shape>
          <w:control r:id="rId32" w:name="DefaultOcxName" w:shapeid="_x0000_i1039"/>
        </w:object>
      </w:r>
      <w:r w:rsidRPr="00E73B7C">
        <w:rPr>
          <w:rFonts w:ascii="細明體" w:eastAsia="細明體" w:hAnsi="細明體" w:hint="eastAsia"/>
        </w:rPr>
        <w:object w:dxaOrig="1440" w:dyaOrig="1440">
          <v:shape id="_x0000_i1042" type="#_x0000_t75" style="width:1in;height:18pt" o:ole="">
            <v:imagedata r:id="rId33" o:title=""/>
          </v:shape>
          <w:control r:id="rId34" w:name="DefaultOcxName1" w:shapeid="_x0000_i1042"/>
        </w:object>
      </w:r>
    </w:p>
    <w:p w:rsidR="00894710" w:rsidRPr="00E73B7C" w:rsidRDefault="00894710" w:rsidP="00894710">
      <w:pPr>
        <w:pStyle w:val="Tabletext"/>
        <w:keepLines w:val="0"/>
        <w:spacing w:after="0" w:line="240" w:lineRule="auto"/>
        <w:ind w:left="1418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/>
          <w:lang w:eastAsia="zh-TW"/>
        </w:rPr>
        <w:t>正本收據</w:t>
      </w:r>
      <w:r w:rsidRPr="00E73B7C">
        <w:rPr>
          <w:rFonts w:ascii="細明體" w:eastAsia="細明體" w:hAnsi="細明體" w:hint="eastAsia"/>
          <w:lang w:eastAsia="zh-TW"/>
        </w:rPr>
        <w:t>：</w:t>
      </w:r>
      <w:r w:rsidRPr="00E73B7C">
        <w:rPr>
          <w:rFonts w:ascii="細明體" w:eastAsia="細明體" w:hAnsi="細明體" w:hint="eastAsia"/>
          <w:color w:val="000000"/>
          <w:lang w:eastAsia="zh-TW"/>
        </w:rPr>
        <w:t>DELETE DTAAA006 BY 受理編號。(無資料可刪仍為正常)</w:t>
      </w:r>
    </w:p>
    <w:p w:rsidR="00894710" w:rsidRPr="00E73B7C" w:rsidRDefault="00894710" w:rsidP="00894710">
      <w:pPr>
        <w:pStyle w:val="Tabletext"/>
        <w:keepLines w:val="0"/>
        <w:spacing w:after="0" w:line="240" w:lineRule="auto"/>
        <w:ind w:left="1418"/>
        <w:rPr>
          <w:rFonts w:ascii="細明體" w:eastAsia="細明體" w:hAnsi="細明體" w:hint="eastAsia"/>
          <w:lang w:eastAsia="zh-TW"/>
        </w:rPr>
      </w:pPr>
      <w:r w:rsidRPr="00E73B7C">
        <w:rPr>
          <w:rFonts w:ascii="細明體" w:eastAsia="細明體" w:hAnsi="細明體"/>
          <w:lang w:eastAsia="zh-TW"/>
        </w:rPr>
        <w:t>收據副本</w:t>
      </w:r>
      <w:r w:rsidRPr="00E73B7C">
        <w:rPr>
          <w:rFonts w:ascii="細明體" w:eastAsia="細明體" w:hAnsi="細明體" w:hint="eastAsia"/>
          <w:lang w:eastAsia="zh-TW"/>
        </w:rPr>
        <w:t>：</w:t>
      </w:r>
      <w:r w:rsidRPr="00E73B7C">
        <w:rPr>
          <w:rFonts w:ascii="細明體" w:eastAsia="細明體" w:hAnsi="細明體" w:hint="eastAsia"/>
          <w:color w:val="000000"/>
          <w:lang w:eastAsia="zh-TW"/>
        </w:rPr>
        <w:t>DELETE DTAAA007 BY 受理編號。(無資料可刪仍為正常)</w:t>
      </w:r>
    </w:p>
    <w:p w:rsidR="00894710" w:rsidRPr="00E73B7C" w:rsidRDefault="00894710" w:rsidP="00894710">
      <w:pPr>
        <w:pStyle w:val="Tabletext"/>
        <w:keepLines w:val="0"/>
        <w:spacing w:after="0" w:line="240" w:lineRule="auto"/>
        <w:ind w:left="1418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/>
          <w:lang w:eastAsia="zh-TW"/>
        </w:rPr>
        <w:t>中醫收據合計表</w:t>
      </w:r>
      <w:r w:rsidRPr="00E73B7C">
        <w:rPr>
          <w:rFonts w:ascii="細明體" w:eastAsia="細明體" w:hAnsi="細明體" w:hint="eastAsia"/>
          <w:lang w:eastAsia="zh-TW"/>
        </w:rPr>
        <w:t>：DELETE DTAAA008 BY 受理編號 收據種類為3者。(無資料可刪仍為正常)</w:t>
      </w:r>
    </w:p>
    <w:p w:rsidR="00104D26" w:rsidRPr="00E73B7C" w:rsidRDefault="00104D26" w:rsidP="00A06E32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cs="Verdana" w:hint="eastAsia"/>
          <w:color w:val="000000"/>
          <w:highlight w:val="white"/>
          <w:lang w:eastAsia="zh-TW"/>
        </w:rPr>
        <w:t>寫入登打資料(先刪除後新增)</w:t>
      </w:r>
    </w:p>
    <w:p w:rsidR="00104D26" w:rsidRPr="00E73B7C" w:rsidRDefault="00104D26" w:rsidP="00104D26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HTML"/>
          <w:rFonts w:cs="Arial Unicode MS"/>
          <w:color w:val="000000"/>
          <w:sz w:val="20"/>
          <w:szCs w:val="20"/>
          <w:lang w:eastAsia="zh-TW"/>
        </w:rPr>
      </w:pPr>
      <w:r w:rsidRPr="00E73B7C">
        <w:rPr>
          <w:rFonts w:ascii="細明體" w:eastAsia="細明體" w:hAnsi="細明體" w:cs="Verdana" w:hint="eastAsia"/>
          <w:color w:val="000000"/>
          <w:lang w:eastAsia="zh-TW"/>
        </w:rPr>
        <w:t>CALL AA_A1Z001.Method2</w:t>
      </w:r>
    </w:p>
    <w:tbl>
      <w:tblPr>
        <w:tblW w:w="5940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3500"/>
      </w:tblGrid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jc w:val="center"/>
              <w:rPr>
                <w:rFonts w:ascii="細明體" w:eastAsia="細明體" w:hAnsi="細明體" w:cs="Arial Unicode MS"/>
                <w:b/>
                <w:bCs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b/>
                <w:bCs/>
                <w:color w:val="000000"/>
                <w:sz w:val="20"/>
                <w:szCs w:val="20"/>
              </w:rPr>
              <w:t>參數名稱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jc w:val="center"/>
              <w:rPr>
                <w:rFonts w:ascii="細明體" w:eastAsia="細明體" w:hAnsi="細明體" w:cs="Arial Unicode MS"/>
                <w:b/>
                <w:bCs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b/>
                <w:bCs/>
                <w:color w:val="000000"/>
                <w:sz w:val="20"/>
                <w:szCs w:val="20"/>
              </w:rPr>
              <w:t>資料來源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4D26" w:rsidRPr="00E73B7C" w:rsidRDefault="00104D26" w:rsidP="00104D26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 xml:space="preserve">受理編號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6B39A6" w:rsidP="00104D26">
            <w:pPr>
              <w:rPr>
                <w:rFonts w:ascii="細明體" w:eastAsia="細明體" w:hAnsi="細明體" w:cs="Arial Unicode MS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傳入參數</w:t>
            </w:r>
          </w:p>
        </w:tc>
      </w:tr>
    </w:tbl>
    <w:p w:rsidR="00104D26" w:rsidRPr="00E73B7C" w:rsidRDefault="00104D26" w:rsidP="00104D26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HTML"/>
          <w:rFonts w:cs="Arial Unicode MS"/>
          <w:color w:val="000000"/>
          <w:sz w:val="20"/>
          <w:szCs w:val="20"/>
          <w:lang w:eastAsia="zh-TW"/>
        </w:rPr>
      </w:pPr>
      <w:r w:rsidRPr="00E73B7C">
        <w:rPr>
          <w:rFonts w:ascii="細明體" w:eastAsia="細明體" w:hAnsi="細明體" w:cs="Verdana" w:hint="eastAsia"/>
          <w:color w:val="000000"/>
          <w:lang w:eastAsia="zh-TW"/>
        </w:rPr>
        <w:t>CALL AA_A1Z001.Method1</w:t>
      </w:r>
    </w:p>
    <w:tbl>
      <w:tblPr>
        <w:tblW w:w="5940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3500"/>
        <w:tblGridChange w:id="24">
          <w:tblGrid>
            <w:gridCol w:w="2440"/>
            <w:gridCol w:w="3500"/>
          </w:tblGrid>
        </w:tblGridChange>
      </w:tblGrid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jc w:val="center"/>
              <w:rPr>
                <w:rFonts w:ascii="細明體" w:eastAsia="細明體" w:hAnsi="細明體" w:cs="Arial Unicode MS"/>
                <w:b/>
                <w:bCs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b/>
                <w:bCs/>
                <w:color w:val="000000"/>
                <w:sz w:val="20"/>
                <w:szCs w:val="20"/>
              </w:rPr>
              <w:t>參數名稱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jc w:val="center"/>
              <w:rPr>
                <w:rFonts w:ascii="細明體" w:eastAsia="細明體" w:hAnsi="細明體" w:cs="Arial Unicode MS"/>
                <w:b/>
                <w:bCs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b/>
                <w:bCs/>
                <w:color w:val="000000"/>
                <w:sz w:val="20"/>
                <w:szCs w:val="20"/>
              </w:rPr>
              <w:t>資料來源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4D26" w:rsidRPr="00E73B7C" w:rsidRDefault="00104D26" w:rsidP="00104D26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 xml:space="preserve">受理編號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6B39A6" w:rsidP="00104D26">
            <w:pPr>
              <w:rPr>
                <w:rFonts w:ascii="細明體" w:eastAsia="細明體" w:hAnsi="細明體" w:cs="Arial Unicode MS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sz w:val="20"/>
                <w:szCs w:val="20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4D26" w:rsidRPr="00E73B7C" w:rsidRDefault="00104D26" w:rsidP="00104D26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事故者ＩＤ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104D26" w:rsidRPr="00E73B7C" w:rsidRDefault="00104D26" w:rsidP="00104D26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事故者姓名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104D26" w:rsidRPr="00E73B7C" w:rsidRDefault="00104D26" w:rsidP="00104D26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事故日期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104D26" w:rsidRPr="00E73B7C" w:rsidRDefault="00104D26" w:rsidP="00104D26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事故當時工作內容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4D26" w:rsidRPr="00E73B7C" w:rsidRDefault="00104D26" w:rsidP="00104D26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 xml:space="preserve">送件人ID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4D26" w:rsidRPr="00E73B7C" w:rsidRDefault="00104D26" w:rsidP="00104D2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送件人姓名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4D26" w:rsidRPr="00E73B7C" w:rsidRDefault="00104D26" w:rsidP="00104D2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送件人單位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4D26" w:rsidRPr="00E73B7C" w:rsidRDefault="00104D26" w:rsidP="00104D2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送件人單位中文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4D26" w:rsidRPr="00E73B7C" w:rsidRDefault="00104D26" w:rsidP="00104D2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聯絡電話_1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4D26" w:rsidRPr="00E73B7C" w:rsidRDefault="00104D26" w:rsidP="00104D2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聯絡電話_2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104D26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4D26" w:rsidRPr="00E73B7C" w:rsidRDefault="00104D26" w:rsidP="00104D2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sz w:val="20"/>
                <w:szCs w:val="20"/>
              </w:rPr>
              <w:t>聯絡電話_3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04D26" w:rsidRPr="00E73B7C" w:rsidRDefault="00104D26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566159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66159" w:rsidRPr="00E73B7C" w:rsidRDefault="00566159" w:rsidP="00104D2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sz w:val="20"/>
                <w:szCs w:val="20"/>
              </w:rPr>
              <w:t>櫃台件表示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566159" w:rsidRPr="00E73B7C" w:rsidRDefault="00566159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566159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66159" w:rsidRPr="00E73B7C" w:rsidRDefault="00566159" w:rsidP="00104D2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 w:rsidRPr="00566159">
              <w:rPr>
                <w:rFonts w:ascii="細明體" w:eastAsia="細明體" w:hAnsi="細明體"/>
                <w:sz w:val="20"/>
                <w:szCs w:val="20"/>
              </w:rPr>
              <w:t>IS_MOBILE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566159" w:rsidRPr="00E73B7C" w:rsidRDefault="00566159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E73B7C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566159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66159" w:rsidRPr="00566159" w:rsidRDefault="00566159" w:rsidP="00104D26">
            <w:pPr>
              <w:rPr>
                <w:rFonts w:ascii="細明體" w:eastAsia="細明體" w:hAnsi="細明體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sz w:val="20"/>
                <w:szCs w:val="20"/>
              </w:rPr>
              <w:t>是否OIU件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566159" w:rsidRPr="00E73B7C" w:rsidRDefault="00566159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566159">
              <w:rPr>
                <w:rFonts w:ascii="細明體" w:eastAsia="細明體" w:hAnsi="細明體" w:cs="Arial Unicode MS"/>
                <w:color w:val="000000"/>
                <w:lang w:eastAsia="zh-TW"/>
              </w:rPr>
              <w:t>$IS_OIU</w:t>
            </w:r>
          </w:p>
        </w:tc>
      </w:tr>
      <w:tr w:rsidR="00566159" w:rsidRPr="00E73B7C" w:rsidTr="00E01973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66159" w:rsidRPr="00E73B7C" w:rsidRDefault="00566159" w:rsidP="00104D2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>
              <w:rPr>
                <w:rFonts w:ascii="細明體" w:eastAsia="細明體" w:hAnsi="細明體" w:cs="Arial Unicode MS" w:hint="eastAsia"/>
                <w:sz w:val="20"/>
                <w:szCs w:val="20"/>
              </w:rPr>
              <w:t>國籍中文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66159" w:rsidRPr="00E73B7C" w:rsidRDefault="00566159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3A53DB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  <w:tr w:rsidR="00566159" w:rsidRPr="00E73B7C" w:rsidTr="00FA43B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566159" w:rsidRDefault="00566159" w:rsidP="00104D26">
            <w:pPr>
              <w:rPr>
                <w:rFonts w:ascii="細明體" w:eastAsia="細明體" w:hAnsi="細明體" w:cs="Arial Unicode MS" w:hint="eastAsia"/>
                <w:sz w:val="20"/>
                <w:szCs w:val="20"/>
              </w:rPr>
            </w:pPr>
            <w:r>
              <w:rPr>
                <w:rFonts w:ascii="細明體" w:eastAsia="細明體" w:hAnsi="細明體" w:cs="Arial Unicode MS" w:hint="eastAsia"/>
                <w:sz w:val="20"/>
                <w:szCs w:val="20"/>
              </w:rPr>
              <w:t>國籍代碼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66159" w:rsidRPr="003A53DB" w:rsidRDefault="00566159" w:rsidP="00104D26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cs="Arial Unicode MS" w:hint="eastAsia"/>
                <w:color w:val="000000"/>
                <w:lang w:eastAsia="zh-TW"/>
              </w:rPr>
            </w:pPr>
            <w:r w:rsidRPr="003A53DB">
              <w:rPr>
                <w:rFonts w:ascii="細明體" w:eastAsia="細明體" w:hAnsi="細明體" w:cs="Arial Unicode MS" w:hint="eastAsia"/>
                <w:color w:val="000000"/>
                <w:lang w:eastAsia="zh-TW"/>
              </w:rPr>
              <w:t>傳入參數</w:t>
            </w:r>
          </w:p>
        </w:tc>
      </w:tr>
    </w:tbl>
    <w:p w:rsidR="00104D26" w:rsidRPr="00E73B7C" w:rsidRDefault="00104D26" w:rsidP="00104D26">
      <w:pPr>
        <w:pStyle w:val="Tabletext"/>
        <w:keepLines w:val="0"/>
        <w:spacing w:after="0" w:line="240" w:lineRule="auto"/>
        <w:ind w:left="851"/>
        <w:rPr>
          <w:rFonts w:ascii="細明體" w:eastAsia="細明體" w:hAnsi="細明體" w:hint="eastAsia"/>
          <w:color w:val="000000"/>
          <w:lang w:eastAsia="zh-TW"/>
        </w:rPr>
      </w:pPr>
    </w:p>
    <w:p w:rsidR="00A06E32" w:rsidRPr="00E73B7C" w:rsidRDefault="00A06E32" w:rsidP="00A06E32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列印受理檢核表（同2.3.4）</w:t>
      </w:r>
    </w:p>
    <w:p w:rsidR="00A06E32" w:rsidRPr="00E73B7C" w:rsidRDefault="00A06E32" w:rsidP="00A06E32">
      <w:pPr>
        <w:pStyle w:val="Tabletext"/>
        <w:keepLines w:val="0"/>
        <w:spacing w:after="0" w:line="240" w:lineRule="auto"/>
        <w:ind w:left="851"/>
        <w:rPr>
          <w:rFonts w:ascii="細明體" w:eastAsia="細明體" w:hAnsi="細明體" w:hint="eastAsia"/>
          <w:color w:val="000000"/>
          <w:lang w:eastAsia="zh-TW"/>
        </w:rPr>
      </w:pPr>
    </w:p>
    <w:p w:rsidR="006D7F3F" w:rsidRPr="00E73B7C" w:rsidRDefault="0058351A" w:rsidP="006D7F3F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修改</w:t>
      </w:r>
      <w:r w:rsidR="006D7F3F" w:rsidRPr="00E73B7C">
        <w:rPr>
          <w:rFonts w:ascii="細明體" w:eastAsia="細明體" w:hAnsi="細明體" w:hint="eastAsia"/>
          <w:color w:val="000000"/>
          <w:lang w:eastAsia="zh-TW"/>
        </w:rPr>
        <w:t>結果</w:t>
      </w:r>
    </w:p>
    <w:p w:rsidR="009E28FD" w:rsidRPr="00E73B7C" w:rsidRDefault="006D7F3F" w:rsidP="006D7F3F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成功</w:t>
      </w:r>
    </w:p>
    <w:p w:rsidR="009E28FD" w:rsidRPr="00E73B7C" w:rsidRDefault="009E28FD" w:rsidP="009E28F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IF 診斷書張數 &gt;0 </w:t>
      </w:r>
      <w:r w:rsidR="002060E8" w:rsidRPr="00E73B7C">
        <w:rPr>
          <w:rFonts w:ascii="細明體" w:eastAsia="細明體" w:hAnsi="細明體" w:hint="eastAsia"/>
          <w:color w:val="000000"/>
          <w:lang w:eastAsia="zh-TW"/>
        </w:rPr>
        <w:t xml:space="preserve"> (診斷書代碼為30008)</w:t>
      </w:r>
    </w:p>
    <w:p w:rsidR="009E28FD" w:rsidRPr="00E73B7C" w:rsidRDefault="009E28FD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顯示　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修改成功，請繼續輸入診斷書醫院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訊息     </w:t>
      </w:r>
    </w:p>
    <w:p w:rsidR="009E28FD" w:rsidRPr="00E73B7C" w:rsidRDefault="009E28FD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連結至 AAA1_0102  BY 受理編號、診斷書張數、收據張數</w:t>
      </w:r>
      <w:r w:rsidR="002060E8" w:rsidRPr="00E73B7C">
        <w:rPr>
          <w:rFonts w:ascii="細明體" w:eastAsia="細明體" w:hAnsi="細明體" w:hint="eastAsia"/>
          <w:color w:val="000000"/>
          <w:lang w:eastAsia="zh-TW"/>
        </w:rPr>
        <w:t>(收據代碼為3014、3015、3016、3017)</w:t>
      </w:r>
      <w:r w:rsidRPr="00E73B7C">
        <w:rPr>
          <w:rFonts w:ascii="細明體" w:eastAsia="細明體" w:hAnsi="細明體" w:hint="eastAsia"/>
          <w:color w:val="000000"/>
          <w:lang w:eastAsia="zh-TW"/>
        </w:rPr>
        <w:t>。</w:t>
      </w:r>
    </w:p>
    <w:p w:rsidR="009E28FD" w:rsidRPr="00E73B7C" w:rsidRDefault="009E28FD" w:rsidP="009E28F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ELSE</w:t>
      </w:r>
    </w:p>
    <w:p w:rsidR="009E28FD" w:rsidRPr="00E73B7C" w:rsidRDefault="009E28FD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顯示　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修改成功，理賠簡易受理完成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>訊息</w:t>
      </w:r>
    </w:p>
    <w:p w:rsidR="009E28FD" w:rsidRPr="00E73B7C" w:rsidRDefault="009E28FD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回到AAA1_0100</w:t>
      </w:r>
    </w:p>
    <w:p w:rsidR="006D7F3F" w:rsidRPr="00E73B7C" w:rsidRDefault="009E28FD" w:rsidP="006D7F3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END IF。</w:t>
      </w:r>
    </w:p>
    <w:p w:rsidR="006D7F3F" w:rsidRPr="00E73B7C" w:rsidRDefault="006D7F3F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</w:t>
      </w:r>
      <w:r w:rsidRPr="00E73B7C">
        <w:rPr>
          <w:rFonts w:ascii="細明體" w:eastAsia="細明體" w:hAnsi="細明體"/>
          <w:color w:val="000000"/>
          <w:lang w:eastAsia="zh-TW"/>
        </w:rPr>
        <w:sym w:font="Wingdings" w:char="F0E8"/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顯示各種失敗情況的回覆訊息</w:t>
      </w:r>
    </w:p>
    <w:p w:rsidR="0023751E" w:rsidRPr="00E73B7C" w:rsidRDefault="0004402D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000000"/>
          <w:lang w:eastAsia="zh-TW"/>
        </w:rPr>
      </w:pPr>
      <w:r w:rsidRPr="00E73B7C">
        <w:rPr>
          <w:rFonts w:ascii="細明體" w:eastAsia="細明體" w:hAnsi="細明體" w:hint="eastAsia"/>
          <w:b/>
          <w:bCs/>
          <w:color w:val="000000"/>
          <w:lang w:eastAsia="zh-TW"/>
        </w:rPr>
        <w:t>案件</w:t>
      </w:r>
      <w:r w:rsidR="0023751E" w:rsidRPr="00E73B7C">
        <w:rPr>
          <w:rFonts w:ascii="細明體" w:eastAsia="細明體" w:hAnsi="細明體" w:hint="eastAsia"/>
          <w:b/>
          <w:bCs/>
          <w:color w:val="000000"/>
          <w:lang w:eastAsia="zh-TW"/>
        </w:rPr>
        <w:t>刪除</w:t>
      </w:r>
    </w:p>
    <w:p w:rsidR="0023751E" w:rsidRPr="00E73B7C" w:rsidRDefault="0023751E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顯示確認訊息：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確定要刪除 ? </w:t>
      </w:r>
      <w:r w:rsidRPr="00E73B7C">
        <w:rPr>
          <w:rFonts w:ascii="細明體" w:eastAsia="細明體" w:hAnsi="細明體"/>
          <w:color w:val="000000"/>
          <w:lang w:eastAsia="zh-TW"/>
        </w:rPr>
        <w:t xml:space="preserve">” </w:t>
      </w:r>
      <w:r w:rsidRPr="00E73B7C">
        <w:rPr>
          <w:rFonts w:ascii="細明體" w:eastAsia="細明體" w:hAnsi="細明體"/>
          <w:color w:val="000000"/>
        </w:rPr>
        <w:sym w:font="Wingdings" w:char="F0E8"/>
      </w:r>
      <w:r w:rsidRPr="00E73B7C">
        <w:rPr>
          <w:rFonts w:ascii="細明體" w:eastAsia="細明體" w:hAnsi="細明體" w:hint="eastAsia"/>
          <w:color w:val="000000"/>
          <w:lang w:eastAsia="zh-TW"/>
        </w:rPr>
        <w:t>若確定，才執行刪除動作</w:t>
      </w:r>
    </w:p>
    <w:p w:rsidR="003A1F04" w:rsidRPr="00E73B7C" w:rsidRDefault="003A1F04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檢核使用者：</w:t>
      </w:r>
    </w:p>
    <w:p w:rsidR="003A1F04" w:rsidRPr="00E73B7C" w:rsidRDefault="003A1F04" w:rsidP="003A1F04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CALL AA_A0Z001.Method4 By 傳入參數.受理編號。</w:t>
      </w:r>
    </w:p>
    <w:p w:rsidR="003A1F04" w:rsidRPr="00E73B7C" w:rsidRDefault="003A1F04" w:rsidP="003A1F04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IF DTAAA001.受理人員ID  &lt;&gt; 登入者ID</w:t>
      </w:r>
    </w:p>
    <w:p w:rsidR="003A1F04" w:rsidRPr="00E73B7C" w:rsidRDefault="003A1F04" w:rsidP="003A1F04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非本人件，不可修改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</w:t>
      </w:r>
    </w:p>
    <w:p w:rsidR="003A1F04" w:rsidRPr="00E73B7C" w:rsidRDefault="003A1F04" w:rsidP="003A1F04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</w:t>
      </w:r>
    </w:p>
    <w:p w:rsidR="0023751E" w:rsidRPr="00E73B7C" w:rsidRDefault="0023751E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異動TABLES </w:t>
      </w:r>
    </w:p>
    <w:p w:rsidR="00DC7306" w:rsidRPr="00E73B7C" w:rsidRDefault="0004402D" w:rsidP="00DC7306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DELETE </w:t>
      </w:r>
      <w:r w:rsidR="0023751E" w:rsidRPr="00E73B7C">
        <w:rPr>
          <w:rFonts w:ascii="細明體" w:eastAsia="細明體" w:hAnsi="細明體" w:hint="eastAsia"/>
          <w:color w:val="000000"/>
          <w:lang w:eastAsia="zh-TW"/>
        </w:rPr>
        <w:t>DT</w:t>
      </w:r>
      <w:r w:rsidRPr="00E73B7C">
        <w:rPr>
          <w:rFonts w:ascii="細明體" w:eastAsia="細明體" w:hAnsi="細明體" w:hint="eastAsia"/>
          <w:color w:val="000000"/>
          <w:lang w:eastAsia="zh-TW"/>
        </w:rPr>
        <w:t>A</w:t>
      </w:r>
      <w:r w:rsidR="0023751E" w:rsidRPr="00E73B7C">
        <w:rPr>
          <w:rFonts w:ascii="細明體" w:eastAsia="細明體" w:hAnsi="細明體" w:hint="eastAsia"/>
          <w:color w:val="000000"/>
          <w:lang w:eastAsia="zh-TW"/>
        </w:rPr>
        <w:t>AA00</w:t>
      </w:r>
      <w:r w:rsidR="00DC7306" w:rsidRPr="00E73B7C">
        <w:rPr>
          <w:rFonts w:ascii="細明體" w:eastAsia="細明體" w:hAnsi="細明體" w:hint="eastAsia"/>
          <w:color w:val="000000"/>
          <w:lang w:eastAsia="zh-TW"/>
        </w:rPr>
        <w:t>3理賠簡易受理檔 BY 傳入參數.</w:t>
      </w:r>
      <w:r w:rsidR="00041919" w:rsidRPr="00E73B7C">
        <w:rPr>
          <w:rFonts w:ascii="細明體" w:eastAsia="細明體" w:hAnsi="細明體" w:hint="eastAsia"/>
          <w:color w:val="000000"/>
          <w:lang w:eastAsia="zh-TW"/>
        </w:rPr>
        <w:t xml:space="preserve"> 受理編號</w:t>
      </w:r>
      <w:r w:rsidR="00DC7306" w:rsidRPr="00E73B7C">
        <w:rPr>
          <w:rFonts w:ascii="細明體" w:eastAsia="細明體" w:hAnsi="細明體" w:hint="eastAsia"/>
          <w:color w:val="000000"/>
          <w:lang w:eastAsia="zh-TW"/>
        </w:rPr>
        <w:t>：</w:t>
      </w:r>
    </w:p>
    <w:p w:rsidR="0004402D" w:rsidRPr="00E73B7C" w:rsidRDefault="0004402D" w:rsidP="0004402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失敗處理：</w:t>
      </w:r>
    </w:p>
    <w:p w:rsidR="0004402D" w:rsidRPr="00E73B7C" w:rsidRDefault="0004402D" w:rsidP="0004402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刪除</w:t>
      </w:r>
      <w:r w:rsidR="00DC7306" w:rsidRPr="00E73B7C">
        <w:rPr>
          <w:rFonts w:ascii="細明體" w:eastAsia="細明體" w:hAnsi="細明體" w:hint="eastAsia"/>
          <w:color w:val="000000"/>
          <w:lang w:eastAsia="zh-TW"/>
        </w:rPr>
        <w:t>理賠簡易受理檔</w:t>
      </w:r>
      <w:r w:rsidRPr="00E73B7C">
        <w:rPr>
          <w:rFonts w:ascii="細明體" w:eastAsia="細明體" w:hAnsi="細明體" w:hint="eastAsia"/>
          <w:color w:val="000000"/>
          <w:lang w:eastAsia="zh-TW"/>
        </w:rPr>
        <w:t>失敗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</w:t>
      </w:r>
    </w:p>
    <w:p w:rsidR="0004402D" w:rsidRPr="00E73B7C" w:rsidRDefault="0004402D" w:rsidP="0004402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</w:p>
    <w:p w:rsidR="0023751E" w:rsidRPr="00E73B7C" w:rsidRDefault="0004402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DELETE </w:t>
      </w:r>
      <w:r w:rsidR="0023751E" w:rsidRPr="00E73B7C">
        <w:rPr>
          <w:rFonts w:ascii="細明體" w:eastAsia="細明體" w:hAnsi="細明體" w:hint="eastAsia"/>
          <w:color w:val="000000"/>
          <w:lang w:eastAsia="zh-TW"/>
        </w:rPr>
        <w:t>DT</w:t>
      </w:r>
      <w:r w:rsidRPr="00E73B7C">
        <w:rPr>
          <w:rFonts w:ascii="細明體" w:eastAsia="細明體" w:hAnsi="細明體" w:hint="eastAsia"/>
          <w:color w:val="000000"/>
          <w:lang w:eastAsia="zh-TW"/>
        </w:rPr>
        <w:t>A</w:t>
      </w:r>
      <w:r w:rsidR="0023751E" w:rsidRPr="00E73B7C">
        <w:rPr>
          <w:rFonts w:ascii="細明體" w:eastAsia="細明體" w:hAnsi="細明體" w:hint="eastAsia"/>
          <w:color w:val="000000"/>
          <w:lang w:eastAsia="zh-TW"/>
        </w:rPr>
        <w:t>AA0</w:t>
      </w:r>
      <w:r w:rsidR="00DC7306" w:rsidRPr="00E73B7C">
        <w:rPr>
          <w:rFonts w:ascii="細明體" w:eastAsia="細明體" w:hAnsi="細明體" w:hint="eastAsia"/>
          <w:color w:val="000000"/>
          <w:lang w:eastAsia="zh-TW"/>
        </w:rPr>
        <w:t>04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</w:t>
      </w:r>
      <w:r w:rsidR="00DC7306" w:rsidRPr="00E73B7C">
        <w:rPr>
          <w:rFonts w:ascii="細明體" w:eastAsia="細明體" w:hAnsi="細明體" w:hint="eastAsia"/>
          <w:color w:val="000000"/>
          <w:lang w:eastAsia="zh-TW"/>
        </w:rPr>
        <w:t>理賠簡易受理檢附文件檔BY 傳入參數.</w:t>
      </w:r>
      <w:r w:rsidR="00041919" w:rsidRPr="00E73B7C">
        <w:rPr>
          <w:rFonts w:ascii="細明體" w:eastAsia="細明體" w:hAnsi="細明體" w:hint="eastAsia"/>
          <w:color w:val="000000"/>
          <w:lang w:eastAsia="zh-TW"/>
        </w:rPr>
        <w:t xml:space="preserve"> 受理編號</w:t>
      </w:r>
      <w:r w:rsidRPr="00E73B7C">
        <w:rPr>
          <w:rFonts w:ascii="細明體" w:eastAsia="細明體" w:hAnsi="細明體" w:hint="eastAsia"/>
          <w:color w:val="000000"/>
          <w:lang w:eastAsia="zh-TW"/>
        </w:rPr>
        <w:t>：</w:t>
      </w:r>
    </w:p>
    <w:p w:rsidR="00750BB0" w:rsidRPr="00E73B7C" w:rsidRDefault="00750BB0" w:rsidP="00750BB0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失敗處理：</w:t>
      </w:r>
    </w:p>
    <w:p w:rsidR="00750BB0" w:rsidRPr="00E73B7C" w:rsidRDefault="00750BB0" w:rsidP="00750BB0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="00932FC7" w:rsidRPr="00E73B7C">
        <w:rPr>
          <w:rFonts w:ascii="細明體" w:eastAsia="細明體" w:hAnsi="細明體" w:hint="eastAsia"/>
          <w:color w:val="000000"/>
          <w:lang w:eastAsia="zh-TW"/>
        </w:rPr>
        <w:t>刪除</w:t>
      </w:r>
      <w:r w:rsidR="00DC7306" w:rsidRPr="00E73B7C">
        <w:rPr>
          <w:rFonts w:ascii="細明體" w:eastAsia="細明體" w:hAnsi="細明體" w:hint="eastAsia"/>
          <w:color w:val="000000"/>
          <w:lang w:eastAsia="zh-TW"/>
        </w:rPr>
        <w:t>理賠簡易受理檢附文件檔</w:t>
      </w:r>
      <w:r w:rsidRPr="00E73B7C">
        <w:rPr>
          <w:rFonts w:ascii="細明體" w:eastAsia="細明體" w:hAnsi="細明體" w:hint="eastAsia"/>
          <w:color w:val="000000"/>
          <w:lang w:eastAsia="zh-TW"/>
        </w:rPr>
        <w:t>失敗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</w:t>
      </w:r>
    </w:p>
    <w:p w:rsidR="001F0D5B" w:rsidRPr="00E73B7C" w:rsidRDefault="00750BB0" w:rsidP="001F0D5B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</w:p>
    <w:p w:rsidR="009E28FD" w:rsidRPr="00E73B7C" w:rsidRDefault="009E28FD" w:rsidP="009E28F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DELETE DTAAA005 BY 傳入參數.受理編號</w:t>
      </w:r>
    </w:p>
    <w:p w:rsidR="009E28FD" w:rsidRPr="00E73B7C" w:rsidRDefault="009E28FD" w:rsidP="009E28F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失敗處理：</w:t>
      </w:r>
    </w:p>
    <w:p w:rsidR="009E28FD" w:rsidRPr="00E73B7C" w:rsidRDefault="009E28FD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刪除理賠簡易受理診斷書醫院檔失敗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</w:t>
      </w:r>
    </w:p>
    <w:p w:rsidR="009E28FD" w:rsidRPr="00E73B7C" w:rsidRDefault="009E28FD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</w:p>
    <w:p w:rsidR="009E28FD" w:rsidRPr="00E73B7C" w:rsidRDefault="009E28FD" w:rsidP="009E28F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DELETE DTAAA006 BY 傳入參數.受理編號</w:t>
      </w:r>
    </w:p>
    <w:p w:rsidR="009E28FD" w:rsidRPr="00E73B7C" w:rsidRDefault="009E28FD" w:rsidP="009E28F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失敗處理：</w:t>
      </w:r>
    </w:p>
    <w:p w:rsidR="009E28FD" w:rsidRPr="00E73B7C" w:rsidRDefault="009E28FD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刪除理賠簡易受理收據醫院檔失敗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</w:t>
      </w:r>
    </w:p>
    <w:p w:rsidR="009E28FD" w:rsidRPr="00E73B7C" w:rsidRDefault="009E28FD" w:rsidP="009E28F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</w:p>
    <w:p w:rsidR="00AE5218" w:rsidRPr="00E73B7C" w:rsidRDefault="00AE5218" w:rsidP="00AE521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若是團險件,DELETE DTAAA023 BY 傳入參數.受理編號</w:t>
      </w:r>
    </w:p>
    <w:p w:rsidR="00AE5218" w:rsidRPr="00E73B7C" w:rsidRDefault="00AE5218" w:rsidP="00AE5218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失敗處理：</w:t>
      </w:r>
    </w:p>
    <w:p w:rsidR="00AE5218" w:rsidRPr="00E73B7C" w:rsidRDefault="00AE5218" w:rsidP="00AE5218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回覆訊息： </w:t>
      </w:r>
      <w:r w:rsidRPr="00E73B7C">
        <w:rPr>
          <w:rFonts w:ascii="細明體" w:eastAsia="細明體" w:hAnsi="細明體"/>
          <w:color w:val="000000"/>
          <w:lang w:eastAsia="zh-TW"/>
        </w:rPr>
        <w:t>“</w:t>
      </w:r>
      <w:r w:rsidRPr="00E73B7C">
        <w:rPr>
          <w:rFonts w:ascii="細明體" w:eastAsia="細明體" w:hAnsi="細明體" w:hint="eastAsia"/>
          <w:color w:val="000000"/>
          <w:lang w:eastAsia="zh-TW"/>
        </w:rPr>
        <w:t>刪除理賠簡易受理保單檔失敗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。</w:t>
      </w:r>
    </w:p>
    <w:p w:rsidR="00AE5218" w:rsidRPr="00E73B7C" w:rsidRDefault="00AE5218" w:rsidP="00AE521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return。</w:t>
      </w:r>
    </w:p>
    <w:p w:rsidR="001F0D5B" w:rsidRPr="00E73B7C" w:rsidRDefault="001F0D5B" w:rsidP="001F0D5B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刪除BPM</w:t>
      </w:r>
    </w:p>
    <w:p w:rsidR="001F0D5B" w:rsidRPr="00E73B7C" w:rsidRDefault="001F0D5B" w:rsidP="001F0D5B">
      <w:pPr>
        <w:pStyle w:val="Tabletext"/>
        <w:keepLines w:val="0"/>
        <w:spacing w:after="0" w:line="240" w:lineRule="auto"/>
        <w:ind w:left="851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4.4.1  參數：</w:t>
      </w:r>
    </w:p>
    <w:p w:rsidR="001F0D5B" w:rsidRPr="00E73B7C" w:rsidRDefault="001F0D5B" w:rsidP="001F0D5B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APLY_NO：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畫面‧受理編號</w:t>
      </w:r>
    </w:p>
    <w:p w:rsidR="001F0D5B" w:rsidRPr="00E73B7C" w:rsidRDefault="001F0D5B" w:rsidP="001F0D5B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caseApprove：</w:t>
      </w:r>
      <w:r w:rsidRPr="00E73B7C">
        <w:rPr>
          <w:rFonts w:ascii="細明體" w:eastAsia="細明體" w:hAnsi="細明體" w:cs="Arial Unicode MS" w:hint="eastAsia"/>
          <w:color w:val="000000"/>
          <w:lang w:eastAsia="zh-TW"/>
        </w:rPr>
        <w:t>false</w:t>
      </w:r>
    </w:p>
    <w:p w:rsidR="001F0D5B" w:rsidRPr="00E73B7C" w:rsidRDefault="001F0D5B" w:rsidP="001F0D5B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/>
          <w:color w:val="000000"/>
          <w:lang w:eastAsia="zh-TW"/>
        </w:rPr>
        <w:t>stepElement.doDispatch()</w:t>
      </w:r>
    </w:p>
    <w:p w:rsidR="00DD421F" w:rsidRPr="00E73B7C" w:rsidRDefault="00DD421F" w:rsidP="00DD421F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cs="Arial Unicode MS" w:hint="eastAsia"/>
          <w:color w:val="000000"/>
          <w:lang w:eastAsia="zh-TW"/>
        </w:rPr>
      </w:pPr>
      <w:r w:rsidRPr="00E73B7C">
        <w:rPr>
          <w:rFonts w:ascii="細明體" w:eastAsia="細明體" w:hAnsi="細明體" w:cs="Verdana" w:hint="eastAsia"/>
          <w:color w:val="000000"/>
          <w:highlight w:val="white"/>
          <w:lang w:eastAsia="zh-TW"/>
        </w:rPr>
        <w:t>寫入登打資料</w:t>
      </w:r>
    </w:p>
    <w:p w:rsidR="00DD421F" w:rsidRPr="00E73B7C" w:rsidRDefault="00DD421F" w:rsidP="00DD421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Style w:val="HTML"/>
          <w:rFonts w:cs="Arial Unicode MS"/>
          <w:color w:val="000000"/>
          <w:sz w:val="20"/>
          <w:szCs w:val="20"/>
          <w:lang w:eastAsia="zh-TW"/>
        </w:rPr>
      </w:pPr>
      <w:r w:rsidRPr="00E73B7C">
        <w:rPr>
          <w:rFonts w:ascii="細明體" w:eastAsia="細明體" w:hAnsi="細明體" w:cs="Verdana" w:hint="eastAsia"/>
          <w:color w:val="000000"/>
          <w:lang w:eastAsia="zh-TW"/>
        </w:rPr>
        <w:t>CALL AA_A1Z001.Method2</w:t>
      </w:r>
    </w:p>
    <w:tbl>
      <w:tblPr>
        <w:tblW w:w="5940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3500"/>
      </w:tblGrid>
      <w:tr w:rsidR="00DD421F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421F" w:rsidRPr="00E73B7C" w:rsidRDefault="00DD421F" w:rsidP="00DD421F">
            <w:pPr>
              <w:jc w:val="center"/>
              <w:rPr>
                <w:rFonts w:ascii="細明體" w:eastAsia="細明體" w:hAnsi="細明體" w:cs="Arial Unicode MS"/>
                <w:b/>
                <w:bCs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cs="Arial Unicode MS" w:hint="eastAsia"/>
                <w:b/>
                <w:bCs/>
                <w:color w:val="000000"/>
                <w:sz w:val="20"/>
                <w:szCs w:val="20"/>
              </w:rPr>
              <w:t>參數名稱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421F" w:rsidRPr="00E73B7C" w:rsidRDefault="00DD421F" w:rsidP="00DD421F">
            <w:pPr>
              <w:jc w:val="center"/>
              <w:rPr>
                <w:rFonts w:ascii="細明體" w:eastAsia="細明體" w:hAnsi="細明體" w:cs="Arial Unicode MS"/>
                <w:b/>
                <w:bCs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b/>
                <w:bCs/>
                <w:color w:val="000000"/>
                <w:sz w:val="20"/>
                <w:szCs w:val="20"/>
              </w:rPr>
              <w:t>資料來源</w:t>
            </w:r>
          </w:p>
        </w:tc>
      </w:tr>
      <w:tr w:rsidR="00DD421F" w:rsidRPr="00E73B7C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D421F" w:rsidRPr="00E73B7C" w:rsidRDefault="00DD421F" w:rsidP="00DD421F">
            <w:pPr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 xml:space="preserve">受理編號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421F" w:rsidRPr="00E73B7C" w:rsidRDefault="00DD421F" w:rsidP="00DD421F">
            <w:pPr>
              <w:rPr>
                <w:rFonts w:ascii="細明體" w:eastAsia="細明體" w:hAnsi="細明體" w:cs="Arial Unicode MS"/>
                <w:color w:val="000000"/>
                <w:sz w:val="20"/>
                <w:szCs w:val="20"/>
              </w:rPr>
            </w:pPr>
            <w:r w:rsidRPr="00E73B7C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2.2.1</w:t>
            </w:r>
          </w:p>
        </w:tc>
      </w:tr>
    </w:tbl>
    <w:p w:rsidR="00DD421F" w:rsidRPr="00E73B7C" w:rsidRDefault="00DD421F" w:rsidP="00DD421F">
      <w:pPr>
        <w:pStyle w:val="Tabletext"/>
        <w:keepLines w:val="0"/>
        <w:spacing w:after="0" w:line="240" w:lineRule="auto"/>
        <w:ind w:left="1276"/>
        <w:rPr>
          <w:rFonts w:ascii="細明體" w:eastAsia="細明體" w:hAnsi="細明體" w:hint="eastAsia"/>
          <w:color w:val="000000"/>
          <w:lang w:eastAsia="zh-TW"/>
        </w:rPr>
      </w:pPr>
    </w:p>
    <w:p w:rsidR="0023751E" w:rsidRPr="00E73B7C" w:rsidRDefault="0023751E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刪除結果</w:t>
      </w:r>
    </w:p>
    <w:p w:rsidR="0023751E" w:rsidRPr="00E73B7C" w:rsidRDefault="0023751E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成功</w:t>
      </w:r>
      <w:r w:rsidR="006268AC" w:rsidRPr="00E73B7C">
        <w:rPr>
          <w:rFonts w:ascii="細明體" w:eastAsia="細明體" w:hAnsi="細明體"/>
          <w:color w:val="000000"/>
          <w:lang w:eastAsia="zh-TW"/>
        </w:rPr>
        <w:sym w:font="Wingdings" w:char="F0E8"/>
      </w:r>
      <w:r w:rsidR="006268AC" w:rsidRPr="00E73B7C">
        <w:rPr>
          <w:rFonts w:ascii="細明體" w:eastAsia="細明體" w:hAnsi="細明體" w:hint="eastAsia"/>
          <w:color w:val="000000"/>
          <w:lang w:eastAsia="zh-TW"/>
        </w:rPr>
        <w:t xml:space="preserve"> </w:t>
      </w:r>
      <w:r w:rsidRPr="00E73B7C">
        <w:rPr>
          <w:rFonts w:ascii="細明體" w:eastAsia="細明體" w:hAnsi="細明體" w:hint="eastAsia"/>
          <w:color w:val="000000"/>
          <w:lang w:eastAsia="zh-TW"/>
        </w:rPr>
        <w:t>顯示訊息：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Pr="00E73B7C">
        <w:rPr>
          <w:rFonts w:ascii="細明體" w:eastAsia="細明體" w:hAnsi="細明體" w:hint="eastAsia"/>
          <w:color w:val="000000"/>
          <w:lang w:eastAsia="zh-TW"/>
        </w:rPr>
        <w:t xml:space="preserve"> 刪除成功</w:t>
      </w:r>
      <w:r w:rsidRPr="00E73B7C">
        <w:rPr>
          <w:rFonts w:ascii="細明體" w:eastAsia="細明體" w:hAnsi="細明體"/>
          <w:color w:val="000000"/>
          <w:lang w:eastAsia="zh-TW"/>
        </w:rPr>
        <w:t>”</w:t>
      </w:r>
      <w:r w:rsidR="00130CE0" w:rsidRPr="00E73B7C">
        <w:rPr>
          <w:rFonts w:ascii="細明體" w:eastAsia="細明體" w:hAnsi="細明體" w:hint="eastAsia"/>
          <w:color w:val="000000"/>
          <w:lang w:eastAsia="zh-TW"/>
        </w:rPr>
        <w:t>，回到AAA1_0100</w:t>
      </w:r>
    </w:p>
    <w:p w:rsidR="0023751E" w:rsidRPr="00E73B7C" w:rsidRDefault="0023751E" w:rsidP="006268AC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失敗</w:t>
      </w:r>
      <w:r w:rsidR="006268AC" w:rsidRPr="00E73B7C">
        <w:rPr>
          <w:rFonts w:ascii="細明體" w:eastAsia="細明體" w:hAnsi="細明體"/>
          <w:color w:val="000000"/>
          <w:lang w:eastAsia="zh-TW"/>
        </w:rPr>
        <w:sym w:font="Wingdings" w:char="F0E8"/>
      </w:r>
      <w:r w:rsidR="006268AC" w:rsidRPr="00E73B7C">
        <w:rPr>
          <w:rFonts w:ascii="細明體" w:eastAsia="細明體" w:hAnsi="細明體" w:hint="eastAsia"/>
          <w:color w:val="000000"/>
          <w:lang w:eastAsia="zh-TW"/>
        </w:rPr>
        <w:t xml:space="preserve"> </w:t>
      </w:r>
      <w:r w:rsidRPr="00E73B7C">
        <w:rPr>
          <w:rFonts w:ascii="細明體" w:eastAsia="細明體" w:hAnsi="細明體" w:hint="eastAsia"/>
          <w:color w:val="000000"/>
          <w:lang w:eastAsia="zh-TW"/>
        </w:rPr>
        <w:t>顯示各種失敗情況的回覆訊息</w:t>
      </w:r>
    </w:p>
    <w:p w:rsidR="00535825" w:rsidRPr="00E73B7C" w:rsidRDefault="00535825" w:rsidP="00535825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簽名影像</w:t>
      </w:r>
    </w:p>
    <w:p w:rsidR="00535825" w:rsidRDefault="00535825" w:rsidP="00535825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  <w:r w:rsidRPr="00E73B7C">
        <w:rPr>
          <w:rFonts w:ascii="細明體" w:eastAsia="細明體" w:hAnsi="細明體" w:hint="eastAsia"/>
          <w:color w:val="000000"/>
          <w:lang w:eastAsia="zh-TW"/>
        </w:rPr>
        <w:t>另開視窗連結至ABZ10260 BY ID = 事故者ID。</w:t>
      </w:r>
    </w:p>
    <w:p w:rsidR="000613B3" w:rsidRDefault="000613B3" w:rsidP="000613B3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</w:p>
    <w:p w:rsidR="000613B3" w:rsidRPr="00E73B7C" w:rsidRDefault="00550543" w:rsidP="000613B3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細明體" w:eastAsia="細明體" w:hAnsi="細明體" w:hint="eastAsia"/>
          <w:b/>
          <w:bCs/>
          <w:color w:val="008000"/>
          <w:lang w:eastAsia="zh-TW"/>
        </w:rPr>
      </w:pPr>
      <w:r>
        <w:rPr>
          <w:rFonts w:ascii="細明體" w:eastAsia="細明體" w:hAnsi="細明體" w:hint="eastAsia"/>
          <w:b/>
          <w:bCs/>
          <w:color w:val="008000"/>
          <w:lang w:eastAsia="zh-TW"/>
        </w:rPr>
        <w:t>FATCA身份輸入</w:t>
      </w:r>
    </w:p>
    <w:p w:rsidR="000613B3" w:rsidRDefault="00550543" w:rsidP="000613B3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點擊[FATCA身份輸入]按鈕時，另外新開頁面連結至FATCA輸入頁面</w:t>
      </w:r>
    </w:p>
    <w:p w:rsidR="00550543" w:rsidRDefault="00550543" w:rsidP="00550543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契約情報/FATCA專區/個人客戶資料維護AIW0_0100</w:t>
      </w:r>
    </w:p>
    <w:p w:rsidR="00363677" w:rsidRDefault="00363677" w:rsidP="00363677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363677">
        <w:rPr>
          <w:rFonts w:ascii="細明體" w:eastAsia="細明體" w:hAnsi="細明體" w:hint="eastAsia"/>
          <w:lang w:eastAsia="zh-TW"/>
        </w:rPr>
        <w:t>身分證明影本</w:t>
      </w:r>
      <w:r w:rsidRPr="00363677">
        <w:rPr>
          <w:rFonts w:ascii="細明體" w:eastAsia="細明體" w:hAnsi="細明體"/>
          <w:lang w:eastAsia="zh-TW"/>
        </w:rPr>
        <w:t>(</w:t>
      </w:r>
      <w:r w:rsidRPr="00363677">
        <w:rPr>
          <w:rFonts w:ascii="細明體" w:eastAsia="細明體" w:hAnsi="細明體" w:hint="eastAsia"/>
          <w:lang w:eastAsia="zh-TW"/>
        </w:rPr>
        <w:t>證件掃描</w:t>
      </w:r>
      <w:r w:rsidRPr="00363677">
        <w:rPr>
          <w:rFonts w:ascii="細明體" w:eastAsia="細明體" w:hAnsi="細明體"/>
          <w:lang w:eastAsia="zh-TW"/>
        </w:rPr>
        <w:t>)</w:t>
      </w:r>
    </w:p>
    <w:p w:rsidR="00363677" w:rsidRDefault="006A49E6" w:rsidP="006A49E6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>
        <w:rPr>
          <w:rFonts w:ascii="細明體" w:eastAsia="細明體" w:hAnsi="細明體" w:hint="eastAsia"/>
          <w:lang w:eastAsia="zh-TW"/>
        </w:rPr>
        <w:t>讀取DTAAA003</w:t>
      </w:r>
      <w:r w:rsidRPr="006A49E6">
        <w:rPr>
          <w:rFonts w:ascii="細明體" w:eastAsia="細明體" w:hAnsi="細明體"/>
          <w:lang w:eastAsia="zh-TW"/>
        </w:rPr>
        <w:t>櫃檯件表示</w:t>
      </w:r>
      <w:r>
        <w:rPr>
          <w:rFonts w:ascii="細明體" w:eastAsia="細明體" w:hAnsi="細明體" w:hint="eastAsia"/>
          <w:lang w:eastAsia="zh-TW"/>
        </w:rPr>
        <w:t>(</w:t>
      </w:r>
      <w:r w:rsidRPr="006A49E6">
        <w:rPr>
          <w:rFonts w:ascii="細明體" w:eastAsia="細明體" w:hAnsi="細明體"/>
          <w:lang w:eastAsia="zh-TW"/>
        </w:rPr>
        <w:t>IS_SELF_CHCK</w:t>
      </w:r>
      <w:r>
        <w:rPr>
          <w:rFonts w:ascii="細明體" w:eastAsia="細明體" w:hAnsi="細明體" w:hint="eastAsia"/>
          <w:lang w:eastAsia="zh-TW"/>
        </w:rPr>
        <w:t>)欄位為</w:t>
      </w:r>
      <w:r>
        <w:rPr>
          <w:rFonts w:ascii="細明體" w:eastAsia="細明體" w:hAnsi="細明體"/>
          <w:lang w:eastAsia="zh-TW"/>
        </w:rPr>
        <w:t>’</w:t>
      </w:r>
      <w:r>
        <w:rPr>
          <w:rFonts w:ascii="細明體" w:eastAsia="細明體" w:hAnsi="細明體" w:hint="eastAsia"/>
          <w:lang w:eastAsia="zh-TW"/>
        </w:rPr>
        <w:t>1</w:t>
      </w:r>
      <w:r>
        <w:rPr>
          <w:rFonts w:ascii="細明體" w:eastAsia="細明體" w:hAnsi="細明體"/>
          <w:lang w:eastAsia="zh-TW"/>
        </w:rPr>
        <w:t>’</w:t>
      </w:r>
      <w:r>
        <w:rPr>
          <w:rFonts w:ascii="細明體" w:eastAsia="細明體" w:hAnsi="細明體" w:hint="eastAsia"/>
          <w:lang w:eastAsia="zh-TW"/>
        </w:rPr>
        <w:t>時，</w:t>
      </w:r>
      <w:r w:rsidRPr="006A49E6">
        <w:rPr>
          <w:rFonts w:ascii="細明體" w:eastAsia="細明體" w:hAnsi="細明體" w:hint="eastAsia"/>
          <w:lang w:eastAsia="zh-TW"/>
        </w:rPr>
        <w:t>身分證明影本</w:t>
      </w:r>
      <w:r w:rsidRPr="006A49E6">
        <w:rPr>
          <w:rFonts w:ascii="細明體" w:eastAsia="細明體" w:hAnsi="細明體"/>
          <w:lang w:eastAsia="zh-TW"/>
        </w:rPr>
        <w:t>(</w:t>
      </w:r>
      <w:r w:rsidRPr="006A49E6">
        <w:rPr>
          <w:rFonts w:ascii="細明體" w:eastAsia="細明體" w:hAnsi="細明體" w:hint="eastAsia"/>
          <w:lang w:eastAsia="zh-TW"/>
        </w:rPr>
        <w:t>證件掃描</w:t>
      </w:r>
      <w:r w:rsidRPr="006A49E6">
        <w:rPr>
          <w:rFonts w:ascii="細明體" w:eastAsia="細明體" w:hAnsi="細明體"/>
          <w:lang w:eastAsia="zh-TW"/>
        </w:rPr>
        <w:t>)</w:t>
      </w:r>
      <w:r w:rsidRPr="006A49E6">
        <w:rPr>
          <w:rFonts w:ascii="細明體" w:eastAsia="細明體" w:hAnsi="細明體" w:hint="eastAsia"/>
          <w:lang w:eastAsia="zh-TW"/>
        </w:rPr>
        <w:t>才可輸入</w:t>
      </w:r>
      <w:r>
        <w:rPr>
          <w:rFonts w:ascii="細明體" w:eastAsia="細明體" w:hAnsi="細明體" w:hint="eastAsia"/>
          <w:lang w:eastAsia="zh-TW"/>
        </w:rPr>
        <w:t>，</w:t>
      </w:r>
      <w:r w:rsidRPr="006A49E6">
        <w:rPr>
          <w:rFonts w:ascii="細明體" w:eastAsia="細明體" w:hAnsi="細明體" w:hint="eastAsia"/>
          <w:lang w:eastAsia="zh-TW"/>
        </w:rPr>
        <w:t>，否則反黃</w:t>
      </w:r>
      <w:r>
        <w:rPr>
          <w:rFonts w:ascii="細明體" w:eastAsia="細明體" w:hAnsi="細明體" w:hint="eastAsia"/>
          <w:lang w:eastAsia="zh-TW"/>
        </w:rPr>
        <w:t>不可輸入</w:t>
      </w:r>
      <w:r w:rsidRPr="006A49E6">
        <w:rPr>
          <w:rFonts w:ascii="細明體" w:eastAsia="細明體" w:hAnsi="細明體" w:hint="eastAsia"/>
          <w:lang w:eastAsia="zh-TW"/>
        </w:rPr>
        <w:t>。</w:t>
      </w:r>
    </w:p>
    <w:p w:rsidR="006A49E6" w:rsidRDefault="006A49E6" w:rsidP="006A49E6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6A49E6">
        <w:rPr>
          <w:rFonts w:ascii="細明體" w:eastAsia="細明體" w:hAnsi="細明體" w:hint="eastAsia"/>
          <w:lang w:eastAsia="zh-TW"/>
        </w:rPr>
        <w:t>如果user輸入超過1張，檢核時請提示</w:t>
      </w:r>
      <w:r w:rsidRPr="006A49E6">
        <w:rPr>
          <w:rFonts w:ascii="細明體" w:eastAsia="細明體" w:hAnsi="細明體"/>
          <w:lang w:eastAsia="zh-TW"/>
        </w:rPr>
        <w:t>”</w:t>
      </w:r>
      <w:r w:rsidRPr="006A49E6">
        <w:rPr>
          <w:rFonts w:ascii="細明體" w:eastAsia="細明體" w:hAnsi="細明體" w:hint="eastAsia"/>
          <w:lang w:eastAsia="zh-TW"/>
        </w:rPr>
        <w:t>身分證明影本</w:t>
      </w:r>
      <w:r w:rsidRPr="006A49E6">
        <w:rPr>
          <w:rFonts w:ascii="細明體" w:eastAsia="細明體" w:hAnsi="細明體"/>
          <w:lang w:eastAsia="zh-TW"/>
        </w:rPr>
        <w:t>(</w:t>
      </w:r>
      <w:r w:rsidRPr="006A49E6">
        <w:rPr>
          <w:rFonts w:ascii="細明體" w:eastAsia="細明體" w:hAnsi="細明體" w:hint="eastAsia"/>
          <w:lang w:eastAsia="zh-TW"/>
        </w:rPr>
        <w:t>證件掃描</w:t>
      </w:r>
      <w:r w:rsidRPr="006A49E6">
        <w:rPr>
          <w:rFonts w:ascii="細明體" w:eastAsia="細明體" w:hAnsi="細明體"/>
          <w:lang w:eastAsia="zh-TW"/>
        </w:rPr>
        <w:t>)</w:t>
      </w:r>
      <w:r>
        <w:rPr>
          <w:rFonts w:ascii="細明體" w:eastAsia="細明體" w:hAnsi="細明體" w:hint="eastAsia"/>
          <w:lang w:eastAsia="zh-TW"/>
        </w:rPr>
        <w:t>將整合成1張，</w:t>
      </w:r>
      <w:r w:rsidRPr="006A49E6">
        <w:rPr>
          <w:rFonts w:ascii="細明體" w:eastAsia="細明體" w:hAnsi="細明體" w:hint="eastAsia"/>
          <w:lang w:eastAsia="zh-TW"/>
        </w:rPr>
        <w:t>請勿輸入超過1張</w:t>
      </w:r>
      <w:r w:rsidRPr="006A49E6">
        <w:rPr>
          <w:rFonts w:ascii="細明體" w:eastAsia="細明體" w:hAnsi="細明體"/>
          <w:lang w:eastAsia="zh-TW"/>
        </w:rPr>
        <w:t>”</w:t>
      </w:r>
    </w:p>
    <w:p w:rsidR="006A49E6" w:rsidRPr="00E73B7C" w:rsidRDefault="006A49E6" w:rsidP="006A49E6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6A49E6">
        <w:rPr>
          <w:rFonts w:ascii="細明體" w:eastAsia="細明體" w:hAnsi="細明體"/>
          <w:lang w:eastAsia="zh-TW"/>
        </w:rPr>
        <w:t>文件代碼</w:t>
      </w:r>
      <w:r>
        <w:rPr>
          <w:rFonts w:ascii="細明體" w:eastAsia="細明體" w:hAnsi="細明體" w:hint="eastAsia"/>
          <w:lang w:eastAsia="zh-TW"/>
        </w:rPr>
        <w:t>設為</w:t>
      </w:r>
      <w:r>
        <w:rPr>
          <w:rFonts w:ascii="細明體" w:eastAsia="細明體" w:hAnsi="細明體"/>
          <w:lang w:eastAsia="zh-TW"/>
        </w:rPr>
        <w:t>’</w:t>
      </w:r>
      <w:r>
        <w:rPr>
          <w:rFonts w:ascii="細明體" w:eastAsia="細明體" w:hAnsi="細明體" w:hint="eastAsia"/>
          <w:lang w:eastAsia="zh-TW"/>
        </w:rPr>
        <w:t>300075</w:t>
      </w:r>
      <w:r>
        <w:rPr>
          <w:rFonts w:ascii="細明體" w:eastAsia="細明體" w:hAnsi="細明體"/>
          <w:lang w:eastAsia="zh-TW"/>
        </w:rPr>
        <w:t>’</w:t>
      </w:r>
    </w:p>
    <w:p w:rsidR="000613B3" w:rsidRPr="00E73B7C" w:rsidRDefault="000613B3" w:rsidP="000613B3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color w:val="000000"/>
          <w:lang w:eastAsia="zh-TW"/>
        </w:rPr>
      </w:pPr>
    </w:p>
    <w:sectPr w:rsidR="000613B3" w:rsidRPr="00E73B7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50B4" w:rsidRDefault="00F250B4" w:rsidP="00EB4FFB">
      <w:r>
        <w:separator/>
      </w:r>
    </w:p>
  </w:endnote>
  <w:endnote w:type="continuationSeparator" w:id="0">
    <w:p w:rsidR="00F250B4" w:rsidRDefault="00F250B4" w:rsidP="00EB4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50B4" w:rsidRDefault="00F250B4" w:rsidP="00EB4FFB">
      <w:r>
        <w:separator/>
      </w:r>
    </w:p>
  </w:footnote>
  <w:footnote w:type="continuationSeparator" w:id="0">
    <w:p w:rsidR="00F250B4" w:rsidRDefault="00F250B4" w:rsidP="00EB4F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77D95"/>
    <w:multiLevelType w:val="hybridMultilevel"/>
    <w:tmpl w:val="0CDEEBCE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98A13EA"/>
    <w:multiLevelType w:val="hybridMultilevel"/>
    <w:tmpl w:val="D70ED7C6"/>
    <w:lvl w:ilvl="0" w:tplc="47B4384E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9E303100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68B8D9C6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C024A9"/>
    <w:multiLevelType w:val="hybridMultilevel"/>
    <w:tmpl w:val="3DAC7E6C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21F60590"/>
    <w:multiLevelType w:val="hybridMultilevel"/>
    <w:tmpl w:val="21F2A344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22473258"/>
    <w:multiLevelType w:val="hybridMultilevel"/>
    <w:tmpl w:val="198C58E2"/>
    <w:lvl w:ilvl="0" w:tplc="04090005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4033920"/>
    <w:multiLevelType w:val="hybridMultilevel"/>
    <w:tmpl w:val="2F7061B6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354562F4"/>
    <w:multiLevelType w:val="hybridMultilevel"/>
    <w:tmpl w:val="86F8826E"/>
    <w:lvl w:ilvl="0" w:tplc="06FEB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F223E6B"/>
    <w:multiLevelType w:val="multilevel"/>
    <w:tmpl w:val="FA3433E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Times New Roman" w:hAnsi="Times New Roman" w:cs="Times New Roman"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ascii="Times New Roman" w:hAnsi="Times New Roman" w:cs="Times New Roman" w:hint="default"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ascii="Times New Roman" w:hAnsi="Times New Roman" w:cs="Times New Roman" w:hint="default"/>
        <w:sz w:val="20"/>
        <w:szCs w:val="20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8" w15:restartNumberingAfterBreak="0">
    <w:nsid w:val="461424D1"/>
    <w:multiLevelType w:val="hybridMultilevel"/>
    <w:tmpl w:val="36907FD2"/>
    <w:lvl w:ilvl="0" w:tplc="B5EA7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DB5611B"/>
    <w:multiLevelType w:val="hybridMultilevel"/>
    <w:tmpl w:val="ED7A0838"/>
    <w:lvl w:ilvl="0" w:tplc="39B8A4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EDA2401"/>
    <w:multiLevelType w:val="hybridMultilevel"/>
    <w:tmpl w:val="0A34CC4C"/>
    <w:lvl w:ilvl="0" w:tplc="427C032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63B44E25"/>
    <w:multiLevelType w:val="hybridMultilevel"/>
    <w:tmpl w:val="DDDE1D84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BBD0A62E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66743B2D"/>
    <w:multiLevelType w:val="hybridMultilevel"/>
    <w:tmpl w:val="B520093C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6B16700F"/>
    <w:multiLevelType w:val="hybridMultilevel"/>
    <w:tmpl w:val="E0C6B62A"/>
    <w:lvl w:ilvl="0" w:tplc="EDA20890">
      <w:start w:val="1"/>
      <w:numFmt w:val="taiwaneseCountingThousand"/>
      <w:lvlText w:val="(%1)"/>
      <w:lvlJc w:val="left"/>
      <w:pPr>
        <w:ind w:left="720" w:hanging="720"/>
      </w:pPr>
      <w:rPr>
        <w:rFonts w:ascii="Arial" w:hAnsi="Arial" w:cs="Arial"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C0A78C5"/>
    <w:multiLevelType w:val="hybridMultilevel"/>
    <w:tmpl w:val="C09CC386"/>
    <w:lvl w:ilvl="0" w:tplc="6E2CE626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6C7166A2"/>
    <w:multiLevelType w:val="hybridMultilevel"/>
    <w:tmpl w:val="5EBA6560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712C001F"/>
    <w:multiLevelType w:val="hybridMultilevel"/>
    <w:tmpl w:val="93A6B766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2"/>
  </w:num>
  <w:num w:numId="5">
    <w:abstractNumId w:val="11"/>
  </w:num>
  <w:num w:numId="6">
    <w:abstractNumId w:val="3"/>
  </w:num>
  <w:num w:numId="7">
    <w:abstractNumId w:val="2"/>
  </w:num>
  <w:num w:numId="8">
    <w:abstractNumId w:val="14"/>
  </w:num>
  <w:num w:numId="9">
    <w:abstractNumId w:val="10"/>
  </w:num>
  <w:num w:numId="10">
    <w:abstractNumId w:val="0"/>
  </w:num>
  <w:num w:numId="11">
    <w:abstractNumId w:val="16"/>
  </w:num>
  <w:num w:numId="12">
    <w:abstractNumId w:val="15"/>
  </w:num>
  <w:num w:numId="13">
    <w:abstractNumId w:val="8"/>
  </w:num>
  <w:num w:numId="14">
    <w:abstractNumId w:val="5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oNotTrackFormatting/>
  <w:defaultTabStop w:val="720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A6C1D"/>
    <w:rsid w:val="000071DB"/>
    <w:rsid w:val="00015C66"/>
    <w:rsid w:val="000231E4"/>
    <w:rsid w:val="0002524C"/>
    <w:rsid w:val="00041919"/>
    <w:rsid w:val="00043444"/>
    <w:rsid w:val="0004402D"/>
    <w:rsid w:val="00051949"/>
    <w:rsid w:val="00053555"/>
    <w:rsid w:val="00054CEE"/>
    <w:rsid w:val="000613B3"/>
    <w:rsid w:val="00062107"/>
    <w:rsid w:val="000637E5"/>
    <w:rsid w:val="00071325"/>
    <w:rsid w:val="00075BD0"/>
    <w:rsid w:val="00080E62"/>
    <w:rsid w:val="00081F0F"/>
    <w:rsid w:val="00082FB3"/>
    <w:rsid w:val="00083019"/>
    <w:rsid w:val="000950DA"/>
    <w:rsid w:val="000A7150"/>
    <w:rsid w:val="000D44D2"/>
    <w:rsid w:val="000D6215"/>
    <w:rsid w:val="000D6775"/>
    <w:rsid w:val="000E58E3"/>
    <w:rsid w:val="000F3772"/>
    <w:rsid w:val="000F48DF"/>
    <w:rsid w:val="00101DD2"/>
    <w:rsid w:val="001031A4"/>
    <w:rsid w:val="00104D26"/>
    <w:rsid w:val="00116753"/>
    <w:rsid w:val="00121119"/>
    <w:rsid w:val="00130CE0"/>
    <w:rsid w:val="001667C7"/>
    <w:rsid w:val="00170500"/>
    <w:rsid w:val="00171B11"/>
    <w:rsid w:val="001730E5"/>
    <w:rsid w:val="00183BBD"/>
    <w:rsid w:val="00184B3B"/>
    <w:rsid w:val="0018584B"/>
    <w:rsid w:val="001872D8"/>
    <w:rsid w:val="001941D0"/>
    <w:rsid w:val="001A6A44"/>
    <w:rsid w:val="001B26BD"/>
    <w:rsid w:val="001B350E"/>
    <w:rsid w:val="001B3F1A"/>
    <w:rsid w:val="001C164F"/>
    <w:rsid w:val="001D5D8E"/>
    <w:rsid w:val="001F0D5B"/>
    <w:rsid w:val="001F484E"/>
    <w:rsid w:val="001F54BB"/>
    <w:rsid w:val="001F64AA"/>
    <w:rsid w:val="001F79DD"/>
    <w:rsid w:val="002060E8"/>
    <w:rsid w:val="002063B4"/>
    <w:rsid w:val="00212685"/>
    <w:rsid w:val="00213192"/>
    <w:rsid w:val="00214A90"/>
    <w:rsid w:val="002206F0"/>
    <w:rsid w:val="0023365F"/>
    <w:rsid w:val="00233960"/>
    <w:rsid w:val="0023751E"/>
    <w:rsid w:val="00245CF4"/>
    <w:rsid w:val="002462BD"/>
    <w:rsid w:val="00256F0E"/>
    <w:rsid w:val="002721ED"/>
    <w:rsid w:val="0027724D"/>
    <w:rsid w:val="002823A7"/>
    <w:rsid w:val="00283085"/>
    <w:rsid w:val="00283D31"/>
    <w:rsid w:val="002868CE"/>
    <w:rsid w:val="00291981"/>
    <w:rsid w:val="00291A80"/>
    <w:rsid w:val="002B5118"/>
    <w:rsid w:val="002C34E1"/>
    <w:rsid w:val="002D098C"/>
    <w:rsid w:val="002D158C"/>
    <w:rsid w:val="002E57B3"/>
    <w:rsid w:val="002F24D5"/>
    <w:rsid w:val="002F258F"/>
    <w:rsid w:val="002F5143"/>
    <w:rsid w:val="002F73F4"/>
    <w:rsid w:val="002F75C0"/>
    <w:rsid w:val="003001AC"/>
    <w:rsid w:val="003121A5"/>
    <w:rsid w:val="00312E19"/>
    <w:rsid w:val="003143FF"/>
    <w:rsid w:val="00320F0C"/>
    <w:rsid w:val="00321F6B"/>
    <w:rsid w:val="003220A5"/>
    <w:rsid w:val="00323C0D"/>
    <w:rsid w:val="0033124C"/>
    <w:rsid w:val="00331C16"/>
    <w:rsid w:val="00331E75"/>
    <w:rsid w:val="003326FF"/>
    <w:rsid w:val="003351A5"/>
    <w:rsid w:val="0034569E"/>
    <w:rsid w:val="00345722"/>
    <w:rsid w:val="00353FED"/>
    <w:rsid w:val="003633F9"/>
    <w:rsid w:val="00363677"/>
    <w:rsid w:val="00371309"/>
    <w:rsid w:val="00386AA9"/>
    <w:rsid w:val="00391CF8"/>
    <w:rsid w:val="003A1F04"/>
    <w:rsid w:val="003A7BF7"/>
    <w:rsid w:val="003B256E"/>
    <w:rsid w:val="003B47FC"/>
    <w:rsid w:val="003B7C9A"/>
    <w:rsid w:val="003D2C71"/>
    <w:rsid w:val="003D6CD8"/>
    <w:rsid w:val="003F71C2"/>
    <w:rsid w:val="00402183"/>
    <w:rsid w:val="0040617B"/>
    <w:rsid w:val="0041682A"/>
    <w:rsid w:val="00423FC2"/>
    <w:rsid w:val="004301AA"/>
    <w:rsid w:val="004354E1"/>
    <w:rsid w:val="00435785"/>
    <w:rsid w:val="00436155"/>
    <w:rsid w:val="00436A28"/>
    <w:rsid w:val="00446C5E"/>
    <w:rsid w:val="00452455"/>
    <w:rsid w:val="00454E48"/>
    <w:rsid w:val="0045681B"/>
    <w:rsid w:val="004619F6"/>
    <w:rsid w:val="00464A3A"/>
    <w:rsid w:val="004703DD"/>
    <w:rsid w:val="0047106B"/>
    <w:rsid w:val="0047675B"/>
    <w:rsid w:val="00476E84"/>
    <w:rsid w:val="00481718"/>
    <w:rsid w:val="0048237D"/>
    <w:rsid w:val="00483831"/>
    <w:rsid w:val="0048564F"/>
    <w:rsid w:val="00487409"/>
    <w:rsid w:val="004929EF"/>
    <w:rsid w:val="004A7E5E"/>
    <w:rsid w:val="004B62B0"/>
    <w:rsid w:val="004C732B"/>
    <w:rsid w:val="004D0C84"/>
    <w:rsid w:val="004E0C72"/>
    <w:rsid w:val="004E11AA"/>
    <w:rsid w:val="004E2F7A"/>
    <w:rsid w:val="004F09C0"/>
    <w:rsid w:val="004F4635"/>
    <w:rsid w:val="004F50B3"/>
    <w:rsid w:val="00501C43"/>
    <w:rsid w:val="00503FCE"/>
    <w:rsid w:val="005126FC"/>
    <w:rsid w:val="00524460"/>
    <w:rsid w:val="0053424C"/>
    <w:rsid w:val="00535825"/>
    <w:rsid w:val="00544D85"/>
    <w:rsid w:val="00550543"/>
    <w:rsid w:val="00552E24"/>
    <w:rsid w:val="0055466D"/>
    <w:rsid w:val="005622C2"/>
    <w:rsid w:val="00564AB8"/>
    <w:rsid w:val="00566159"/>
    <w:rsid w:val="00575E9B"/>
    <w:rsid w:val="0058351A"/>
    <w:rsid w:val="00586408"/>
    <w:rsid w:val="005B3FB8"/>
    <w:rsid w:val="005B7524"/>
    <w:rsid w:val="005B7A64"/>
    <w:rsid w:val="005C5395"/>
    <w:rsid w:val="005C7AB5"/>
    <w:rsid w:val="005D062B"/>
    <w:rsid w:val="005E6D1C"/>
    <w:rsid w:val="00601ADA"/>
    <w:rsid w:val="00601C08"/>
    <w:rsid w:val="00603D01"/>
    <w:rsid w:val="00604CEA"/>
    <w:rsid w:val="00607A02"/>
    <w:rsid w:val="00607C86"/>
    <w:rsid w:val="006137F7"/>
    <w:rsid w:val="00617108"/>
    <w:rsid w:val="006225C0"/>
    <w:rsid w:val="006268AC"/>
    <w:rsid w:val="006339DB"/>
    <w:rsid w:val="0063718A"/>
    <w:rsid w:val="00637333"/>
    <w:rsid w:val="00637DD4"/>
    <w:rsid w:val="006424C3"/>
    <w:rsid w:val="006435EE"/>
    <w:rsid w:val="00652AF3"/>
    <w:rsid w:val="006535B2"/>
    <w:rsid w:val="00657D8A"/>
    <w:rsid w:val="0066012C"/>
    <w:rsid w:val="00666CC0"/>
    <w:rsid w:val="00667723"/>
    <w:rsid w:val="00667CBC"/>
    <w:rsid w:val="006718CE"/>
    <w:rsid w:val="00673BFA"/>
    <w:rsid w:val="00673E9F"/>
    <w:rsid w:val="00674D0D"/>
    <w:rsid w:val="0067650F"/>
    <w:rsid w:val="00686716"/>
    <w:rsid w:val="00693ED8"/>
    <w:rsid w:val="006A2A72"/>
    <w:rsid w:val="006A49E6"/>
    <w:rsid w:val="006B0D3F"/>
    <w:rsid w:val="006B39A6"/>
    <w:rsid w:val="006B5620"/>
    <w:rsid w:val="006C0DBB"/>
    <w:rsid w:val="006C51BE"/>
    <w:rsid w:val="006D1185"/>
    <w:rsid w:val="006D450C"/>
    <w:rsid w:val="006D7491"/>
    <w:rsid w:val="006D7F3F"/>
    <w:rsid w:val="006E246E"/>
    <w:rsid w:val="006E37B9"/>
    <w:rsid w:val="006F5D3C"/>
    <w:rsid w:val="007031E0"/>
    <w:rsid w:val="0071761C"/>
    <w:rsid w:val="00725A0C"/>
    <w:rsid w:val="007306EC"/>
    <w:rsid w:val="00750BB0"/>
    <w:rsid w:val="00751660"/>
    <w:rsid w:val="0075178B"/>
    <w:rsid w:val="00756F5F"/>
    <w:rsid w:val="007571ED"/>
    <w:rsid w:val="007617BE"/>
    <w:rsid w:val="007644C9"/>
    <w:rsid w:val="007673E9"/>
    <w:rsid w:val="00772BF7"/>
    <w:rsid w:val="00781ADD"/>
    <w:rsid w:val="00781DFC"/>
    <w:rsid w:val="00784128"/>
    <w:rsid w:val="007A0D7B"/>
    <w:rsid w:val="007A21A8"/>
    <w:rsid w:val="007A2661"/>
    <w:rsid w:val="007B0856"/>
    <w:rsid w:val="007B3BDA"/>
    <w:rsid w:val="007B3FE9"/>
    <w:rsid w:val="007C098B"/>
    <w:rsid w:val="007D2291"/>
    <w:rsid w:val="007D3290"/>
    <w:rsid w:val="007D7C58"/>
    <w:rsid w:val="007E4684"/>
    <w:rsid w:val="007F04CF"/>
    <w:rsid w:val="0080445A"/>
    <w:rsid w:val="00814356"/>
    <w:rsid w:val="00820DF6"/>
    <w:rsid w:val="008277B4"/>
    <w:rsid w:val="008366DE"/>
    <w:rsid w:val="00837CE0"/>
    <w:rsid w:val="008404C7"/>
    <w:rsid w:val="008418B4"/>
    <w:rsid w:val="008462A6"/>
    <w:rsid w:val="0084661F"/>
    <w:rsid w:val="008504F8"/>
    <w:rsid w:val="0085588C"/>
    <w:rsid w:val="00861476"/>
    <w:rsid w:val="00865346"/>
    <w:rsid w:val="00870A8E"/>
    <w:rsid w:val="008878C0"/>
    <w:rsid w:val="00894710"/>
    <w:rsid w:val="00894F4C"/>
    <w:rsid w:val="008960D1"/>
    <w:rsid w:val="008B3D60"/>
    <w:rsid w:val="008C5556"/>
    <w:rsid w:val="008D248E"/>
    <w:rsid w:val="008D7B1E"/>
    <w:rsid w:val="008E17FF"/>
    <w:rsid w:val="008E1E82"/>
    <w:rsid w:val="008F5529"/>
    <w:rsid w:val="008F6A3E"/>
    <w:rsid w:val="00904113"/>
    <w:rsid w:val="009049D4"/>
    <w:rsid w:val="00912B00"/>
    <w:rsid w:val="00916644"/>
    <w:rsid w:val="00917099"/>
    <w:rsid w:val="00920B91"/>
    <w:rsid w:val="009219B1"/>
    <w:rsid w:val="0092287F"/>
    <w:rsid w:val="00926FEB"/>
    <w:rsid w:val="00932756"/>
    <w:rsid w:val="00932FC7"/>
    <w:rsid w:val="009369FB"/>
    <w:rsid w:val="0093766D"/>
    <w:rsid w:val="00937AA7"/>
    <w:rsid w:val="00944EDD"/>
    <w:rsid w:val="00962CEE"/>
    <w:rsid w:val="0096301A"/>
    <w:rsid w:val="009751A4"/>
    <w:rsid w:val="0098208D"/>
    <w:rsid w:val="00986CD3"/>
    <w:rsid w:val="00994FC0"/>
    <w:rsid w:val="009A7CC5"/>
    <w:rsid w:val="009B2713"/>
    <w:rsid w:val="009B3B73"/>
    <w:rsid w:val="009B4663"/>
    <w:rsid w:val="009C1002"/>
    <w:rsid w:val="009C10E6"/>
    <w:rsid w:val="009C1A3B"/>
    <w:rsid w:val="009D1CA1"/>
    <w:rsid w:val="009D3A71"/>
    <w:rsid w:val="009D5843"/>
    <w:rsid w:val="009E28FD"/>
    <w:rsid w:val="009E5276"/>
    <w:rsid w:val="009E5926"/>
    <w:rsid w:val="009F1492"/>
    <w:rsid w:val="009F2D45"/>
    <w:rsid w:val="00A00C25"/>
    <w:rsid w:val="00A06E32"/>
    <w:rsid w:val="00A06EF1"/>
    <w:rsid w:val="00A06F54"/>
    <w:rsid w:val="00A116C1"/>
    <w:rsid w:val="00A12E78"/>
    <w:rsid w:val="00A15AE6"/>
    <w:rsid w:val="00A20250"/>
    <w:rsid w:val="00A20F3D"/>
    <w:rsid w:val="00A23753"/>
    <w:rsid w:val="00A246AF"/>
    <w:rsid w:val="00A26935"/>
    <w:rsid w:val="00A31187"/>
    <w:rsid w:val="00A33F0F"/>
    <w:rsid w:val="00A3705C"/>
    <w:rsid w:val="00A41EEA"/>
    <w:rsid w:val="00A45817"/>
    <w:rsid w:val="00A47CB0"/>
    <w:rsid w:val="00A64565"/>
    <w:rsid w:val="00A66DC5"/>
    <w:rsid w:val="00A728BB"/>
    <w:rsid w:val="00A72FF3"/>
    <w:rsid w:val="00A773B1"/>
    <w:rsid w:val="00A82A10"/>
    <w:rsid w:val="00A96156"/>
    <w:rsid w:val="00AA298E"/>
    <w:rsid w:val="00AA3C8E"/>
    <w:rsid w:val="00AB10CF"/>
    <w:rsid w:val="00AB2E89"/>
    <w:rsid w:val="00AB33F9"/>
    <w:rsid w:val="00AB4A97"/>
    <w:rsid w:val="00AB6C5A"/>
    <w:rsid w:val="00AC44F0"/>
    <w:rsid w:val="00AC7876"/>
    <w:rsid w:val="00AD2751"/>
    <w:rsid w:val="00AD64AC"/>
    <w:rsid w:val="00AD6A22"/>
    <w:rsid w:val="00AD7D18"/>
    <w:rsid w:val="00AE0A59"/>
    <w:rsid w:val="00AE2053"/>
    <w:rsid w:val="00AE5218"/>
    <w:rsid w:val="00AF1E6B"/>
    <w:rsid w:val="00AF2084"/>
    <w:rsid w:val="00AF477C"/>
    <w:rsid w:val="00AF4CCF"/>
    <w:rsid w:val="00B07D68"/>
    <w:rsid w:val="00B10478"/>
    <w:rsid w:val="00B14BA2"/>
    <w:rsid w:val="00B1633F"/>
    <w:rsid w:val="00B22BFC"/>
    <w:rsid w:val="00B246A1"/>
    <w:rsid w:val="00B3201E"/>
    <w:rsid w:val="00B32F31"/>
    <w:rsid w:val="00B36496"/>
    <w:rsid w:val="00B41DC2"/>
    <w:rsid w:val="00B42FD4"/>
    <w:rsid w:val="00B43227"/>
    <w:rsid w:val="00B45F41"/>
    <w:rsid w:val="00B46492"/>
    <w:rsid w:val="00B504D2"/>
    <w:rsid w:val="00B507D8"/>
    <w:rsid w:val="00B64A5E"/>
    <w:rsid w:val="00B67660"/>
    <w:rsid w:val="00B72A02"/>
    <w:rsid w:val="00B74A77"/>
    <w:rsid w:val="00B74CB1"/>
    <w:rsid w:val="00B77E6C"/>
    <w:rsid w:val="00B80600"/>
    <w:rsid w:val="00B8071D"/>
    <w:rsid w:val="00B80CA6"/>
    <w:rsid w:val="00B81554"/>
    <w:rsid w:val="00B92240"/>
    <w:rsid w:val="00B951B3"/>
    <w:rsid w:val="00B96B01"/>
    <w:rsid w:val="00BC6D07"/>
    <w:rsid w:val="00BC7FFE"/>
    <w:rsid w:val="00BE1857"/>
    <w:rsid w:val="00BF0F90"/>
    <w:rsid w:val="00BF45CD"/>
    <w:rsid w:val="00BF4AC2"/>
    <w:rsid w:val="00BF4D49"/>
    <w:rsid w:val="00BF6A27"/>
    <w:rsid w:val="00C07497"/>
    <w:rsid w:val="00C24A95"/>
    <w:rsid w:val="00C318BC"/>
    <w:rsid w:val="00C3445F"/>
    <w:rsid w:val="00C34D80"/>
    <w:rsid w:val="00C40B77"/>
    <w:rsid w:val="00C51F84"/>
    <w:rsid w:val="00C54020"/>
    <w:rsid w:val="00C56F85"/>
    <w:rsid w:val="00C70352"/>
    <w:rsid w:val="00C715C1"/>
    <w:rsid w:val="00C76BA6"/>
    <w:rsid w:val="00C9460D"/>
    <w:rsid w:val="00CA0C97"/>
    <w:rsid w:val="00CB2585"/>
    <w:rsid w:val="00CB25A4"/>
    <w:rsid w:val="00CB3658"/>
    <w:rsid w:val="00CB386A"/>
    <w:rsid w:val="00CB7F06"/>
    <w:rsid w:val="00CC0D6E"/>
    <w:rsid w:val="00CC163C"/>
    <w:rsid w:val="00CD0ADA"/>
    <w:rsid w:val="00CD421E"/>
    <w:rsid w:val="00CD5D3D"/>
    <w:rsid w:val="00CE238F"/>
    <w:rsid w:val="00CE31A2"/>
    <w:rsid w:val="00CE3EFF"/>
    <w:rsid w:val="00CE5D4A"/>
    <w:rsid w:val="00CE71F7"/>
    <w:rsid w:val="00CF2B92"/>
    <w:rsid w:val="00D10D30"/>
    <w:rsid w:val="00D123A4"/>
    <w:rsid w:val="00D133F7"/>
    <w:rsid w:val="00D1522E"/>
    <w:rsid w:val="00D202E5"/>
    <w:rsid w:val="00D21538"/>
    <w:rsid w:val="00D22252"/>
    <w:rsid w:val="00D23912"/>
    <w:rsid w:val="00D25907"/>
    <w:rsid w:val="00D278AD"/>
    <w:rsid w:val="00D32083"/>
    <w:rsid w:val="00D34256"/>
    <w:rsid w:val="00D4346D"/>
    <w:rsid w:val="00D445BE"/>
    <w:rsid w:val="00D44F60"/>
    <w:rsid w:val="00D512D6"/>
    <w:rsid w:val="00D514C5"/>
    <w:rsid w:val="00D54B1C"/>
    <w:rsid w:val="00D551AC"/>
    <w:rsid w:val="00D555D5"/>
    <w:rsid w:val="00D656AA"/>
    <w:rsid w:val="00D65A39"/>
    <w:rsid w:val="00D66D9C"/>
    <w:rsid w:val="00D7623F"/>
    <w:rsid w:val="00D77DE5"/>
    <w:rsid w:val="00D90219"/>
    <w:rsid w:val="00DA0F20"/>
    <w:rsid w:val="00DA1053"/>
    <w:rsid w:val="00DA308A"/>
    <w:rsid w:val="00DA6C1D"/>
    <w:rsid w:val="00DB34AB"/>
    <w:rsid w:val="00DB5407"/>
    <w:rsid w:val="00DB58FF"/>
    <w:rsid w:val="00DC1EF7"/>
    <w:rsid w:val="00DC2DD0"/>
    <w:rsid w:val="00DC381B"/>
    <w:rsid w:val="00DC7306"/>
    <w:rsid w:val="00DD421F"/>
    <w:rsid w:val="00DE129A"/>
    <w:rsid w:val="00DE4C46"/>
    <w:rsid w:val="00DF113C"/>
    <w:rsid w:val="00DF7A56"/>
    <w:rsid w:val="00E01973"/>
    <w:rsid w:val="00E0565E"/>
    <w:rsid w:val="00E07266"/>
    <w:rsid w:val="00E07380"/>
    <w:rsid w:val="00E11950"/>
    <w:rsid w:val="00E14336"/>
    <w:rsid w:val="00E1437C"/>
    <w:rsid w:val="00E15759"/>
    <w:rsid w:val="00E178CA"/>
    <w:rsid w:val="00E254E1"/>
    <w:rsid w:val="00E27CB4"/>
    <w:rsid w:val="00E30B5A"/>
    <w:rsid w:val="00E40258"/>
    <w:rsid w:val="00E4045C"/>
    <w:rsid w:val="00E55360"/>
    <w:rsid w:val="00E57D99"/>
    <w:rsid w:val="00E70128"/>
    <w:rsid w:val="00E73B7C"/>
    <w:rsid w:val="00E74328"/>
    <w:rsid w:val="00E76BCF"/>
    <w:rsid w:val="00E8020D"/>
    <w:rsid w:val="00E86FB9"/>
    <w:rsid w:val="00E91AD8"/>
    <w:rsid w:val="00E94548"/>
    <w:rsid w:val="00E94C5E"/>
    <w:rsid w:val="00E955AD"/>
    <w:rsid w:val="00EA1109"/>
    <w:rsid w:val="00EA6E11"/>
    <w:rsid w:val="00EA71C2"/>
    <w:rsid w:val="00EB4FFB"/>
    <w:rsid w:val="00EC092F"/>
    <w:rsid w:val="00EC512C"/>
    <w:rsid w:val="00EC7787"/>
    <w:rsid w:val="00ED4169"/>
    <w:rsid w:val="00ED635B"/>
    <w:rsid w:val="00ED733F"/>
    <w:rsid w:val="00ED7704"/>
    <w:rsid w:val="00EE12BA"/>
    <w:rsid w:val="00EE1BD5"/>
    <w:rsid w:val="00EE5521"/>
    <w:rsid w:val="00EE55DE"/>
    <w:rsid w:val="00EE5D65"/>
    <w:rsid w:val="00EF5447"/>
    <w:rsid w:val="00F03064"/>
    <w:rsid w:val="00F04AD3"/>
    <w:rsid w:val="00F0594A"/>
    <w:rsid w:val="00F172D7"/>
    <w:rsid w:val="00F23EB2"/>
    <w:rsid w:val="00F250B4"/>
    <w:rsid w:val="00F2579D"/>
    <w:rsid w:val="00F31A14"/>
    <w:rsid w:val="00F3743A"/>
    <w:rsid w:val="00F418D3"/>
    <w:rsid w:val="00F47440"/>
    <w:rsid w:val="00F74C7B"/>
    <w:rsid w:val="00F752D6"/>
    <w:rsid w:val="00F862D3"/>
    <w:rsid w:val="00F87B79"/>
    <w:rsid w:val="00F90354"/>
    <w:rsid w:val="00F9376B"/>
    <w:rsid w:val="00FA13FF"/>
    <w:rsid w:val="00FA43BC"/>
    <w:rsid w:val="00FA7C06"/>
    <w:rsid w:val="00FB17D8"/>
    <w:rsid w:val="00FB2A10"/>
    <w:rsid w:val="00FB6017"/>
    <w:rsid w:val="00FC56E0"/>
    <w:rsid w:val="00FC6FB4"/>
    <w:rsid w:val="00FC7FEA"/>
    <w:rsid w:val="00FD7C5E"/>
    <w:rsid w:val="00FF089E"/>
    <w:rsid w:val="00FF0951"/>
    <w:rsid w:val="00FF1F47"/>
    <w:rsid w:val="00FF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7B3AF1BC-C95F-45FA-BD0D-A78B07950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Tabletext">
    <w:name w:val="Tabletext"/>
    <w:basedOn w:val="a"/>
    <w:pPr>
      <w:keepLines/>
      <w:widowControl w:val="0"/>
      <w:spacing w:after="120" w:line="240" w:lineRule="atLeast"/>
    </w:pPr>
    <w:rPr>
      <w:sz w:val="20"/>
      <w:szCs w:val="20"/>
      <w:lang w:eastAsia="en-US"/>
    </w:rPr>
  </w:style>
  <w:style w:type="character" w:customStyle="1" w:styleId="SoDAField">
    <w:name w:val="SoDA Field"/>
    <w:rPr>
      <w:color w:val="0000FF"/>
      <w:sz w:val="20"/>
    </w:rPr>
  </w:style>
  <w:style w:type="character" w:styleId="a3">
    <w:name w:val="Emphasis"/>
    <w:qFormat/>
    <w:rPr>
      <w:i/>
      <w:iCs/>
    </w:rPr>
  </w:style>
  <w:style w:type="paragraph" w:styleId="Web">
    <w:name w:val="Normal (Web)"/>
    <w:basedOn w:val="a"/>
    <w:pPr>
      <w:spacing w:before="100" w:beforeAutospacing="1" w:after="100" w:afterAutospacing="1"/>
    </w:pPr>
    <w:rPr>
      <w:rFonts w:ascii="新細明體" w:hAnsi="新細明體"/>
    </w:rPr>
  </w:style>
  <w:style w:type="character" w:customStyle="1" w:styleId="HighlightedVariable">
    <w:name w:val="Highlighted Variable"/>
    <w:rPr>
      <w:color w:val="0000FF"/>
    </w:rPr>
  </w:style>
  <w:style w:type="character" w:styleId="a4">
    <w:name w:val="page number"/>
    <w:basedOn w:val="a0"/>
  </w:style>
  <w:style w:type="character" w:styleId="a5">
    <w:name w:val="annotation reference"/>
    <w:semiHidden/>
    <w:rsid w:val="00870A8E"/>
    <w:rPr>
      <w:sz w:val="18"/>
      <w:szCs w:val="18"/>
    </w:rPr>
  </w:style>
  <w:style w:type="character" w:styleId="a6">
    <w:name w:val="Strong"/>
    <w:qFormat/>
    <w:rPr>
      <w:b/>
      <w:bCs/>
    </w:rPr>
  </w:style>
  <w:style w:type="paragraph" w:styleId="a7">
    <w:name w:val="annotation text"/>
    <w:basedOn w:val="a"/>
    <w:semiHidden/>
    <w:rsid w:val="00870A8E"/>
  </w:style>
  <w:style w:type="paragraph" w:styleId="a8">
    <w:name w:val="annotation subject"/>
    <w:basedOn w:val="a7"/>
    <w:next w:val="a7"/>
    <w:semiHidden/>
    <w:rsid w:val="00870A8E"/>
    <w:rPr>
      <w:b/>
      <w:bCs/>
    </w:rPr>
  </w:style>
  <w:style w:type="paragraph" w:styleId="a9">
    <w:name w:val="Balloon Text"/>
    <w:basedOn w:val="a"/>
    <w:semiHidden/>
    <w:rsid w:val="00870A8E"/>
    <w:rPr>
      <w:rFonts w:ascii="Arial" w:hAnsi="Arial"/>
      <w:sz w:val="18"/>
      <w:szCs w:val="18"/>
    </w:rPr>
  </w:style>
  <w:style w:type="character" w:styleId="HTML">
    <w:name w:val="HTML Code"/>
    <w:rsid w:val="004C732B"/>
    <w:rPr>
      <w:rFonts w:ascii="細明體" w:eastAsia="細明體" w:hAnsi="細明體" w:cs="細明體"/>
      <w:sz w:val="24"/>
      <w:szCs w:val="24"/>
    </w:rPr>
  </w:style>
  <w:style w:type="character" w:styleId="aa">
    <w:name w:val="Hyperlink"/>
    <w:uiPriority w:val="99"/>
    <w:rsid w:val="004C732B"/>
    <w:rPr>
      <w:color w:val="0000FF"/>
      <w:u w:val="single"/>
    </w:rPr>
  </w:style>
  <w:style w:type="character" w:styleId="ab">
    <w:name w:val="FollowedHyperlink"/>
    <w:rsid w:val="00C318BC"/>
    <w:rPr>
      <w:color w:val="800080"/>
      <w:u w:val="single"/>
    </w:rPr>
  </w:style>
  <w:style w:type="character" w:customStyle="1" w:styleId="style3r1">
    <w:name w:val="style3r1"/>
    <w:rsid w:val="00FC56E0"/>
    <w:rPr>
      <w:rFonts w:ascii="Arial" w:hAnsi="Arial" w:cs="Arial" w:hint="default"/>
      <w:color w:val="FF0000"/>
      <w:sz w:val="20"/>
      <w:szCs w:val="20"/>
    </w:rPr>
  </w:style>
  <w:style w:type="paragraph" w:styleId="ac">
    <w:name w:val="header"/>
    <w:basedOn w:val="a"/>
    <w:link w:val="ad"/>
    <w:rsid w:val="00EB4F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rsid w:val="00EB4FFB"/>
  </w:style>
  <w:style w:type="paragraph" w:styleId="ae">
    <w:name w:val="footer"/>
    <w:basedOn w:val="a"/>
    <w:link w:val="af"/>
    <w:rsid w:val="00EB4F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rsid w:val="00EB4FFB"/>
  </w:style>
  <w:style w:type="character" w:customStyle="1" w:styleId="style31">
    <w:name w:val="style31"/>
    <w:rsid w:val="00256F0E"/>
    <w:rPr>
      <w:rFonts w:ascii="Arial" w:hAnsi="Arial" w:cs="Arial" w:hint="default"/>
      <w:sz w:val="20"/>
      <w:szCs w:val="20"/>
    </w:rPr>
  </w:style>
  <w:style w:type="paragraph" w:styleId="af0">
    <w:name w:val="List Paragraph"/>
    <w:basedOn w:val="a"/>
    <w:uiPriority w:val="34"/>
    <w:qFormat/>
    <w:rsid w:val="007A21A8"/>
    <w:pPr>
      <w:widowControl w:val="0"/>
      <w:ind w:leftChars="200" w:left="480"/>
    </w:pPr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8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cxlsvr20:9080/html/CM/QueryTable.jsp?Field=&#25991;&#20214;&#20195;&#30908;" TargetMode="External"/><Relationship Id="rId18" Type="http://schemas.openxmlformats.org/officeDocument/2006/relationships/hyperlink" Target="http://cxlsvr20:9080/html/CM/QueryTable.jsp?Field=&#25991;&#20214;&#20195;&#30908;" TargetMode="External"/><Relationship Id="rId26" Type="http://schemas.openxmlformats.org/officeDocument/2006/relationships/control" Target="activeX/activeX2.xml"/><Relationship Id="rId3" Type="http://schemas.openxmlformats.org/officeDocument/2006/relationships/styles" Target="styles.xml"/><Relationship Id="rId21" Type="http://schemas.openxmlformats.org/officeDocument/2006/relationships/hyperlink" Target="http://10.87.50.3:9080/Workplace/getContent?objectStoreName=CXLTW&amp;vsId=%7BF9E759D3-4412-4CA8-B3BB-8D3D437B1F88%7D&amp;objectType=document&amp;folderId=%7BA675D7E1-5C66-4E83-8CB0-2AD3466B6011%7D" TargetMode="External"/><Relationship Id="rId34" Type="http://schemas.openxmlformats.org/officeDocument/2006/relationships/control" Target="activeX/activeX6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cxlsvr20:9080/html/CM/QueryTable.jsp?Field=SER_NO" TargetMode="External"/><Relationship Id="rId25" Type="http://schemas.openxmlformats.org/officeDocument/2006/relationships/image" Target="media/image7.wmf"/><Relationship Id="rId33" Type="http://schemas.openxmlformats.org/officeDocument/2006/relationships/image" Target="media/image11.wmf"/><Relationship Id="rId2" Type="http://schemas.openxmlformats.org/officeDocument/2006/relationships/numbering" Target="numbering.xml"/><Relationship Id="rId16" Type="http://schemas.openxmlformats.org/officeDocument/2006/relationships/hyperlink" Target="http://cxlsvr20:9080/html/CM/QueryTable.jsp?Field=&#25991;&#20214;&#20195;&#30908;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0.87.50.46/html/CM/QueryTable.jsp?Field=&#26159;&#21542;&#20351;&#29992;&#34892;&#21205;&#35037;&#32622;&#36664;&#20837;" TargetMode="External"/><Relationship Id="rId24" Type="http://schemas.openxmlformats.org/officeDocument/2006/relationships/control" Target="activeX/activeX1.xml"/><Relationship Id="rId32" Type="http://schemas.openxmlformats.org/officeDocument/2006/relationships/control" Target="activeX/activeX5.xml"/><Relationship Id="rId5" Type="http://schemas.openxmlformats.org/officeDocument/2006/relationships/webSettings" Target="webSettings.xml"/><Relationship Id="rId15" Type="http://schemas.openxmlformats.org/officeDocument/2006/relationships/hyperlink" Target="http://cxlsvr20:9080/html/CM/QueryTable.jsp?Field=SER_NO" TargetMode="External"/><Relationship Id="rId23" Type="http://schemas.openxmlformats.org/officeDocument/2006/relationships/image" Target="media/image6.wmf"/><Relationship Id="rId28" Type="http://schemas.openxmlformats.org/officeDocument/2006/relationships/control" Target="activeX/activeX3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cxlsvr20:9080/html/CM/QueryTable.jsp?Field=SER_NO" TargetMode="External"/><Relationship Id="rId31" Type="http://schemas.openxmlformats.org/officeDocument/2006/relationships/image" Target="media/image10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cxlsvr20:9080/html/CM/QueryTable.jsp?Field=&#25991;&#20214;&#20195;&#30908;" TargetMode="External"/><Relationship Id="rId22" Type="http://schemas.openxmlformats.org/officeDocument/2006/relationships/hyperlink" Target="http://10.87.50.3:9080/Workplace/getContent?objectStoreName=CXLTW&amp;vsId=%7BABA5DE56-A538-4347-A2E1-97C1D3F161B3%7D&amp;objectType=document&amp;folderId=%7BA675D7E1-5C66-4E83-8CB0-2AD3466B6011%7D" TargetMode="External"/><Relationship Id="rId27" Type="http://schemas.openxmlformats.org/officeDocument/2006/relationships/image" Target="media/image8.wmf"/><Relationship Id="rId30" Type="http://schemas.openxmlformats.org/officeDocument/2006/relationships/control" Target="activeX/activeX4.xml"/><Relationship Id="rId35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005B3C-D864-4713-81E1-C6F883033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2092</Words>
  <Characters>11930</Characters>
  <Application>Microsoft Office Word</Application>
  <DocSecurity>0</DocSecurity>
  <Lines>99</Lines>
  <Paragraphs>27</Paragraphs>
  <ScaleCrop>false</ScaleCrop>
  <Company/>
  <LinksUpToDate>false</LinksUpToDate>
  <CharactersWithSpaces>13995</CharactersWithSpaces>
  <SharedDoc>false</SharedDoc>
  <HLinks>
    <vt:vector size="60" baseType="variant">
      <vt:variant>
        <vt:i4>5701704</vt:i4>
      </vt:variant>
      <vt:variant>
        <vt:i4>27</vt:i4>
      </vt:variant>
      <vt:variant>
        <vt:i4>0</vt:i4>
      </vt:variant>
      <vt:variant>
        <vt:i4>5</vt:i4>
      </vt:variant>
      <vt:variant>
        <vt:lpwstr>http://10.87.50.3:9080/Workplace/getContent?objectStoreName=CXLTW&amp;vsId=%7BABA5DE56-A538-4347-A2E1-97C1D3F161B3%7D&amp;objectType=document&amp;folderId=%7BA675D7E1-5C66-4E83-8CB0-2AD3466B6011%7D</vt:lpwstr>
      </vt:variant>
      <vt:variant>
        <vt:lpwstr/>
      </vt:variant>
      <vt:variant>
        <vt:i4>5374026</vt:i4>
      </vt:variant>
      <vt:variant>
        <vt:i4>24</vt:i4>
      </vt:variant>
      <vt:variant>
        <vt:i4>0</vt:i4>
      </vt:variant>
      <vt:variant>
        <vt:i4>5</vt:i4>
      </vt:variant>
      <vt:variant>
        <vt:lpwstr>http://10.87.50.3:9080/Workplace/getContent?objectStoreName=CXLTW&amp;vsId=%7BF9E759D3-4412-4CA8-B3BB-8D3D437B1F88%7D&amp;objectType=document&amp;folderId=%7BA675D7E1-5C66-4E83-8CB0-2AD3466B6011%7D</vt:lpwstr>
      </vt:variant>
      <vt:variant>
        <vt:lpwstr/>
      </vt:variant>
      <vt:variant>
        <vt:i4>7471196</vt:i4>
      </vt:variant>
      <vt:variant>
        <vt:i4>21</vt:i4>
      </vt:variant>
      <vt:variant>
        <vt:i4>0</vt:i4>
      </vt:variant>
      <vt:variant>
        <vt:i4>5</vt:i4>
      </vt:variant>
      <vt:variant>
        <vt:lpwstr>http://cxlsvr20:9080/html/CM/QueryTable.jsp?Field=SER_NO</vt:lpwstr>
      </vt:variant>
      <vt:variant>
        <vt:lpwstr/>
      </vt:variant>
      <vt:variant>
        <vt:i4>913124183</vt:i4>
      </vt:variant>
      <vt:variant>
        <vt:i4>18</vt:i4>
      </vt:variant>
      <vt:variant>
        <vt:i4>0</vt:i4>
      </vt:variant>
      <vt:variant>
        <vt:i4>5</vt:i4>
      </vt:variant>
      <vt:variant>
        <vt:lpwstr>http://cxlsvr20:9080/html/CM/QueryTable.jsp?Field=文件代碼</vt:lpwstr>
      </vt:variant>
      <vt:variant>
        <vt:lpwstr/>
      </vt:variant>
      <vt:variant>
        <vt:i4>7471196</vt:i4>
      </vt:variant>
      <vt:variant>
        <vt:i4>15</vt:i4>
      </vt:variant>
      <vt:variant>
        <vt:i4>0</vt:i4>
      </vt:variant>
      <vt:variant>
        <vt:i4>5</vt:i4>
      </vt:variant>
      <vt:variant>
        <vt:lpwstr>http://cxlsvr20:9080/html/CM/QueryTable.jsp?Field=SER_NO</vt:lpwstr>
      </vt:variant>
      <vt:variant>
        <vt:lpwstr/>
      </vt:variant>
      <vt:variant>
        <vt:i4>913124183</vt:i4>
      </vt:variant>
      <vt:variant>
        <vt:i4>12</vt:i4>
      </vt:variant>
      <vt:variant>
        <vt:i4>0</vt:i4>
      </vt:variant>
      <vt:variant>
        <vt:i4>5</vt:i4>
      </vt:variant>
      <vt:variant>
        <vt:lpwstr>http://cxlsvr20:9080/html/CM/QueryTable.jsp?Field=文件代碼</vt:lpwstr>
      </vt:variant>
      <vt:variant>
        <vt:lpwstr/>
      </vt:variant>
      <vt:variant>
        <vt:i4>7471196</vt:i4>
      </vt:variant>
      <vt:variant>
        <vt:i4>9</vt:i4>
      </vt:variant>
      <vt:variant>
        <vt:i4>0</vt:i4>
      </vt:variant>
      <vt:variant>
        <vt:i4>5</vt:i4>
      </vt:variant>
      <vt:variant>
        <vt:lpwstr>http://cxlsvr20:9080/html/CM/QueryTable.jsp?Field=SER_NO</vt:lpwstr>
      </vt:variant>
      <vt:variant>
        <vt:lpwstr/>
      </vt:variant>
      <vt:variant>
        <vt:i4>913124183</vt:i4>
      </vt:variant>
      <vt:variant>
        <vt:i4>6</vt:i4>
      </vt:variant>
      <vt:variant>
        <vt:i4>0</vt:i4>
      </vt:variant>
      <vt:variant>
        <vt:i4>5</vt:i4>
      </vt:variant>
      <vt:variant>
        <vt:lpwstr>http://cxlsvr20:9080/html/CM/QueryTable.jsp?Field=文件代碼</vt:lpwstr>
      </vt:variant>
      <vt:variant>
        <vt:lpwstr/>
      </vt:variant>
      <vt:variant>
        <vt:i4>913124183</vt:i4>
      </vt:variant>
      <vt:variant>
        <vt:i4>3</vt:i4>
      </vt:variant>
      <vt:variant>
        <vt:i4>0</vt:i4>
      </vt:variant>
      <vt:variant>
        <vt:i4>5</vt:i4>
      </vt:variant>
      <vt:variant>
        <vt:lpwstr>http://cxlsvr20:9080/html/CM/QueryTable.jsp?Field=文件代碼</vt:lpwstr>
      </vt:variant>
      <vt:variant>
        <vt:lpwstr/>
      </vt:variant>
      <vt:variant>
        <vt:i4>1568908960</vt:i4>
      </vt:variant>
      <vt:variant>
        <vt:i4>0</vt:i4>
      </vt:variant>
      <vt:variant>
        <vt:i4>0</vt:i4>
      </vt:variant>
      <vt:variant>
        <vt:i4>5</vt:i4>
      </vt:variant>
      <vt:variant>
        <vt:lpwstr>http://10.87.50.46/html/CM/QueryTable.jsp?Field=是否使用行動裝置輸入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國泰人壽</dc:creator>
  <cp:keywords/>
  <dc:description/>
  <cp:lastModifiedBy>戴余修</cp:lastModifiedBy>
  <cp:revision>2</cp:revision>
  <dcterms:created xsi:type="dcterms:W3CDTF">2020-07-27T00:55:00Z</dcterms:created>
  <dcterms:modified xsi:type="dcterms:W3CDTF">2020-07-27T00:55:00Z</dcterms:modified>
</cp:coreProperties>
</file>