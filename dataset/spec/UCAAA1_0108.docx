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0"/>
        <w:gridCol w:w="4503"/>
        <w:gridCol w:w="1566"/>
        <w:gridCol w:w="2071"/>
        <w:tblGridChange w:id="0">
          <w:tblGrid>
            <w:gridCol w:w="1310"/>
            <w:gridCol w:w="1010"/>
            <w:gridCol w:w="4503"/>
            <w:gridCol w:w="1566"/>
            <w:gridCol w:w="2071"/>
          </w:tblGrid>
        </w:tblGridChange>
      </w:tblGrid>
      <w:tr w:rsidR="00252551" w:rsidRPr="002A58AE" w:rsidTr="00415E1C">
        <w:tc>
          <w:tcPr>
            <w:tcW w:w="1310" w:type="dxa"/>
          </w:tcPr>
          <w:p w:rsidR="00252551" w:rsidRPr="002A58AE" w:rsidRDefault="00252551" w:rsidP="002F7FCC">
            <w:pPr>
              <w:spacing w:line="240" w:lineRule="atLeast"/>
              <w:jc w:val="center"/>
              <w:rPr>
                <w:rFonts w:ascii="細明體" w:eastAsia="細明體" w:hAnsi="細明體" w:cs="Courier New" w:hint="eastAsia"/>
                <w:sz w:val="20"/>
                <w:szCs w:val="20"/>
              </w:rPr>
            </w:pPr>
            <w:bookmarkStart w:id="1" w:name="_GoBack"/>
            <w:bookmarkEnd w:id="1"/>
            <w:r w:rsidRPr="002A58AE">
              <w:rPr>
                <w:rFonts w:ascii="細明體" w:eastAsia="細明體" w:hAnsi="細明體" w:cs="Courier New" w:hint="eastAsia"/>
                <w:sz w:val="20"/>
                <w:szCs w:val="20"/>
              </w:rPr>
              <w:t>修改日期</w:t>
            </w:r>
          </w:p>
        </w:tc>
        <w:tc>
          <w:tcPr>
            <w:tcW w:w="1010" w:type="dxa"/>
          </w:tcPr>
          <w:p w:rsidR="00252551" w:rsidRPr="002A58AE" w:rsidRDefault="00252551" w:rsidP="002F7FCC">
            <w:pPr>
              <w:spacing w:line="240" w:lineRule="atLeast"/>
              <w:jc w:val="center"/>
              <w:rPr>
                <w:rFonts w:ascii="細明體" w:eastAsia="細明體" w:hAnsi="細明體" w:cs="Courier New" w:hint="eastAsia"/>
                <w:sz w:val="20"/>
                <w:szCs w:val="20"/>
              </w:rPr>
            </w:pPr>
            <w:r w:rsidRPr="002A58AE">
              <w:rPr>
                <w:rFonts w:ascii="細明體" w:eastAsia="細明體" w:hAnsi="細明體" w:cs="Courier New" w:hint="eastAsia"/>
                <w:sz w:val="20"/>
                <w:szCs w:val="20"/>
              </w:rPr>
              <w:t>版本</w:t>
            </w:r>
          </w:p>
        </w:tc>
        <w:tc>
          <w:tcPr>
            <w:tcW w:w="4503" w:type="dxa"/>
          </w:tcPr>
          <w:p w:rsidR="00252551" w:rsidRPr="002A58AE" w:rsidRDefault="00252551" w:rsidP="002F7FCC">
            <w:pPr>
              <w:spacing w:line="240" w:lineRule="atLeast"/>
              <w:jc w:val="center"/>
              <w:rPr>
                <w:rFonts w:ascii="細明體" w:eastAsia="細明體" w:hAnsi="細明體" w:cs="Courier New" w:hint="eastAsia"/>
                <w:sz w:val="20"/>
                <w:szCs w:val="20"/>
              </w:rPr>
            </w:pPr>
            <w:r w:rsidRPr="002A58AE">
              <w:rPr>
                <w:rFonts w:ascii="細明體" w:eastAsia="細明體" w:hAnsi="細明體" w:cs="Courier New" w:hint="eastAsia"/>
                <w:sz w:val="20"/>
                <w:szCs w:val="20"/>
              </w:rPr>
              <w:t>修改原因</w:t>
            </w:r>
          </w:p>
        </w:tc>
        <w:tc>
          <w:tcPr>
            <w:tcW w:w="1566" w:type="dxa"/>
          </w:tcPr>
          <w:p w:rsidR="00252551" w:rsidRPr="002A58AE" w:rsidRDefault="00252551" w:rsidP="002F7FCC">
            <w:pPr>
              <w:spacing w:line="240" w:lineRule="atLeast"/>
              <w:jc w:val="center"/>
              <w:rPr>
                <w:rFonts w:ascii="細明體" w:eastAsia="細明體" w:hAnsi="細明體" w:cs="Courier New" w:hint="eastAsia"/>
                <w:sz w:val="20"/>
                <w:szCs w:val="20"/>
              </w:rPr>
            </w:pPr>
            <w:r w:rsidRPr="002A58AE">
              <w:rPr>
                <w:rFonts w:ascii="細明體" w:eastAsia="細明體" w:hAnsi="細明體" w:cs="Courier New" w:hint="eastAsia"/>
                <w:sz w:val="20"/>
                <w:szCs w:val="20"/>
              </w:rPr>
              <w:t>修改人姓名</w:t>
            </w:r>
          </w:p>
        </w:tc>
        <w:tc>
          <w:tcPr>
            <w:tcW w:w="2071" w:type="dxa"/>
          </w:tcPr>
          <w:p w:rsidR="00252551" w:rsidRPr="002A58AE" w:rsidRDefault="00252551" w:rsidP="002F7FCC">
            <w:pPr>
              <w:spacing w:line="240" w:lineRule="atLeast"/>
              <w:jc w:val="center"/>
              <w:rPr>
                <w:rFonts w:ascii="細明體" w:eastAsia="細明體" w:hAnsi="細明體" w:cs="Courier New" w:hint="eastAsia"/>
                <w:sz w:val="20"/>
                <w:szCs w:val="20"/>
              </w:rPr>
            </w:pPr>
            <w:r w:rsidRPr="002A58AE">
              <w:rPr>
                <w:rFonts w:ascii="細明體" w:eastAsia="細明體" w:hAnsi="細明體" w:cs="Courier New" w:hint="eastAsia"/>
                <w:sz w:val="20"/>
                <w:szCs w:val="20"/>
              </w:rPr>
              <w:t>立案單號</w:t>
            </w:r>
          </w:p>
        </w:tc>
      </w:tr>
      <w:tr w:rsidR="00252551" w:rsidRPr="002A58AE" w:rsidTr="00415E1C">
        <w:tc>
          <w:tcPr>
            <w:tcW w:w="1310" w:type="dxa"/>
          </w:tcPr>
          <w:p w:rsidR="00252551" w:rsidRPr="002A58AE" w:rsidRDefault="005F4F4F" w:rsidP="00F82E63">
            <w:pPr>
              <w:spacing w:line="240" w:lineRule="atLeast"/>
              <w:jc w:val="center"/>
              <w:rPr>
                <w:rFonts w:ascii="細明體" w:eastAsia="細明體" w:hAnsi="細明體" w:cs="Courier New" w:hint="eastAsia"/>
                <w:sz w:val="20"/>
                <w:szCs w:val="20"/>
              </w:rPr>
            </w:pPr>
            <w:r w:rsidRPr="002A58AE">
              <w:rPr>
                <w:rFonts w:ascii="細明體" w:eastAsia="細明體" w:hAnsi="細明體" w:cs="Courier New"/>
                <w:sz w:val="20"/>
                <w:szCs w:val="20"/>
              </w:rPr>
              <w:t>201</w:t>
            </w:r>
            <w:r w:rsidR="00A76482">
              <w:rPr>
                <w:rFonts w:ascii="細明體" w:eastAsia="細明體" w:hAnsi="細明體" w:cs="Courier New" w:hint="eastAsia"/>
                <w:sz w:val="20"/>
                <w:szCs w:val="20"/>
              </w:rPr>
              <w:t>3</w:t>
            </w:r>
            <w:r w:rsidRPr="002A58AE">
              <w:rPr>
                <w:rFonts w:ascii="細明體" w:eastAsia="細明體" w:hAnsi="細明體" w:cs="Courier New"/>
                <w:sz w:val="20"/>
                <w:szCs w:val="20"/>
              </w:rPr>
              <w:t>/</w:t>
            </w:r>
            <w:r w:rsidR="00F82E63">
              <w:rPr>
                <w:rFonts w:ascii="細明體" w:eastAsia="細明體" w:hAnsi="細明體" w:cs="Courier New" w:hint="eastAsia"/>
                <w:sz w:val="20"/>
                <w:szCs w:val="20"/>
              </w:rPr>
              <w:t>12</w:t>
            </w:r>
            <w:r w:rsidR="00252551" w:rsidRPr="002A58AE">
              <w:rPr>
                <w:rFonts w:ascii="細明體" w:eastAsia="細明體" w:hAnsi="細明體" w:cs="Courier New"/>
                <w:sz w:val="20"/>
                <w:szCs w:val="20"/>
              </w:rPr>
              <w:t>/</w:t>
            </w:r>
            <w:r w:rsidR="00F82E63">
              <w:rPr>
                <w:rFonts w:ascii="細明體" w:eastAsia="細明體" w:hAnsi="細明體" w:cs="Courier New" w:hint="eastAsia"/>
                <w:sz w:val="20"/>
                <w:szCs w:val="20"/>
              </w:rPr>
              <w:t>26</w:t>
            </w:r>
          </w:p>
        </w:tc>
        <w:tc>
          <w:tcPr>
            <w:tcW w:w="1010" w:type="dxa"/>
          </w:tcPr>
          <w:p w:rsidR="00252551" w:rsidRPr="002A58AE" w:rsidRDefault="004911D8" w:rsidP="002F7FCC">
            <w:pPr>
              <w:spacing w:line="240" w:lineRule="atLeast"/>
              <w:jc w:val="center"/>
              <w:rPr>
                <w:rFonts w:ascii="細明體" w:eastAsia="細明體" w:hAnsi="細明體" w:cs="Courier New" w:hint="eastAsia"/>
                <w:sz w:val="20"/>
                <w:szCs w:val="20"/>
              </w:rPr>
            </w:pPr>
            <w:r w:rsidRPr="002A58AE">
              <w:rPr>
                <w:rFonts w:ascii="細明體" w:eastAsia="細明體" w:hAnsi="細明體" w:cs="Courier New" w:hint="eastAsia"/>
                <w:sz w:val="20"/>
                <w:szCs w:val="20"/>
              </w:rPr>
              <w:t>1</w:t>
            </w:r>
          </w:p>
        </w:tc>
        <w:tc>
          <w:tcPr>
            <w:tcW w:w="4503" w:type="dxa"/>
          </w:tcPr>
          <w:p w:rsidR="00252551" w:rsidRPr="002A58AE" w:rsidRDefault="00252551" w:rsidP="002F7FCC">
            <w:pPr>
              <w:spacing w:line="240" w:lineRule="atLeast"/>
              <w:rPr>
                <w:rFonts w:ascii="細明體" w:eastAsia="細明體" w:hAnsi="細明體" w:cs="Courier New" w:hint="eastAsia"/>
                <w:sz w:val="20"/>
                <w:szCs w:val="20"/>
              </w:rPr>
            </w:pPr>
            <w:r w:rsidRPr="002A58AE">
              <w:rPr>
                <w:rFonts w:ascii="細明體" w:eastAsia="細明體" w:hAnsi="細明體" w:cs="Courier New" w:hint="eastAsia"/>
                <w:sz w:val="20"/>
                <w:szCs w:val="20"/>
              </w:rPr>
              <w:t>Created</w:t>
            </w:r>
          </w:p>
        </w:tc>
        <w:tc>
          <w:tcPr>
            <w:tcW w:w="1566" w:type="dxa"/>
          </w:tcPr>
          <w:p w:rsidR="00252551" w:rsidRPr="002A58AE" w:rsidRDefault="00A51F26" w:rsidP="002F7FCC">
            <w:pPr>
              <w:spacing w:line="240" w:lineRule="atLeast"/>
              <w:jc w:val="center"/>
              <w:rPr>
                <w:rFonts w:ascii="細明體" w:eastAsia="細明體" w:hAnsi="細明體" w:cs="Courier New" w:hint="eastAsia"/>
                <w:sz w:val="20"/>
                <w:szCs w:val="20"/>
              </w:rPr>
            </w:pPr>
            <w:r>
              <w:rPr>
                <w:rFonts w:ascii="細明體" w:eastAsia="細明體" w:hAnsi="細明體" w:cs="Courier New" w:hint="eastAsia"/>
                <w:sz w:val="20"/>
                <w:szCs w:val="20"/>
              </w:rPr>
              <w:t>張</w:t>
            </w:r>
            <w:r w:rsidR="00A76482">
              <w:rPr>
                <w:rFonts w:ascii="細明體" w:eastAsia="細明體" w:hAnsi="細明體" w:cs="Courier New" w:hint="eastAsia"/>
                <w:sz w:val="20"/>
                <w:szCs w:val="20"/>
              </w:rPr>
              <w:t>凱鈞</w:t>
            </w:r>
          </w:p>
        </w:tc>
        <w:tc>
          <w:tcPr>
            <w:tcW w:w="2071" w:type="dxa"/>
          </w:tcPr>
          <w:p w:rsidR="00252551" w:rsidRPr="002A58AE" w:rsidRDefault="00F82E63" w:rsidP="00490128">
            <w:pPr>
              <w:spacing w:line="240" w:lineRule="atLeast"/>
              <w:jc w:val="center"/>
              <w:rPr>
                <w:rFonts w:ascii="細明體" w:eastAsia="細明體" w:hAnsi="細明體" w:cs="Courier New" w:hint="eastAsia"/>
                <w:sz w:val="20"/>
                <w:szCs w:val="20"/>
              </w:rPr>
            </w:pPr>
            <w:r>
              <w:rPr>
                <w:rFonts w:ascii="細明體" w:eastAsia="細明體" w:hAnsi="細明體" w:cs="Courier New" w:hint="eastAsia"/>
                <w:sz w:val="20"/>
                <w:szCs w:val="20"/>
              </w:rPr>
              <w:t>131224000166</w:t>
            </w:r>
          </w:p>
        </w:tc>
      </w:tr>
      <w:tr w:rsidR="00A51F26" w:rsidRPr="002A58AE" w:rsidTr="00415E1C">
        <w:tc>
          <w:tcPr>
            <w:tcW w:w="1310" w:type="dxa"/>
          </w:tcPr>
          <w:p w:rsidR="00A51F26" w:rsidRPr="002A58AE" w:rsidRDefault="00A51F26" w:rsidP="00F82E63">
            <w:pPr>
              <w:spacing w:line="240" w:lineRule="atLeast"/>
              <w:jc w:val="center"/>
              <w:rPr>
                <w:rFonts w:ascii="細明體" w:eastAsia="細明體" w:hAnsi="細明體" w:cs="Courier New"/>
                <w:sz w:val="20"/>
                <w:szCs w:val="20"/>
              </w:rPr>
            </w:pPr>
            <w:r>
              <w:rPr>
                <w:rFonts w:ascii="細明體" w:eastAsia="細明體" w:hAnsi="細明體" w:cs="Courier New" w:hint="eastAsia"/>
                <w:sz w:val="20"/>
                <w:szCs w:val="20"/>
              </w:rPr>
              <w:t>2014/05/05</w:t>
            </w:r>
          </w:p>
        </w:tc>
        <w:tc>
          <w:tcPr>
            <w:tcW w:w="1010" w:type="dxa"/>
          </w:tcPr>
          <w:p w:rsidR="00A51F26" w:rsidRPr="002A58AE" w:rsidRDefault="00A51F26" w:rsidP="002F7FCC">
            <w:pPr>
              <w:spacing w:line="240" w:lineRule="atLeast"/>
              <w:jc w:val="center"/>
              <w:rPr>
                <w:rFonts w:ascii="細明體" w:eastAsia="細明體" w:hAnsi="細明體" w:cs="Courier New" w:hint="eastAsia"/>
                <w:sz w:val="20"/>
                <w:szCs w:val="20"/>
              </w:rPr>
            </w:pPr>
            <w:r>
              <w:rPr>
                <w:rFonts w:ascii="細明體" w:eastAsia="細明體" w:hAnsi="細明體" w:cs="Courier New" w:hint="eastAsia"/>
                <w:sz w:val="20"/>
                <w:szCs w:val="20"/>
              </w:rPr>
              <w:t>2</w:t>
            </w:r>
          </w:p>
        </w:tc>
        <w:tc>
          <w:tcPr>
            <w:tcW w:w="4503" w:type="dxa"/>
          </w:tcPr>
          <w:p w:rsidR="00A51F26" w:rsidRPr="002A58AE" w:rsidRDefault="00A51F26" w:rsidP="002F7FCC">
            <w:pPr>
              <w:spacing w:line="240" w:lineRule="atLeast"/>
              <w:rPr>
                <w:rFonts w:ascii="細明體" w:eastAsia="細明體" w:hAnsi="細明體" w:cs="Courier New" w:hint="eastAsia"/>
                <w:sz w:val="20"/>
                <w:szCs w:val="20"/>
              </w:rPr>
            </w:pPr>
            <w:r>
              <w:rPr>
                <w:rFonts w:ascii="細明體" w:eastAsia="細明體" w:hAnsi="細明體" w:cs="Courier New" w:hint="eastAsia"/>
                <w:sz w:val="20"/>
                <w:szCs w:val="20"/>
              </w:rPr>
              <w:t>新增查詢行庫中文與外幣帳號檢核</w:t>
            </w:r>
          </w:p>
        </w:tc>
        <w:tc>
          <w:tcPr>
            <w:tcW w:w="1566" w:type="dxa"/>
          </w:tcPr>
          <w:p w:rsidR="00A51F26" w:rsidRDefault="00A51F26" w:rsidP="002F7FCC">
            <w:pPr>
              <w:spacing w:line="240" w:lineRule="atLeast"/>
              <w:jc w:val="center"/>
              <w:rPr>
                <w:rFonts w:ascii="細明體" w:eastAsia="細明體" w:hAnsi="細明體" w:cs="Courier New" w:hint="eastAsia"/>
                <w:sz w:val="20"/>
                <w:szCs w:val="20"/>
              </w:rPr>
            </w:pPr>
            <w:r>
              <w:rPr>
                <w:rFonts w:ascii="細明體" w:eastAsia="細明體" w:hAnsi="細明體" w:cs="Courier New" w:hint="eastAsia"/>
                <w:sz w:val="20"/>
                <w:szCs w:val="20"/>
              </w:rPr>
              <w:t>張凱鈞</w:t>
            </w:r>
          </w:p>
        </w:tc>
        <w:tc>
          <w:tcPr>
            <w:tcW w:w="2071" w:type="dxa"/>
          </w:tcPr>
          <w:p w:rsidR="00A51F26" w:rsidRDefault="00A51F26" w:rsidP="00490128">
            <w:pPr>
              <w:spacing w:line="240" w:lineRule="atLeast"/>
              <w:jc w:val="center"/>
              <w:rPr>
                <w:rFonts w:ascii="細明體" w:eastAsia="細明體" w:hAnsi="細明體" w:cs="Courier New" w:hint="eastAsia"/>
                <w:sz w:val="20"/>
                <w:szCs w:val="20"/>
              </w:rPr>
            </w:pPr>
            <w:r>
              <w:rPr>
                <w:rFonts w:ascii="細明體" w:eastAsia="細明體" w:hAnsi="細明體" w:cs="Courier New" w:hint="eastAsia"/>
                <w:sz w:val="20"/>
                <w:szCs w:val="20"/>
              </w:rPr>
              <w:t>140424000376</w:t>
            </w:r>
          </w:p>
        </w:tc>
      </w:tr>
      <w:tr w:rsidR="00E769B3" w:rsidRPr="002A58AE" w:rsidTr="00415E1C">
        <w:tc>
          <w:tcPr>
            <w:tcW w:w="1310" w:type="dxa"/>
          </w:tcPr>
          <w:p w:rsidR="00E769B3" w:rsidRDefault="00E769B3" w:rsidP="00F82E63">
            <w:pPr>
              <w:spacing w:line="240" w:lineRule="atLeast"/>
              <w:jc w:val="center"/>
              <w:rPr>
                <w:rFonts w:ascii="細明體" w:eastAsia="細明體" w:hAnsi="細明體" w:cs="Courier New" w:hint="eastAsia"/>
                <w:sz w:val="20"/>
                <w:szCs w:val="20"/>
              </w:rPr>
            </w:pPr>
            <w:r>
              <w:rPr>
                <w:rFonts w:ascii="細明體" w:eastAsia="細明體" w:hAnsi="細明體" w:cs="Courier New" w:hint="eastAsia"/>
                <w:sz w:val="20"/>
                <w:szCs w:val="20"/>
              </w:rPr>
              <w:t>2015/03/11</w:t>
            </w:r>
          </w:p>
        </w:tc>
        <w:tc>
          <w:tcPr>
            <w:tcW w:w="1010" w:type="dxa"/>
          </w:tcPr>
          <w:p w:rsidR="00E769B3" w:rsidRDefault="00E769B3" w:rsidP="002F7FCC">
            <w:pPr>
              <w:spacing w:line="240" w:lineRule="atLeast"/>
              <w:jc w:val="center"/>
              <w:rPr>
                <w:rFonts w:ascii="細明體" w:eastAsia="細明體" w:hAnsi="細明體" w:cs="Courier New" w:hint="eastAsia"/>
                <w:sz w:val="20"/>
                <w:szCs w:val="20"/>
              </w:rPr>
            </w:pPr>
            <w:r>
              <w:rPr>
                <w:rFonts w:ascii="細明體" w:eastAsia="細明體" w:hAnsi="細明體" w:cs="Courier New" w:hint="eastAsia"/>
                <w:sz w:val="20"/>
                <w:szCs w:val="20"/>
              </w:rPr>
              <w:t>3</w:t>
            </w:r>
          </w:p>
        </w:tc>
        <w:tc>
          <w:tcPr>
            <w:tcW w:w="4503" w:type="dxa"/>
          </w:tcPr>
          <w:p w:rsidR="00E769B3" w:rsidRDefault="00E769B3" w:rsidP="002F7FCC">
            <w:pPr>
              <w:spacing w:line="240" w:lineRule="atLeast"/>
              <w:rPr>
                <w:rFonts w:ascii="細明體" w:eastAsia="細明體" w:hAnsi="細明體" w:cs="Courier New" w:hint="eastAsia"/>
                <w:sz w:val="20"/>
                <w:szCs w:val="20"/>
              </w:rPr>
            </w:pPr>
            <w:r w:rsidRPr="00E769B3">
              <w:rPr>
                <w:rFonts w:ascii="細明體" w:eastAsia="細明體" w:hAnsi="細明體" w:cs="Courier New"/>
                <w:sz w:val="20"/>
                <w:szCs w:val="20"/>
              </w:rPr>
              <w:t>臨櫃客戶證件影像自動化傳輸</w:t>
            </w:r>
          </w:p>
          <w:p w:rsidR="00E769B3" w:rsidRDefault="00E769B3" w:rsidP="002F7FCC">
            <w:pPr>
              <w:spacing w:line="240" w:lineRule="atLeast"/>
              <w:rPr>
                <w:rFonts w:ascii="細明體" w:eastAsia="細明體" w:hAnsi="細明體" w:cs="Courier New" w:hint="eastAsia"/>
                <w:sz w:val="20"/>
                <w:szCs w:val="20"/>
              </w:rPr>
            </w:pPr>
            <w:r w:rsidRPr="00E769B3">
              <w:rPr>
                <w:rFonts w:ascii="細明體" w:eastAsia="細明體" w:hAnsi="細明體" w:cs="Courier New" w:hint="eastAsia"/>
                <w:sz w:val="20"/>
                <w:szCs w:val="20"/>
              </w:rPr>
              <w:t>新增</w:t>
            </w:r>
            <w:r w:rsidRPr="00E769B3">
              <w:rPr>
                <w:rFonts w:ascii="細明體" w:eastAsia="細明體" w:hAnsi="細明體" w:cs="Courier New"/>
                <w:sz w:val="20"/>
                <w:szCs w:val="20"/>
              </w:rPr>
              <w:t>身分證明影本證件掃描連結</w:t>
            </w:r>
          </w:p>
        </w:tc>
        <w:tc>
          <w:tcPr>
            <w:tcW w:w="1566" w:type="dxa"/>
          </w:tcPr>
          <w:p w:rsidR="00E769B3" w:rsidRDefault="00E769B3" w:rsidP="002F7FCC">
            <w:pPr>
              <w:spacing w:line="240" w:lineRule="atLeast"/>
              <w:jc w:val="center"/>
              <w:rPr>
                <w:rFonts w:ascii="細明體" w:eastAsia="細明體" w:hAnsi="細明體" w:cs="Courier New" w:hint="eastAsia"/>
                <w:sz w:val="20"/>
                <w:szCs w:val="20"/>
              </w:rPr>
            </w:pPr>
            <w:r>
              <w:rPr>
                <w:rFonts w:ascii="細明體" w:eastAsia="細明體" w:hAnsi="細明體" w:cs="Courier New" w:hint="eastAsia"/>
                <w:sz w:val="20"/>
                <w:szCs w:val="20"/>
              </w:rPr>
              <w:t>李明諭</w:t>
            </w:r>
          </w:p>
        </w:tc>
        <w:tc>
          <w:tcPr>
            <w:tcW w:w="2071" w:type="dxa"/>
          </w:tcPr>
          <w:p w:rsidR="00E769B3" w:rsidRDefault="00E769B3" w:rsidP="00490128">
            <w:pPr>
              <w:spacing w:line="240" w:lineRule="atLeast"/>
              <w:jc w:val="center"/>
              <w:rPr>
                <w:rFonts w:ascii="細明體" w:eastAsia="細明體" w:hAnsi="細明體" w:cs="Courier New" w:hint="eastAsia"/>
                <w:sz w:val="20"/>
                <w:szCs w:val="20"/>
              </w:rPr>
            </w:pPr>
            <w:r w:rsidRPr="00E769B3">
              <w:rPr>
                <w:rFonts w:ascii="細明體" w:eastAsia="細明體" w:hAnsi="細明體" w:cs="Courier New"/>
                <w:b/>
                <w:bCs/>
                <w:sz w:val="20"/>
                <w:szCs w:val="20"/>
              </w:rPr>
              <w:t>150311000124</w:t>
            </w:r>
          </w:p>
        </w:tc>
      </w:tr>
      <w:tr w:rsidR="00806CF8" w:rsidRPr="00B031FC" w:rsidTr="00415E1C">
        <w:tc>
          <w:tcPr>
            <w:tcW w:w="1310" w:type="dxa"/>
            <w:tcBorders>
              <w:top w:val="single" w:sz="4" w:space="0" w:color="auto"/>
              <w:left w:val="single" w:sz="4" w:space="0" w:color="auto"/>
              <w:bottom w:val="single" w:sz="4" w:space="0" w:color="auto"/>
              <w:right w:val="single" w:sz="4" w:space="0" w:color="auto"/>
            </w:tcBorders>
          </w:tcPr>
          <w:p w:rsidR="00806CF8" w:rsidRPr="00806CF8" w:rsidRDefault="00806CF8" w:rsidP="00146231">
            <w:pPr>
              <w:spacing w:line="240" w:lineRule="atLeast"/>
              <w:jc w:val="center"/>
              <w:rPr>
                <w:rFonts w:ascii="細明體" w:eastAsia="細明體" w:hAnsi="細明體" w:cs="Courier New" w:hint="eastAsia"/>
                <w:sz w:val="20"/>
                <w:szCs w:val="20"/>
              </w:rPr>
            </w:pPr>
            <w:r w:rsidRPr="00806CF8">
              <w:rPr>
                <w:rFonts w:ascii="細明體" w:eastAsia="細明體" w:hAnsi="細明體" w:cs="Courier New" w:hint="eastAsia"/>
                <w:sz w:val="20"/>
                <w:szCs w:val="20"/>
              </w:rPr>
              <w:t>2015/</w:t>
            </w:r>
            <w:r w:rsidR="00146231">
              <w:rPr>
                <w:rFonts w:ascii="細明體" w:eastAsia="細明體" w:hAnsi="細明體" w:cs="Courier New" w:hint="eastAsia"/>
                <w:sz w:val="20"/>
                <w:szCs w:val="20"/>
              </w:rPr>
              <w:t>10</w:t>
            </w:r>
            <w:r w:rsidRPr="00806CF8">
              <w:rPr>
                <w:rFonts w:ascii="細明體" w:eastAsia="細明體" w:hAnsi="細明體" w:cs="Courier New" w:hint="eastAsia"/>
                <w:sz w:val="20"/>
                <w:szCs w:val="20"/>
              </w:rPr>
              <w:t>/0</w:t>
            </w:r>
            <w:r w:rsidR="00146231">
              <w:rPr>
                <w:rFonts w:ascii="細明體" w:eastAsia="細明體" w:hAnsi="細明體" w:cs="Courier New" w:hint="eastAsia"/>
                <w:sz w:val="20"/>
                <w:szCs w:val="20"/>
              </w:rPr>
              <w:t>7</w:t>
            </w:r>
          </w:p>
        </w:tc>
        <w:tc>
          <w:tcPr>
            <w:tcW w:w="1010" w:type="dxa"/>
            <w:tcBorders>
              <w:top w:val="single" w:sz="4" w:space="0" w:color="auto"/>
              <w:left w:val="single" w:sz="4" w:space="0" w:color="auto"/>
              <w:bottom w:val="single" w:sz="4" w:space="0" w:color="auto"/>
              <w:right w:val="single" w:sz="4" w:space="0" w:color="auto"/>
            </w:tcBorders>
          </w:tcPr>
          <w:p w:rsidR="00806CF8" w:rsidRPr="00806CF8" w:rsidRDefault="00806CF8" w:rsidP="00806CF8">
            <w:pPr>
              <w:spacing w:line="240" w:lineRule="atLeast"/>
              <w:jc w:val="center"/>
              <w:rPr>
                <w:rFonts w:ascii="細明體" w:eastAsia="細明體" w:hAnsi="細明體" w:cs="Courier New" w:hint="eastAsia"/>
                <w:sz w:val="20"/>
                <w:szCs w:val="20"/>
              </w:rPr>
            </w:pPr>
            <w:r>
              <w:rPr>
                <w:rFonts w:ascii="細明體" w:eastAsia="細明體" w:hAnsi="細明體" w:cs="Courier New" w:hint="eastAsia"/>
                <w:sz w:val="20"/>
                <w:szCs w:val="20"/>
              </w:rPr>
              <w:t>4</w:t>
            </w:r>
          </w:p>
        </w:tc>
        <w:tc>
          <w:tcPr>
            <w:tcW w:w="4503" w:type="dxa"/>
            <w:tcBorders>
              <w:top w:val="single" w:sz="4" w:space="0" w:color="auto"/>
              <w:left w:val="single" w:sz="4" w:space="0" w:color="auto"/>
              <w:bottom w:val="single" w:sz="4" w:space="0" w:color="auto"/>
              <w:right w:val="single" w:sz="4" w:space="0" w:color="auto"/>
            </w:tcBorders>
          </w:tcPr>
          <w:p w:rsidR="00806CF8" w:rsidRPr="00806CF8" w:rsidRDefault="00806CF8" w:rsidP="00806CF8">
            <w:pPr>
              <w:spacing w:line="240" w:lineRule="atLeast"/>
              <w:rPr>
                <w:rFonts w:ascii="細明體" w:eastAsia="細明體" w:hAnsi="細明體" w:cs="Courier New" w:hint="eastAsia"/>
                <w:sz w:val="20"/>
                <w:szCs w:val="20"/>
              </w:rPr>
            </w:pPr>
            <w:r w:rsidRPr="00806CF8">
              <w:rPr>
                <w:rFonts w:ascii="細明體" w:eastAsia="細明體" w:hAnsi="細明體" w:cs="Courier New" w:hint="eastAsia"/>
                <w:sz w:val="20"/>
                <w:szCs w:val="20"/>
              </w:rPr>
              <w:t>申請書</w:t>
            </w:r>
            <w:r w:rsidRPr="00806CF8">
              <w:rPr>
                <w:rFonts w:ascii="細明體" w:eastAsia="細明體" w:hAnsi="細明體" w:cs="Courier New"/>
                <w:sz w:val="20"/>
                <w:szCs w:val="20"/>
              </w:rPr>
              <w:t>150608000538</w:t>
            </w:r>
            <w:r w:rsidRPr="00806CF8">
              <w:rPr>
                <w:rFonts w:ascii="細明體" w:eastAsia="細明體" w:hAnsi="細明體" w:cs="Courier New" w:hint="eastAsia"/>
                <w:sz w:val="20"/>
                <w:szCs w:val="20"/>
              </w:rPr>
              <w:t>: OIU理賠系統調整</w:t>
            </w:r>
          </w:p>
        </w:tc>
        <w:tc>
          <w:tcPr>
            <w:tcW w:w="1566" w:type="dxa"/>
            <w:tcBorders>
              <w:top w:val="single" w:sz="4" w:space="0" w:color="auto"/>
              <w:left w:val="single" w:sz="4" w:space="0" w:color="auto"/>
              <w:bottom w:val="single" w:sz="4" w:space="0" w:color="auto"/>
              <w:right w:val="single" w:sz="4" w:space="0" w:color="auto"/>
            </w:tcBorders>
          </w:tcPr>
          <w:p w:rsidR="00806CF8" w:rsidRPr="00806CF8" w:rsidRDefault="00806CF8" w:rsidP="00806CF8">
            <w:pPr>
              <w:spacing w:line="240" w:lineRule="atLeast"/>
              <w:jc w:val="center"/>
              <w:rPr>
                <w:rFonts w:ascii="細明體" w:eastAsia="細明體" w:hAnsi="細明體" w:cs="Courier New" w:hint="eastAsia"/>
                <w:sz w:val="20"/>
                <w:szCs w:val="20"/>
              </w:rPr>
            </w:pPr>
            <w:r w:rsidRPr="00806CF8">
              <w:rPr>
                <w:rFonts w:ascii="細明體" w:eastAsia="細明體" w:hAnsi="細明體" w:cs="Courier New" w:hint="eastAsia"/>
                <w:sz w:val="20"/>
                <w:szCs w:val="20"/>
              </w:rPr>
              <w:t>龎伯珊</w:t>
            </w:r>
          </w:p>
        </w:tc>
        <w:tc>
          <w:tcPr>
            <w:tcW w:w="2071" w:type="dxa"/>
            <w:tcBorders>
              <w:top w:val="single" w:sz="4" w:space="0" w:color="auto"/>
              <w:left w:val="single" w:sz="4" w:space="0" w:color="auto"/>
              <w:bottom w:val="single" w:sz="4" w:space="0" w:color="auto"/>
              <w:right w:val="single" w:sz="4" w:space="0" w:color="auto"/>
            </w:tcBorders>
          </w:tcPr>
          <w:p w:rsidR="00806CF8" w:rsidRPr="00806CF8" w:rsidRDefault="00806CF8" w:rsidP="00806CF8">
            <w:pPr>
              <w:spacing w:line="240" w:lineRule="atLeast"/>
              <w:jc w:val="center"/>
              <w:rPr>
                <w:rFonts w:ascii="細明體" w:eastAsia="細明體" w:hAnsi="細明體" w:cs="Courier New"/>
                <w:b/>
                <w:bCs/>
                <w:sz w:val="20"/>
                <w:szCs w:val="20"/>
              </w:rPr>
            </w:pPr>
            <w:r w:rsidRPr="00806CF8">
              <w:rPr>
                <w:rFonts w:ascii="細明體" w:eastAsia="細明體" w:hAnsi="細明體" w:cs="Courier New"/>
                <w:b/>
                <w:bCs/>
                <w:sz w:val="20"/>
                <w:szCs w:val="20"/>
              </w:rPr>
              <w:t>150613000004</w:t>
            </w:r>
          </w:p>
        </w:tc>
      </w:tr>
      <w:tr w:rsidR="00AE357F" w:rsidRPr="00B031FC" w:rsidTr="00415E1C">
        <w:tc>
          <w:tcPr>
            <w:tcW w:w="1310" w:type="dxa"/>
            <w:tcBorders>
              <w:top w:val="single" w:sz="4" w:space="0" w:color="auto"/>
              <w:left w:val="single" w:sz="4" w:space="0" w:color="auto"/>
              <w:bottom w:val="single" w:sz="4" w:space="0" w:color="auto"/>
              <w:right w:val="single" w:sz="4" w:space="0" w:color="auto"/>
            </w:tcBorders>
          </w:tcPr>
          <w:p w:rsidR="00AE357F" w:rsidRPr="00806CF8" w:rsidRDefault="00AE357F" w:rsidP="00146231">
            <w:pPr>
              <w:spacing w:line="240" w:lineRule="atLeast"/>
              <w:jc w:val="center"/>
              <w:rPr>
                <w:rFonts w:ascii="細明體" w:eastAsia="細明體" w:hAnsi="細明體" w:cs="Courier New" w:hint="eastAsia"/>
                <w:sz w:val="20"/>
                <w:szCs w:val="20"/>
              </w:rPr>
            </w:pPr>
            <w:r>
              <w:rPr>
                <w:rFonts w:ascii="細明體" w:eastAsia="細明體" w:hAnsi="細明體" w:cs="Courier New"/>
                <w:sz w:val="20"/>
                <w:szCs w:val="20"/>
              </w:rPr>
              <w:t>2016/3/25</w:t>
            </w:r>
          </w:p>
        </w:tc>
        <w:tc>
          <w:tcPr>
            <w:tcW w:w="1010" w:type="dxa"/>
            <w:tcBorders>
              <w:top w:val="single" w:sz="4" w:space="0" w:color="auto"/>
              <w:left w:val="single" w:sz="4" w:space="0" w:color="auto"/>
              <w:bottom w:val="single" w:sz="4" w:space="0" w:color="auto"/>
              <w:right w:val="single" w:sz="4" w:space="0" w:color="auto"/>
            </w:tcBorders>
          </w:tcPr>
          <w:p w:rsidR="00AE357F" w:rsidRDefault="00AE357F" w:rsidP="00806CF8">
            <w:pPr>
              <w:spacing w:line="240" w:lineRule="atLeast"/>
              <w:jc w:val="center"/>
              <w:rPr>
                <w:rFonts w:ascii="細明體" w:eastAsia="細明體" w:hAnsi="細明體" w:cs="Courier New" w:hint="eastAsia"/>
                <w:sz w:val="20"/>
                <w:szCs w:val="20"/>
              </w:rPr>
            </w:pPr>
            <w:r>
              <w:rPr>
                <w:rFonts w:ascii="細明體" w:eastAsia="細明體" w:hAnsi="細明體" w:cs="Courier New" w:hint="eastAsia"/>
                <w:sz w:val="20"/>
                <w:szCs w:val="20"/>
              </w:rPr>
              <w:t>5</w:t>
            </w:r>
          </w:p>
        </w:tc>
        <w:tc>
          <w:tcPr>
            <w:tcW w:w="4503" w:type="dxa"/>
            <w:tcBorders>
              <w:top w:val="single" w:sz="4" w:space="0" w:color="auto"/>
              <w:left w:val="single" w:sz="4" w:space="0" w:color="auto"/>
              <w:bottom w:val="single" w:sz="4" w:space="0" w:color="auto"/>
              <w:right w:val="single" w:sz="4" w:space="0" w:color="auto"/>
            </w:tcBorders>
          </w:tcPr>
          <w:p w:rsidR="00AE357F" w:rsidRPr="00806CF8" w:rsidRDefault="00AE357F" w:rsidP="00806CF8">
            <w:pPr>
              <w:spacing w:line="240" w:lineRule="atLeast"/>
              <w:rPr>
                <w:rFonts w:ascii="細明體" w:eastAsia="細明體" w:hAnsi="細明體" w:cs="Courier New" w:hint="eastAsia"/>
                <w:sz w:val="20"/>
                <w:szCs w:val="20"/>
              </w:rPr>
            </w:pPr>
            <w:r>
              <w:rPr>
                <w:rFonts w:ascii="細明體" w:eastAsia="細明體" w:hAnsi="細明體" w:cs="Courier New" w:hint="eastAsia"/>
                <w:sz w:val="20"/>
                <w:szCs w:val="20"/>
              </w:rPr>
              <w:t>申請書</w:t>
            </w:r>
            <w:r w:rsidRPr="00AE357F">
              <w:rPr>
                <w:rFonts w:ascii="細明體" w:eastAsia="細明體" w:hAnsi="細明體" w:cs="Courier New"/>
                <w:sz w:val="20"/>
                <w:szCs w:val="20"/>
              </w:rPr>
              <w:t>160315000518</w:t>
            </w:r>
            <w:r>
              <w:rPr>
                <w:rFonts w:ascii="細明體" w:eastAsia="細明體" w:hAnsi="細明體" w:cs="Courier New" w:hint="eastAsia"/>
                <w:sz w:val="20"/>
                <w:szCs w:val="20"/>
              </w:rPr>
              <w:t xml:space="preserve"> </w:t>
            </w:r>
            <w:r w:rsidRPr="00AE357F">
              <w:rPr>
                <w:rFonts w:ascii="細明體" w:eastAsia="細明體" w:hAnsi="細明體" w:cs="Courier New" w:hint="eastAsia"/>
                <w:sz w:val="20"/>
                <w:szCs w:val="20"/>
              </w:rPr>
              <w:t>CSR專案)資助恐攻與洗錢防制系</w:t>
            </w:r>
          </w:p>
        </w:tc>
        <w:tc>
          <w:tcPr>
            <w:tcW w:w="1566" w:type="dxa"/>
            <w:tcBorders>
              <w:top w:val="single" w:sz="4" w:space="0" w:color="auto"/>
              <w:left w:val="single" w:sz="4" w:space="0" w:color="auto"/>
              <w:bottom w:val="single" w:sz="4" w:space="0" w:color="auto"/>
              <w:right w:val="single" w:sz="4" w:space="0" w:color="auto"/>
            </w:tcBorders>
          </w:tcPr>
          <w:p w:rsidR="00AE357F" w:rsidRPr="00806CF8" w:rsidRDefault="00AE357F" w:rsidP="00806CF8">
            <w:pPr>
              <w:spacing w:line="240" w:lineRule="atLeast"/>
              <w:jc w:val="center"/>
              <w:rPr>
                <w:rFonts w:ascii="細明體" w:eastAsia="細明體" w:hAnsi="細明體" w:cs="Courier New" w:hint="eastAsia"/>
                <w:sz w:val="20"/>
                <w:szCs w:val="20"/>
              </w:rPr>
            </w:pPr>
            <w:r w:rsidRPr="00AE357F">
              <w:rPr>
                <w:rFonts w:ascii="細明體" w:eastAsia="細明體" w:hAnsi="細明體" w:cs="Courier New" w:hint="eastAsia"/>
                <w:sz w:val="20"/>
                <w:szCs w:val="20"/>
              </w:rPr>
              <w:t>伯珊</w:t>
            </w:r>
          </w:p>
        </w:tc>
        <w:tc>
          <w:tcPr>
            <w:tcW w:w="2071" w:type="dxa"/>
            <w:tcBorders>
              <w:top w:val="single" w:sz="4" w:space="0" w:color="auto"/>
              <w:left w:val="single" w:sz="4" w:space="0" w:color="auto"/>
              <w:bottom w:val="single" w:sz="4" w:space="0" w:color="auto"/>
              <w:right w:val="single" w:sz="4" w:space="0" w:color="auto"/>
            </w:tcBorders>
          </w:tcPr>
          <w:p w:rsidR="00AE357F" w:rsidRPr="00806CF8" w:rsidRDefault="00AE357F" w:rsidP="00806CF8">
            <w:pPr>
              <w:spacing w:line="240" w:lineRule="atLeast"/>
              <w:jc w:val="center"/>
              <w:rPr>
                <w:rFonts w:ascii="細明體" w:eastAsia="細明體" w:hAnsi="細明體" w:cs="Courier New"/>
                <w:b/>
                <w:bCs/>
                <w:sz w:val="20"/>
                <w:szCs w:val="20"/>
              </w:rPr>
            </w:pPr>
            <w:r w:rsidRPr="00AE357F">
              <w:rPr>
                <w:rFonts w:ascii="細明體" w:eastAsia="細明體" w:hAnsi="細明體" w:cs="Courier New"/>
                <w:b/>
                <w:bCs/>
                <w:sz w:val="20"/>
                <w:szCs w:val="20"/>
              </w:rPr>
              <w:t>160325000352</w:t>
            </w:r>
          </w:p>
        </w:tc>
      </w:tr>
      <w:tr w:rsidR="0058613B" w:rsidRPr="00B031FC" w:rsidTr="00415E1C">
        <w:tc>
          <w:tcPr>
            <w:tcW w:w="1310" w:type="dxa"/>
            <w:tcBorders>
              <w:top w:val="single" w:sz="4" w:space="0" w:color="auto"/>
              <w:left w:val="single" w:sz="4" w:space="0" w:color="auto"/>
              <w:bottom w:val="single" w:sz="4" w:space="0" w:color="auto"/>
              <w:right w:val="single" w:sz="4" w:space="0" w:color="auto"/>
            </w:tcBorders>
          </w:tcPr>
          <w:p w:rsidR="0058613B" w:rsidRDefault="0058613B" w:rsidP="0058613B">
            <w:pPr>
              <w:spacing w:line="240" w:lineRule="atLeast"/>
              <w:jc w:val="center"/>
              <w:rPr>
                <w:rFonts w:ascii="細明體" w:eastAsia="細明體" w:hAnsi="細明體" w:cs="Courier New"/>
                <w:sz w:val="20"/>
                <w:szCs w:val="20"/>
              </w:rPr>
            </w:pPr>
            <w:r w:rsidRPr="004B60E8">
              <w:rPr>
                <w:rFonts w:hint="eastAsia"/>
              </w:rPr>
              <w:t>2016/04/01</w:t>
            </w:r>
          </w:p>
        </w:tc>
        <w:tc>
          <w:tcPr>
            <w:tcW w:w="1010" w:type="dxa"/>
            <w:tcBorders>
              <w:top w:val="single" w:sz="4" w:space="0" w:color="auto"/>
              <w:left w:val="single" w:sz="4" w:space="0" w:color="auto"/>
              <w:bottom w:val="single" w:sz="4" w:space="0" w:color="auto"/>
              <w:right w:val="single" w:sz="4" w:space="0" w:color="auto"/>
            </w:tcBorders>
          </w:tcPr>
          <w:p w:rsidR="0058613B" w:rsidRDefault="0058613B" w:rsidP="0058613B">
            <w:pPr>
              <w:spacing w:line="240" w:lineRule="atLeast"/>
              <w:jc w:val="center"/>
              <w:rPr>
                <w:rFonts w:ascii="細明體" w:eastAsia="細明體" w:hAnsi="細明體" w:cs="Courier New" w:hint="eastAsia"/>
                <w:sz w:val="20"/>
                <w:szCs w:val="20"/>
              </w:rPr>
            </w:pPr>
            <w:r>
              <w:rPr>
                <w:rFonts w:hint="eastAsia"/>
              </w:rPr>
              <w:t>6</w:t>
            </w:r>
          </w:p>
        </w:tc>
        <w:tc>
          <w:tcPr>
            <w:tcW w:w="4503" w:type="dxa"/>
            <w:tcBorders>
              <w:top w:val="single" w:sz="4" w:space="0" w:color="auto"/>
              <w:left w:val="single" w:sz="4" w:space="0" w:color="auto"/>
              <w:bottom w:val="single" w:sz="4" w:space="0" w:color="auto"/>
              <w:right w:val="single" w:sz="4" w:space="0" w:color="auto"/>
            </w:tcBorders>
          </w:tcPr>
          <w:p w:rsidR="0058613B" w:rsidRDefault="0058613B" w:rsidP="0058613B">
            <w:pPr>
              <w:spacing w:line="240" w:lineRule="atLeast"/>
              <w:rPr>
                <w:rFonts w:ascii="細明體" w:eastAsia="細明體" w:hAnsi="細明體" w:cs="Courier New" w:hint="eastAsia"/>
                <w:sz w:val="20"/>
                <w:szCs w:val="20"/>
              </w:rPr>
            </w:pPr>
            <w:r w:rsidRPr="004B60E8">
              <w:rPr>
                <w:rFonts w:hint="eastAsia"/>
              </w:rPr>
              <w:t>ie11</w:t>
            </w:r>
            <w:r w:rsidRPr="004B60E8">
              <w:rPr>
                <w:rFonts w:hint="eastAsia"/>
              </w:rPr>
              <w:t>昇級測試</w:t>
            </w:r>
          </w:p>
        </w:tc>
        <w:tc>
          <w:tcPr>
            <w:tcW w:w="1566" w:type="dxa"/>
            <w:tcBorders>
              <w:top w:val="single" w:sz="4" w:space="0" w:color="auto"/>
              <w:left w:val="single" w:sz="4" w:space="0" w:color="auto"/>
              <w:bottom w:val="single" w:sz="4" w:space="0" w:color="auto"/>
              <w:right w:val="single" w:sz="4" w:space="0" w:color="auto"/>
            </w:tcBorders>
          </w:tcPr>
          <w:p w:rsidR="0058613B" w:rsidRPr="00AE357F" w:rsidRDefault="0058613B" w:rsidP="0058613B">
            <w:pPr>
              <w:spacing w:line="240" w:lineRule="atLeast"/>
              <w:jc w:val="center"/>
              <w:rPr>
                <w:rFonts w:ascii="細明體" w:eastAsia="細明體" w:hAnsi="細明體" w:cs="Courier New" w:hint="eastAsia"/>
                <w:sz w:val="20"/>
                <w:szCs w:val="20"/>
              </w:rPr>
            </w:pPr>
            <w:r w:rsidRPr="004B60E8">
              <w:rPr>
                <w:rFonts w:hint="eastAsia"/>
              </w:rPr>
              <w:t>雅君</w:t>
            </w:r>
          </w:p>
        </w:tc>
        <w:tc>
          <w:tcPr>
            <w:tcW w:w="2071" w:type="dxa"/>
            <w:tcBorders>
              <w:top w:val="single" w:sz="4" w:space="0" w:color="auto"/>
              <w:left w:val="single" w:sz="4" w:space="0" w:color="auto"/>
              <w:bottom w:val="single" w:sz="4" w:space="0" w:color="auto"/>
              <w:right w:val="single" w:sz="4" w:space="0" w:color="auto"/>
            </w:tcBorders>
          </w:tcPr>
          <w:p w:rsidR="0058613B" w:rsidRPr="00AE357F" w:rsidRDefault="0058613B" w:rsidP="0058613B">
            <w:pPr>
              <w:spacing w:line="240" w:lineRule="atLeast"/>
              <w:jc w:val="center"/>
              <w:rPr>
                <w:rFonts w:ascii="細明體" w:eastAsia="細明體" w:hAnsi="細明體" w:cs="Courier New"/>
                <w:b/>
                <w:bCs/>
                <w:sz w:val="20"/>
                <w:szCs w:val="20"/>
              </w:rPr>
            </w:pPr>
            <w:r w:rsidRPr="004B60E8">
              <w:rPr>
                <w:rFonts w:hint="eastAsia"/>
              </w:rPr>
              <w:t>160308000090</w:t>
            </w:r>
          </w:p>
        </w:tc>
      </w:tr>
      <w:tr w:rsidR="00415E1C" w:rsidRPr="00792790" w:rsidTr="00415E1C">
        <w:tc>
          <w:tcPr>
            <w:tcW w:w="1310" w:type="dxa"/>
            <w:tcBorders>
              <w:top w:val="single" w:sz="4" w:space="0" w:color="auto"/>
              <w:left w:val="single" w:sz="4" w:space="0" w:color="auto"/>
              <w:bottom w:val="single" w:sz="4" w:space="0" w:color="auto"/>
              <w:right w:val="single" w:sz="4" w:space="0" w:color="auto"/>
            </w:tcBorders>
          </w:tcPr>
          <w:p w:rsidR="00415E1C" w:rsidRPr="0018789A" w:rsidRDefault="00415E1C" w:rsidP="00B622B9">
            <w:pPr>
              <w:spacing w:line="240" w:lineRule="atLeast"/>
              <w:jc w:val="center"/>
              <w:rPr>
                <w:rFonts w:hint="eastAsia"/>
                <w:color w:val="000000"/>
              </w:rPr>
            </w:pPr>
            <w:r w:rsidRPr="0018789A">
              <w:rPr>
                <w:rFonts w:hint="eastAsia"/>
                <w:color w:val="000000"/>
              </w:rPr>
              <w:t>2016/12/27</w:t>
            </w:r>
          </w:p>
        </w:tc>
        <w:tc>
          <w:tcPr>
            <w:tcW w:w="1010" w:type="dxa"/>
            <w:tcBorders>
              <w:top w:val="single" w:sz="4" w:space="0" w:color="auto"/>
              <w:left w:val="single" w:sz="4" w:space="0" w:color="auto"/>
              <w:bottom w:val="single" w:sz="4" w:space="0" w:color="auto"/>
              <w:right w:val="single" w:sz="4" w:space="0" w:color="auto"/>
            </w:tcBorders>
          </w:tcPr>
          <w:p w:rsidR="00415E1C" w:rsidRPr="0018789A" w:rsidRDefault="00415E1C" w:rsidP="0018789A">
            <w:pPr>
              <w:spacing w:line="240" w:lineRule="atLeast"/>
              <w:jc w:val="center"/>
              <w:rPr>
                <w:rFonts w:hint="eastAsia"/>
                <w:color w:val="000000"/>
              </w:rPr>
            </w:pPr>
            <w:r w:rsidRPr="0018789A">
              <w:rPr>
                <w:rFonts w:hint="eastAsia"/>
                <w:color w:val="000000"/>
              </w:rPr>
              <w:t xml:space="preserve">7 </w:t>
            </w:r>
          </w:p>
        </w:tc>
        <w:tc>
          <w:tcPr>
            <w:tcW w:w="4503" w:type="dxa"/>
            <w:tcBorders>
              <w:top w:val="single" w:sz="4" w:space="0" w:color="auto"/>
              <w:left w:val="single" w:sz="4" w:space="0" w:color="auto"/>
              <w:bottom w:val="single" w:sz="4" w:space="0" w:color="auto"/>
              <w:right w:val="single" w:sz="4" w:space="0" w:color="auto"/>
            </w:tcBorders>
          </w:tcPr>
          <w:p w:rsidR="00415E1C" w:rsidRPr="0018789A" w:rsidRDefault="00415E1C" w:rsidP="0018789A">
            <w:pPr>
              <w:spacing w:line="240" w:lineRule="atLeast"/>
              <w:rPr>
                <w:rFonts w:hint="eastAsia"/>
                <w:color w:val="000000"/>
              </w:rPr>
            </w:pPr>
            <w:r w:rsidRPr="0018789A">
              <w:rPr>
                <w:rFonts w:hint="eastAsia"/>
                <w:color w:val="000000"/>
              </w:rPr>
              <w:t>只要服務中心簡易受理有輸入帳戶資料，則理賠系統自動帶入帳戶資料。</w:t>
            </w:r>
          </w:p>
        </w:tc>
        <w:tc>
          <w:tcPr>
            <w:tcW w:w="1566" w:type="dxa"/>
            <w:tcBorders>
              <w:top w:val="single" w:sz="4" w:space="0" w:color="auto"/>
              <w:left w:val="single" w:sz="4" w:space="0" w:color="auto"/>
              <w:bottom w:val="single" w:sz="4" w:space="0" w:color="auto"/>
              <w:right w:val="single" w:sz="4" w:space="0" w:color="auto"/>
            </w:tcBorders>
          </w:tcPr>
          <w:p w:rsidR="00415E1C" w:rsidRPr="0018789A" w:rsidRDefault="00415E1C" w:rsidP="00B622B9">
            <w:pPr>
              <w:spacing w:line="240" w:lineRule="atLeast"/>
              <w:jc w:val="center"/>
              <w:rPr>
                <w:rFonts w:hint="eastAsia"/>
                <w:color w:val="000000"/>
              </w:rPr>
            </w:pPr>
            <w:r w:rsidRPr="0018789A">
              <w:rPr>
                <w:rFonts w:hint="eastAsia"/>
                <w:color w:val="000000"/>
              </w:rPr>
              <w:t>陳鐵元</w:t>
            </w:r>
          </w:p>
        </w:tc>
        <w:tc>
          <w:tcPr>
            <w:tcW w:w="2071" w:type="dxa"/>
            <w:tcBorders>
              <w:top w:val="single" w:sz="4" w:space="0" w:color="auto"/>
              <w:left w:val="single" w:sz="4" w:space="0" w:color="auto"/>
              <w:bottom w:val="single" w:sz="4" w:space="0" w:color="auto"/>
              <w:right w:val="single" w:sz="4" w:space="0" w:color="auto"/>
            </w:tcBorders>
          </w:tcPr>
          <w:p w:rsidR="00415E1C" w:rsidRPr="0018789A" w:rsidRDefault="00415E1C" w:rsidP="00415E1C">
            <w:pPr>
              <w:spacing w:line="240" w:lineRule="atLeast"/>
              <w:jc w:val="center"/>
              <w:rPr>
                <w:color w:val="000000"/>
              </w:rPr>
            </w:pPr>
            <w:r w:rsidRPr="0018789A">
              <w:rPr>
                <w:color w:val="000000"/>
              </w:rPr>
              <w:t>161221000069</w:t>
            </w:r>
          </w:p>
        </w:tc>
      </w:tr>
      <w:tr w:rsidR="00B22A37" w:rsidRPr="00792790" w:rsidTr="00415E1C">
        <w:tc>
          <w:tcPr>
            <w:tcW w:w="1310" w:type="dxa"/>
            <w:tcBorders>
              <w:top w:val="single" w:sz="4" w:space="0" w:color="auto"/>
              <w:left w:val="single" w:sz="4" w:space="0" w:color="auto"/>
              <w:bottom w:val="single" w:sz="4" w:space="0" w:color="auto"/>
              <w:right w:val="single" w:sz="4" w:space="0" w:color="auto"/>
            </w:tcBorders>
          </w:tcPr>
          <w:p w:rsidR="00B22A37" w:rsidRPr="0018789A" w:rsidRDefault="00B22A37" w:rsidP="00B622B9">
            <w:pPr>
              <w:spacing w:line="240" w:lineRule="atLeast"/>
              <w:jc w:val="center"/>
              <w:rPr>
                <w:rFonts w:hint="eastAsia"/>
                <w:color w:val="000000"/>
              </w:rPr>
            </w:pPr>
            <w:r w:rsidRPr="0018789A">
              <w:rPr>
                <w:rFonts w:hint="eastAsia"/>
                <w:color w:val="000000"/>
              </w:rPr>
              <w:t>2017/7/19</w:t>
            </w:r>
          </w:p>
        </w:tc>
        <w:tc>
          <w:tcPr>
            <w:tcW w:w="1010" w:type="dxa"/>
            <w:tcBorders>
              <w:top w:val="single" w:sz="4" w:space="0" w:color="auto"/>
              <w:left w:val="single" w:sz="4" w:space="0" w:color="auto"/>
              <w:bottom w:val="single" w:sz="4" w:space="0" w:color="auto"/>
              <w:right w:val="single" w:sz="4" w:space="0" w:color="auto"/>
            </w:tcBorders>
          </w:tcPr>
          <w:p w:rsidR="00B22A37" w:rsidRPr="0018789A" w:rsidRDefault="00B22A37" w:rsidP="00415E1C">
            <w:pPr>
              <w:spacing w:line="240" w:lineRule="atLeast"/>
              <w:jc w:val="center"/>
              <w:rPr>
                <w:rFonts w:hint="eastAsia"/>
                <w:color w:val="000000"/>
              </w:rPr>
            </w:pPr>
            <w:r w:rsidRPr="0018789A">
              <w:rPr>
                <w:rFonts w:hint="eastAsia"/>
                <w:color w:val="000000"/>
              </w:rPr>
              <w:t>8</w:t>
            </w:r>
          </w:p>
        </w:tc>
        <w:tc>
          <w:tcPr>
            <w:tcW w:w="4503" w:type="dxa"/>
            <w:tcBorders>
              <w:top w:val="single" w:sz="4" w:space="0" w:color="auto"/>
              <w:left w:val="single" w:sz="4" w:space="0" w:color="auto"/>
              <w:bottom w:val="single" w:sz="4" w:space="0" w:color="auto"/>
              <w:right w:val="single" w:sz="4" w:space="0" w:color="auto"/>
            </w:tcBorders>
          </w:tcPr>
          <w:p w:rsidR="00B22A37" w:rsidRPr="0018789A" w:rsidRDefault="00B22A37" w:rsidP="00415E1C">
            <w:pPr>
              <w:spacing w:line="240" w:lineRule="atLeast"/>
              <w:rPr>
                <w:rFonts w:hint="eastAsia"/>
                <w:color w:val="000000"/>
              </w:rPr>
            </w:pPr>
            <w:r w:rsidRPr="0018789A">
              <w:rPr>
                <w:rFonts w:ascii="標楷體" w:eastAsia="標楷體" w:hAnsi="標楷體" w:hint="eastAsia"/>
                <w:b/>
                <w:color w:val="000000"/>
                <w:sz w:val="20"/>
                <w:szCs w:val="20"/>
              </w:rPr>
              <w:t>行動理賠2.0優化需求</w:t>
            </w:r>
          </w:p>
        </w:tc>
        <w:tc>
          <w:tcPr>
            <w:tcW w:w="1566" w:type="dxa"/>
            <w:tcBorders>
              <w:top w:val="single" w:sz="4" w:space="0" w:color="auto"/>
              <w:left w:val="single" w:sz="4" w:space="0" w:color="auto"/>
              <w:bottom w:val="single" w:sz="4" w:space="0" w:color="auto"/>
              <w:right w:val="single" w:sz="4" w:space="0" w:color="auto"/>
            </w:tcBorders>
          </w:tcPr>
          <w:p w:rsidR="00B22A37" w:rsidRPr="0018789A" w:rsidRDefault="00B22A37" w:rsidP="00B622B9">
            <w:pPr>
              <w:spacing w:line="240" w:lineRule="atLeast"/>
              <w:jc w:val="center"/>
              <w:rPr>
                <w:rFonts w:hint="eastAsia"/>
                <w:color w:val="000000"/>
              </w:rPr>
            </w:pPr>
            <w:r w:rsidRPr="0018789A">
              <w:rPr>
                <w:rFonts w:hint="eastAsia"/>
                <w:color w:val="000000"/>
              </w:rPr>
              <w:t>洪啟豪</w:t>
            </w:r>
          </w:p>
        </w:tc>
        <w:tc>
          <w:tcPr>
            <w:tcW w:w="2071" w:type="dxa"/>
            <w:tcBorders>
              <w:top w:val="single" w:sz="4" w:space="0" w:color="auto"/>
              <w:left w:val="single" w:sz="4" w:space="0" w:color="auto"/>
              <w:bottom w:val="single" w:sz="4" w:space="0" w:color="auto"/>
              <w:right w:val="single" w:sz="4" w:space="0" w:color="auto"/>
            </w:tcBorders>
          </w:tcPr>
          <w:p w:rsidR="00B22A37" w:rsidRPr="0018789A" w:rsidRDefault="00B22A37" w:rsidP="00415E1C">
            <w:pPr>
              <w:spacing w:line="240" w:lineRule="atLeast"/>
              <w:jc w:val="center"/>
              <w:rPr>
                <w:color w:val="000000"/>
              </w:rPr>
            </w:pPr>
            <w:r w:rsidRPr="0018789A">
              <w:rPr>
                <w:rFonts w:ascii="標楷體" w:eastAsia="標楷體" w:hAnsi="標楷體"/>
                <w:b/>
                <w:color w:val="000000"/>
                <w:sz w:val="20"/>
                <w:szCs w:val="20"/>
              </w:rPr>
              <w:t>1</w:t>
            </w:r>
            <w:r w:rsidRPr="0018789A">
              <w:rPr>
                <w:rFonts w:ascii="標楷體" w:eastAsia="標楷體" w:hAnsi="標楷體" w:hint="eastAsia"/>
                <w:b/>
                <w:color w:val="000000"/>
                <w:sz w:val="20"/>
                <w:szCs w:val="20"/>
              </w:rPr>
              <w:t>70110001403</w:t>
            </w:r>
          </w:p>
        </w:tc>
      </w:tr>
      <w:tr w:rsidR="00EA6EF0" w:rsidRPr="00792790" w:rsidTr="00415E1C">
        <w:tc>
          <w:tcPr>
            <w:tcW w:w="1310" w:type="dxa"/>
            <w:tcBorders>
              <w:top w:val="single" w:sz="4" w:space="0" w:color="auto"/>
              <w:left w:val="single" w:sz="4" w:space="0" w:color="auto"/>
              <w:bottom w:val="single" w:sz="4" w:space="0" w:color="auto"/>
              <w:right w:val="single" w:sz="4" w:space="0" w:color="auto"/>
            </w:tcBorders>
          </w:tcPr>
          <w:p w:rsidR="00EA6EF0" w:rsidRPr="0018789A" w:rsidRDefault="00EA6EF0" w:rsidP="00B622B9">
            <w:pPr>
              <w:spacing w:line="240" w:lineRule="atLeast"/>
              <w:jc w:val="center"/>
              <w:rPr>
                <w:rFonts w:hint="eastAsia"/>
                <w:color w:val="FF0000"/>
              </w:rPr>
            </w:pPr>
            <w:r w:rsidRPr="0018789A">
              <w:rPr>
                <w:rFonts w:hint="eastAsia"/>
                <w:color w:val="FF0000"/>
              </w:rPr>
              <w:t>2017/8/8</w:t>
            </w:r>
          </w:p>
        </w:tc>
        <w:tc>
          <w:tcPr>
            <w:tcW w:w="1010" w:type="dxa"/>
            <w:tcBorders>
              <w:top w:val="single" w:sz="4" w:space="0" w:color="auto"/>
              <w:left w:val="single" w:sz="4" w:space="0" w:color="auto"/>
              <w:bottom w:val="single" w:sz="4" w:space="0" w:color="auto"/>
              <w:right w:val="single" w:sz="4" w:space="0" w:color="auto"/>
            </w:tcBorders>
          </w:tcPr>
          <w:p w:rsidR="00EA6EF0" w:rsidRPr="0018789A" w:rsidRDefault="00EA6EF0" w:rsidP="00415E1C">
            <w:pPr>
              <w:spacing w:line="240" w:lineRule="atLeast"/>
              <w:jc w:val="center"/>
              <w:rPr>
                <w:rFonts w:hint="eastAsia"/>
                <w:color w:val="FF0000"/>
              </w:rPr>
            </w:pPr>
            <w:r w:rsidRPr="0018789A">
              <w:rPr>
                <w:rFonts w:hint="eastAsia"/>
                <w:color w:val="FF0000"/>
              </w:rPr>
              <w:t>9</w:t>
            </w:r>
          </w:p>
        </w:tc>
        <w:tc>
          <w:tcPr>
            <w:tcW w:w="4503" w:type="dxa"/>
            <w:tcBorders>
              <w:top w:val="single" w:sz="4" w:space="0" w:color="auto"/>
              <w:left w:val="single" w:sz="4" w:space="0" w:color="auto"/>
              <w:bottom w:val="single" w:sz="4" w:space="0" w:color="auto"/>
              <w:right w:val="single" w:sz="4" w:space="0" w:color="auto"/>
            </w:tcBorders>
          </w:tcPr>
          <w:p w:rsidR="008B29AB" w:rsidRPr="0018789A" w:rsidRDefault="00EA6EF0" w:rsidP="00415E1C">
            <w:pPr>
              <w:spacing w:line="240" w:lineRule="atLeast"/>
              <w:rPr>
                <w:rFonts w:ascii="標楷體" w:eastAsia="標楷體" w:hAnsi="標楷體" w:hint="eastAsia"/>
                <w:b/>
                <w:color w:val="FF0000"/>
                <w:sz w:val="20"/>
                <w:szCs w:val="20"/>
              </w:rPr>
            </w:pPr>
            <w:r w:rsidRPr="0018789A">
              <w:rPr>
                <w:rFonts w:ascii="標楷體" w:eastAsia="標楷體" w:hAnsi="標楷體" w:hint="eastAsia"/>
                <w:b/>
                <w:color w:val="FF0000"/>
                <w:sz w:val="20"/>
                <w:szCs w:val="20"/>
              </w:rPr>
              <w:t>給付方式為現金時，畫面新增『受款人</w:t>
            </w:r>
            <w:r w:rsidR="009F26B2">
              <w:rPr>
                <w:rFonts w:ascii="標楷體" w:eastAsia="標楷體" w:hAnsi="標楷體" w:hint="eastAsia"/>
                <w:b/>
                <w:color w:val="FF0000"/>
                <w:sz w:val="20"/>
                <w:szCs w:val="20"/>
              </w:rPr>
              <w:t>姓</w:t>
            </w:r>
            <w:r w:rsidRPr="0018789A">
              <w:rPr>
                <w:rFonts w:ascii="標楷體" w:eastAsia="標楷體" w:hAnsi="標楷體" w:hint="eastAsia"/>
                <w:b/>
                <w:color w:val="FF0000"/>
                <w:sz w:val="20"/>
                <w:szCs w:val="20"/>
              </w:rPr>
              <w:t>名』、『受款人身分證字號』</w:t>
            </w:r>
            <w:r w:rsidR="00763399">
              <w:rPr>
                <w:rFonts w:ascii="標楷體" w:eastAsia="標楷體" w:hAnsi="標楷體" w:hint="eastAsia"/>
                <w:b/>
                <w:color w:val="FF0000"/>
                <w:sz w:val="20"/>
                <w:szCs w:val="20"/>
              </w:rPr>
              <w:t>兩個欄位</w:t>
            </w:r>
          </w:p>
        </w:tc>
        <w:tc>
          <w:tcPr>
            <w:tcW w:w="1566" w:type="dxa"/>
            <w:tcBorders>
              <w:top w:val="single" w:sz="4" w:space="0" w:color="auto"/>
              <w:left w:val="single" w:sz="4" w:space="0" w:color="auto"/>
              <w:bottom w:val="single" w:sz="4" w:space="0" w:color="auto"/>
              <w:right w:val="single" w:sz="4" w:space="0" w:color="auto"/>
            </w:tcBorders>
          </w:tcPr>
          <w:p w:rsidR="00EA6EF0" w:rsidRPr="0018789A" w:rsidRDefault="00EA6EF0" w:rsidP="00B622B9">
            <w:pPr>
              <w:spacing w:line="240" w:lineRule="atLeast"/>
              <w:jc w:val="center"/>
              <w:rPr>
                <w:rFonts w:hint="eastAsia"/>
                <w:color w:val="000000"/>
              </w:rPr>
            </w:pPr>
            <w:r w:rsidRPr="00D03BE3">
              <w:rPr>
                <w:rFonts w:hint="eastAsia"/>
                <w:color w:val="000000"/>
              </w:rPr>
              <w:t>蔡燁玟</w:t>
            </w:r>
          </w:p>
        </w:tc>
        <w:tc>
          <w:tcPr>
            <w:tcW w:w="2071" w:type="dxa"/>
            <w:tcBorders>
              <w:top w:val="single" w:sz="4" w:space="0" w:color="auto"/>
              <w:left w:val="single" w:sz="4" w:space="0" w:color="auto"/>
              <w:bottom w:val="single" w:sz="4" w:space="0" w:color="auto"/>
              <w:right w:val="single" w:sz="4" w:space="0" w:color="auto"/>
            </w:tcBorders>
          </w:tcPr>
          <w:p w:rsidR="00EA6EF0" w:rsidRPr="0018789A" w:rsidRDefault="00D724C3" w:rsidP="00415E1C">
            <w:pPr>
              <w:spacing w:line="240" w:lineRule="atLeast"/>
              <w:jc w:val="center"/>
              <w:rPr>
                <w:rFonts w:ascii="標楷體" w:eastAsia="標楷體" w:hAnsi="標楷體"/>
                <w:b/>
                <w:color w:val="000000"/>
                <w:sz w:val="20"/>
                <w:szCs w:val="20"/>
              </w:rPr>
            </w:pPr>
            <w:r>
              <w:rPr>
                <w:rFonts w:ascii="新細明體" w:hAnsi="新細明體" w:hint="eastAsia"/>
              </w:rPr>
              <w:t>170807000629</w:t>
            </w:r>
          </w:p>
        </w:tc>
      </w:tr>
      <w:tr w:rsidR="0018789A" w:rsidRPr="00792790" w:rsidTr="00415E1C">
        <w:tc>
          <w:tcPr>
            <w:tcW w:w="1310" w:type="dxa"/>
            <w:tcBorders>
              <w:top w:val="single" w:sz="4" w:space="0" w:color="auto"/>
              <w:left w:val="single" w:sz="4" w:space="0" w:color="auto"/>
              <w:bottom w:val="single" w:sz="4" w:space="0" w:color="auto"/>
              <w:right w:val="single" w:sz="4" w:space="0" w:color="auto"/>
            </w:tcBorders>
          </w:tcPr>
          <w:p w:rsidR="0018789A" w:rsidRPr="0018789A" w:rsidRDefault="0018789A" w:rsidP="0018789A">
            <w:pPr>
              <w:spacing w:line="240" w:lineRule="atLeast"/>
              <w:jc w:val="center"/>
              <w:rPr>
                <w:rFonts w:hint="eastAsia"/>
                <w:color w:val="FF0000"/>
              </w:rPr>
            </w:pPr>
            <w:r>
              <w:rPr>
                <w:rFonts w:ascii="細明體" w:eastAsia="細明體" w:hAnsi="細明體" w:cs="Courier New" w:hint="eastAsia"/>
                <w:sz w:val="20"/>
                <w:szCs w:val="20"/>
              </w:rPr>
              <w:t>2018/</w:t>
            </w:r>
            <w:r>
              <w:rPr>
                <w:rFonts w:ascii="細明體" w:eastAsia="細明體" w:hAnsi="細明體" w:cs="Courier New"/>
                <w:sz w:val="20"/>
                <w:szCs w:val="20"/>
              </w:rPr>
              <w:t>3/1</w:t>
            </w:r>
          </w:p>
        </w:tc>
        <w:tc>
          <w:tcPr>
            <w:tcW w:w="1010" w:type="dxa"/>
            <w:tcBorders>
              <w:top w:val="single" w:sz="4" w:space="0" w:color="auto"/>
              <w:left w:val="single" w:sz="4" w:space="0" w:color="auto"/>
              <w:bottom w:val="single" w:sz="4" w:space="0" w:color="auto"/>
              <w:right w:val="single" w:sz="4" w:space="0" w:color="auto"/>
            </w:tcBorders>
          </w:tcPr>
          <w:p w:rsidR="0018789A" w:rsidRPr="0018789A" w:rsidRDefault="0018789A" w:rsidP="0018789A">
            <w:pPr>
              <w:spacing w:line="240" w:lineRule="atLeast"/>
              <w:jc w:val="center"/>
              <w:rPr>
                <w:rFonts w:hint="eastAsia"/>
                <w:color w:val="FF0000"/>
              </w:rPr>
            </w:pPr>
            <w:r>
              <w:rPr>
                <w:rFonts w:ascii="細明體" w:eastAsia="細明體" w:hAnsi="細明體" w:cs="Courier New"/>
                <w:sz w:val="20"/>
                <w:szCs w:val="20"/>
              </w:rPr>
              <w:t>10</w:t>
            </w:r>
          </w:p>
        </w:tc>
        <w:tc>
          <w:tcPr>
            <w:tcW w:w="4503" w:type="dxa"/>
            <w:tcBorders>
              <w:top w:val="single" w:sz="4" w:space="0" w:color="auto"/>
              <w:left w:val="single" w:sz="4" w:space="0" w:color="auto"/>
              <w:bottom w:val="single" w:sz="4" w:space="0" w:color="auto"/>
              <w:right w:val="single" w:sz="4" w:space="0" w:color="auto"/>
            </w:tcBorders>
          </w:tcPr>
          <w:p w:rsidR="0018789A" w:rsidRPr="0018789A" w:rsidRDefault="0018789A" w:rsidP="0018789A">
            <w:pPr>
              <w:spacing w:line="240" w:lineRule="atLeast"/>
              <w:rPr>
                <w:rFonts w:ascii="標楷體" w:eastAsia="標楷體" w:hAnsi="標楷體" w:hint="eastAsia"/>
                <w:b/>
                <w:color w:val="FF0000"/>
                <w:sz w:val="20"/>
                <w:szCs w:val="20"/>
              </w:rPr>
            </w:pPr>
            <w:r w:rsidRPr="006431F1">
              <w:rPr>
                <w:rFonts w:ascii="標楷體" w:eastAsia="標楷體" w:hAnsi="標楷體" w:hint="eastAsia"/>
                <w:b/>
                <w:sz w:val="20"/>
                <w:szCs w:val="20"/>
              </w:rPr>
              <w:t>產險行動理賠優化-申請書改版、新增航班編號欄位與提醒文字</w:t>
            </w:r>
            <w:r w:rsidR="00C4625F">
              <w:rPr>
                <w:rFonts w:ascii="標楷體" w:eastAsia="標楷體" w:hAnsi="標楷體" w:hint="eastAsia"/>
                <w:b/>
                <w:sz w:val="20"/>
                <w:szCs w:val="20"/>
              </w:rPr>
              <w:t>~修改無法帶出受益人資料</w:t>
            </w:r>
          </w:p>
        </w:tc>
        <w:tc>
          <w:tcPr>
            <w:tcW w:w="1566" w:type="dxa"/>
            <w:tcBorders>
              <w:top w:val="single" w:sz="4" w:space="0" w:color="auto"/>
              <w:left w:val="single" w:sz="4" w:space="0" w:color="auto"/>
              <w:bottom w:val="single" w:sz="4" w:space="0" w:color="auto"/>
              <w:right w:val="single" w:sz="4" w:space="0" w:color="auto"/>
            </w:tcBorders>
          </w:tcPr>
          <w:p w:rsidR="0018789A" w:rsidRPr="00D03BE3" w:rsidRDefault="0018789A" w:rsidP="0018789A">
            <w:pPr>
              <w:spacing w:line="240" w:lineRule="atLeast"/>
              <w:jc w:val="center"/>
              <w:rPr>
                <w:rFonts w:hint="eastAsia"/>
                <w:color w:val="000000"/>
              </w:rPr>
            </w:pPr>
            <w:r>
              <w:rPr>
                <w:rFonts w:ascii="細明體" w:eastAsia="細明體" w:hAnsi="細明體" w:cs="Courier New" w:hint="eastAsia"/>
                <w:sz w:val="20"/>
                <w:szCs w:val="20"/>
              </w:rPr>
              <w:t>洪啟豪</w:t>
            </w:r>
          </w:p>
        </w:tc>
        <w:tc>
          <w:tcPr>
            <w:tcW w:w="2071" w:type="dxa"/>
            <w:tcBorders>
              <w:top w:val="single" w:sz="4" w:space="0" w:color="auto"/>
              <w:left w:val="single" w:sz="4" w:space="0" w:color="auto"/>
              <w:bottom w:val="single" w:sz="4" w:space="0" w:color="auto"/>
              <w:right w:val="single" w:sz="4" w:space="0" w:color="auto"/>
            </w:tcBorders>
          </w:tcPr>
          <w:p w:rsidR="0018789A" w:rsidRDefault="0018789A" w:rsidP="0018789A">
            <w:pPr>
              <w:spacing w:line="240" w:lineRule="atLeast"/>
              <w:jc w:val="center"/>
              <w:rPr>
                <w:rFonts w:ascii="新細明體" w:hAnsi="新細明體" w:hint="eastAsia"/>
              </w:rPr>
            </w:pPr>
            <w:r w:rsidRPr="006431F1">
              <w:rPr>
                <w:rFonts w:ascii="標楷體" w:eastAsia="標楷體" w:hAnsi="標楷體"/>
                <w:b/>
                <w:sz w:val="20"/>
                <w:szCs w:val="20"/>
              </w:rPr>
              <w:t>180208000941</w:t>
            </w:r>
          </w:p>
        </w:tc>
      </w:tr>
      <w:tr w:rsidR="003A663A" w:rsidRPr="00792790" w:rsidTr="00415E1C">
        <w:tc>
          <w:tcPr>
            <w:tcW w:w="1310" w:type="dxa"/>
            <w:tcBorders>
              <w:top w:val="single" w:sz="4" w:space="0" w:color="auto"/>
              <w:left w:val="single" w:sz="4" w:space="0" w:color="auto"/>
              <w:bottom w:val="single" w:sz="4" w:space="0" w:color="auto"/>
              <w:right w:val="single" w:sz="4" w:space="0" w:color="auto"/>
            </w:tcBorders>
          </w:tcPr>
          <w:p w:rsidR="003A663A" w:rsidRPr="00F43278" w:rsidRDefault="003A663A" w:rsidP="0018789A">
            <w:pPr>
              <w:spacing w:line="240" w:lineRule="atLeast"/>
              <w:jc w:val="center"/>
              <w:rPr>
                <w:rFonts w:ascii="細明體" w:eastAsia="細明體" w:hAnsi="細明體" w:cs="Courier New" w:hint="eastAsia"/>
                <w:sz w:val="20"/>
                <w:szCs w:val="20"/>
              </w:rPr>
            </w:pPr>
            <w:r w:rsidRPr="00F43278">
              <w:rPr>
                <w:rFonts w:ascii="細明體" w:eastAsia="細明體" w:hAnsi="細明體" w:cs="Courier New" w:hint="eastAsia"/>
                <w:sz w:val="20"/>
                <w:szCs w:val="20"/>
              </w:rPr>
              <w:t>2018/06/28</w:t>
            </w:r>
          </w:p>
        </w:tc>
        <w:tc>
          <w:tcPr>
            <w:tcW w:w="1010" w:type="dxa"/>
            <w:tcBorders>
              <w:top w:val="single" w:sz="4" w:space="0" w:color="auto"/>
              <w:left w:val="single" w:sz="4" w:space="0" w:color="auto"/>
              <w:bottom w:val="single" w:sz="4" w:space="0" w:color="auto"/>
              <w:right w:val="single" w:sz="4" w:space="0" w:color="auto"/>
            </w:tcBorders>
          </w:tcPr>
          <w:p w:rsidR="003A663A" w:rsidRPr="00F43278" w:rsidRDefault="003A663A" w:rsidP="0018789A">
            <w:pPr>
              <w:spacing w:line="240" w:lineRule="atLeast"/>
              <w:jc w:val="center"/>
              <w:rPr>
                <w:rFonts w:ascii="細明體" w:eastAsia="細明體" w:hAnsi="細明體" w:cs="Courier New"/>
                <w:sz w:val="20"/>
                <w:szCs w:val="20"/>
              </w:rPr>
            </w:pPr>
            <w:r w:rsidRPr="00F43278">
              <w:rPr>
                <w:rFonts w:ascii="細明體" w:eastAsia="細明體" w:hAnsi="細明體" w:cs="Courier New" w:hint="eastAsia"/>
                <w:sz w:val="20"/>
                <w:szCs w:val="20"/>
              </w:rPr>
              <w:t>11</w:t>
            </w:r>
          </w:p>
        </w:tc>
        <w:tc>
          <w:tcPr>
            <w:tcW w:w="4503" w:type="dxa"/>
            <w:tcBorders>
              <w:top w:val="single" w:sz="4" w:space="0" w:color="auto"/>
              <w:left w:val="single" w:sz="4" w:space="0" w:color="auto"/>
              <w:bottom w:val="single" w:sz="4" w:space="0" w:color="auto"/>
              <w:right w:val="single" w:sz="4" w:space="0" w:color="auto"/>
            </w:tcBorders>
          </w:tcPr>
          <w:p w:rsidR="003A663A" w:rsidRPr="00F43278" w:rsidRDefault="003A663A" w:rsidP="0018789A">
            <w:pPr>
              <w:spacing w:line="240" w:lineRule="atLeast"/>
              <w:rPr>
                <w:rFonts w:ascii="標楷體" w:eastAsia="標楷體" w:hAnsi="標楷體" w:hint="eastAsia"/>
                <w:sz w:val="20"/>
                <w:szCs w:val="20"/>
              </w:rPr>
            </w:pPr>
            <w:r w:rsidRPr="00F43278">
              <w:rPr>
                <w:rFonts w:ascii="標楷體" w:eastAsia="標楷體" w:hAnsi="標楷體" w:hint="eastAsia"/>
                <w:sz w:val="20"/>
                <w:szCs w:val="20"/>
              </w:rPr>
              <w:t>BUG修復</w:t>
            </w:r>
          </w:p>
        </w:tc>
        <w:tc>
          <w:tcPr>
            <w:tcW w:w="1566" w:type="dxa"/>
            <w:tcBorders>
              <w:top w:val="single" w:sz="4" w:space="0" w:color="auto"/>
              <w:left w:val="single" w:sz="4" w:space="0" w:color="auto"/>
              <w:bottom w:val="single" w:sz="4" w:space="0" w:color="auto"/>
              <w:right w:val="single" w:sz="4" w:space="0" w:color="auto"/>
            </w:tcBorders>
          </w:tcPr>
          <w:p w:rsidR="003A663A" w:rsidRPr="00F43278" w:rsidRDefault="003A663A" w:rsidP="0018789A">
            <w:pPr>
              <w:spacing w:line="240" w:lineRule="atLeast"/>
              <w:jc w:val="center"/>
              <w:rPr>
                <w:rFonts w:ascii="細明體" w:eastAsia="細明體" w:hAnsi="細明體" w:cs="Courier New" w:hint="eastAsia"/>
                <w:sz w:val="20"/>
                <w:szCs w:val="20"/>
              </w:rPr>
            </w:pPr>
            <w:r w:rsidRPr="00F43278">
              <w:rPr>
                <w:rFonts w:ascii="細明體" w:eastAsia="細明體" w:hAnsi="細明體" w:cs="Courier New" w:hint="eastAsia"/>
                <w:sz w:val="20"/>
                <w:szCs w:val="20"/>
              </w:rPr>
              <w:t>張凱鈞</w:t>
            </w:r>
          </w:p>
        </w:tc>
        <w:tc>
          <w:tcPr>
            <w:tcW w:w="2071" w:type="dxa"/>
            <w:tcBorders>
              <w:top w:val="single" w:sz="4" w:space="0" w:color="auto"/>
              <w:left w:val="single" w:sz="4" w:space="0" w:color="auto"/>
              <w:bottom w:val="single" w:sz="4" w:space="0" w:color="auto"/>
              <w:right w:val="single" w:sz="4" w:space="0" w:color="auto"/>
            </w:tcBorders>
          </w:tcPr>
          <w:p w:rsidR="003A663A" w:rsidRPr="00F43278" w:rsidRDefault="003A663A" w:rsidP="0018789A">
            <w:pPr>
              <w:spacing w:line="240" w:lineRule="atLeast"/>
              <w:jc w:val="center"/>
              <w:rPr>
                <w:rFonts w:ascii="標楷體" w:eastAsia="標楷體" w:hAnsi="標楷體"/>
                <w:sz w:val="20"/>
                <w:szCs w:val="20"/>
              </w:rPr>
            </w:pPr>
            <w:r w:rsidRPr="00F43278">
              <w:rPr>
                <w:rFonts w:ascii="標楷體" w:eastAsia="標楷體" w:hAnsi="標楷體"/>
                <w:sz w:val="20"/>
                <w:szCs w:val="20"/>
              </w:rPr>
              <w:t>170314000506</w:t>
            </w:r>
          </w:p>
        </w:tc>
      </w:tr>
      <w:tr w:rsidR="00F43278" w:rsidRPr="00792790" w:rsidTr="00415E1C">
        <w:trPr>
          <w:ins w:id="2" w:author="洪豪" w:date="2018-11-29T11:08:00Z"/>
        </w:trPr>
        <w:tc>
          <w:tcPr>
            <w:tcW w:w="1310" w:type="dxa"/>
            <w:tcBorders>
              <w:top w:val="single" w:sz="4" w:space="0" w:color="auto"/>
              <w:left w:val="single" w:sz="4" w:space="0" w:color="auto"/>
              <w:bottom w:val="single" w:sz="4" w:space="0" w:color="auto"/>
              <w:right w:val="single" w:sz="4" w:space="0" w:color="auto"/>
            </w:tcBorders>
          </w:tcPr>
          <w:p w:rsidR="00F43278" w:rsidRPr="00F43278" w:rsidRDefault="00F43278" w:rsidP="0018789A">
            <w:pPr>
              <w:spacing w:line="240" w:lineRule="atLeast"/>
              <w:jc w:val="center"/>
              <w:rPr>
                <w:ins w:id="3" w:author="洪豪" w:date="2018-11-29T11:08:00Z"/>
                <w:rFonts w:ascii="細明體" w:eastAsia="細明體" w:hAnsi="細明體" w:cs="Courier New" w:hint="eastAsia"/>
                <w:sz w:val="20"/>
                <w:szCs w:val="20"/>
              </w:rPr>
            </w:pPr>
            <w:ins w:id="4" w:author="洪豪" w:date="2018-11-29T11:08:00Z">
              <w:r>
                <w:rPr>
                  <w:rFonts w:ascii="細明體" w:eastAsia="細明體" w:hAnsi="細明體" w:cs="Courier New" w:hint="eastAsia"/>
                  <w:sz w:val="20"/>
                  <w:szCs w:val="20"/>
                </w:rPr>
                <w:t>2018</w:t>
              </w:r>
              <w:r>
                <w:rPr>
                  <w:rFonts w:ascii="細明體" w:eastAsia="細明體" w:hAnsi="細明體" w:cs="Courier New"/>
                  <w:sz w:val="20"/>
                  <w:szCs w:val="20"/>
                </w:rPr>
                <w:t>/11/29</w:t>
              </w:r>
            </w:ins>
          </w:p>
        </w:tc>
        <w:tc>
          <w:tcPr>
            <w:tcW w:w="1010" w:type="dxa"/>
            <w:tcBorders>
              <w:top w:val="single" w:sz="4" w:space="0" w:color="auto"/>
              <w:left w:val="single" w:sz="4" w:space="0" w:color="auto"/>
              <w:bottom w:val="single" w:sz="4" w:space="0" w:color="auto"/>
              <w:right w:val="single" w:sz="4" w:space="0" w:color="auto"/>
            </w:tcBorders>
          </w:tcPr>
          <w:p w:rsidR="00F43278" w:rsidRPr="00F43278" w:rsidRDefault="00F43278" w:rsidP="0018789A">
            <w:pPr>
              <w:spacing w:line="240" w:lineRule="atLeast"/>
              <w:jc w:val="center"/>
              <w:rPr>
                <w:ins w:id="5" w:author="洪豪" w:date="2018-11-29T11:08:00Z"/>
                <w:rFonts w:ascii="細明體" w:eastAsia="細明體" w:hAnsi="細明體" w:cs="Courier New" w:hint="eastAsia"/>
                <w:sz w:val="20"/>
                <w:szCs w:val="20"/>
              </w:rPr>
            </w:pPr>
            <w:ins w:id="6" w:author="洪豪" w:date="2018-11-29T11:08:00Z">
              <w:r>
                <w:rPr>
                  <w:rFonts w:ascii="細明體" w:eastAsia="細明體" w:hAnsi="細明體" w:cs="Courier New" w:hint="eastAsia"/>
                  <w:sz w:val="20"/>
                  <w:szCs w:val="20"/>
                </w:rPr>
                <w:t>12</w:t>
              </w:r>
            </w:ins>
          </w:p>
        </w:tc>
        <w:tc>
          <w:tcPr>
            <w:tcW w:w="4503" w:type="dxa"/>
            <w:tcBorders>
              <w:top w:val="single" w:sz="4" w:space="0" w:color="auto"/>
              <w:left w:val="single" w:sz="4" w:space="0" w:color="auto"/>
              <w:bottom w:val="single" w:sz="4" w:space="0" w:color="auto"/>
              <w:right w:val="single" w:sz="4" w:space="0" w:color="auto"/>
            </w:tcBorders>
          </w:tcPr>
          <w:p w:rsidR="00F43278" w:rsidRPr="00F43278" w:rsidRDefault="00F43278" w:rsidP="0018789A">
            <w:pPr>
              <w:spacing w:line="240" w:lineRule="atLeast"/>
              <w:rPr>
                <w:ins w:id="7" w:author="洪豪" w:date="2018-11-29T11:08:00Z"/>
                <w:rFonts w:ascii="標楷體" w:eastAsia="標楷體" w:hAnsi="標楷體" w:hint="eastAsia"/>
                <w:sz w:val="20"/>
                <w:szCs w:val="20"/>
              </w:rPr>
            </w:pPr>
            <w:ins w:id="8" w:author="洪豪" w:date="2018-11-29T11:09:00Z">
              <w:r w:rsidRPr="00F43278">
                <w:rPr>
                  <w:rFonts w:ascii="標楷體" w:eastAsia="標楷體" w:hAnsi="標楷體" w:hint="eastAsia"/>
                  <w:sz w:val="20"/>
                  <w:szCs w:val="20"/>
                </w:rPr>
                <w:t>金融機構執行共同申報及盡職審查作業理賠系統卡控及優化</w:t>
              </w:r>
            </w:ins>
          </w:p>
        </w:tc>
        <w:tc>
          <w:tcPr>
            <w:tcW w:w="1566" w:type="dxa"/>
            <w:tcBorders>
              <w:top w:val="single" w:sz="4" w:space="0" w:color="auto"/>
              <w:left w:val="single" w:sz="4" w:space="0" w:color="auto"/>
              <w:bottom w:val="single" w:sz="4" w:space="0" w:color="auto"/>
              <w:right w:val="single" w:sz="4" w:space="0" w:color="auto"/>
            </w:tcBorders>
          </w:tcPr>
          <w:p w:rsidR="00F43278" w:rsidRPr="00F43278" w:rsidRDefault="00F43278" w:rsidP="0018789A">
            <w:pPr>
              <w:spacing w:line="240" w:lineRule="atLeast"/>
              <w:jc w:val="center"/>
              <w:rPr>
                <w:ins w:id="9" w:author="洪豪" w:date="2018-11-29T11:08:00Z"/>
                <w:rFonts w:ascii="細明體" w:eastAsia="細明體" w:hAnsi="細明體" w:cs="Courier New" w:hint="eastAsia"/>
                <w:sz w:val="20"/>
                <w:szCs w:val="20"/>
              </w:rPr>
            </w:pPr>
            <w:ins w:id="10" w:author="洪豪" w:date="2018-11-29T11:09:00Z">
              <w:r>
                <w:rPr>
                  <w:rFonts w:ascii="細明體" w:eastAsia="細明體" w:hAnsi="細明體" w:cs="Courier New" w:hint="eastAsia"/>
                  <w:sz w:val="20"/>
                  <w:szCs w:val="20"/>
                </w:rPr>
                <w:t>洪啟豪</w:t>
              </w:r>
            </w:ins>
          </w:p>
        </w:tc>
        <w:tc>
          <w:tcPr>
            <w:tcW w:w="2071" w:type="dxa"/>
            <w:tcBorders>
              <w:top w:val="single" w:sz="4" w:space="0" w:color="auto"/>
              <w:left w:val="single" w:sz="4" w:space="0" w:color="auto"/>
              <w:bottom w:val="single" w:sz="4" w:space="0" w:color="auto"/>
              <w:right w:val="single" w:sz="4" w:space="0" w:color="auto"/>
            </w:tcBorders>
          </w:tcPr>
          <w:p w:rsidR="00F43278" w:rsidRPr="00F43278" w:rsidRDefault="00F43278" w:rsidP="0018789A">
            <w:pPr>
              <w:spacing w:line="240" w:lineRule="atLeast"/>
              <w:jc w:val="center"/>
              <w:rPr>
                <w:ins w:id="11" w:author="洪豪" w:date="2018-11-29T11:08:00Z"/>
                <w:rFonts w:ascii="標楷體" w:eastAsia="標楷體" w:hAnsi="標楷體"/>
                <w:sz w:val="20"/>
                <w:szCs w:val="20"/>
              </w:rPr>
            </w:pPr>
            <w:ins w:id="12" w:author="洪豪" w:date="2018-11-29T11:09:00Z">
              <w:r w:rsidRPr="00F43278">
                <w:rPr>
                  <w:rFonts w:ascii="標楷體" w:eastAsia="標楷體" w:hAnsi="標楷體"/>
                  <w:sz w:val="20"/>
                  <w:szCs w:val="20"/>
                </w:rPr>
                <w:t>181102000965</w:t>
              </w:r>
            </w:ins>
          </w:p>
        </w:tc>
      </w:tr>
      <w:tr w:rsidR="00A80BB2" w:rsidRPr="00792790" w:rsidTr="00415E1C">
        <w:trPr>
          <w:ins w:id="13" w:author="伯珊" w:date="2019-09-27T09:15:00Z"/>
        </w:trPr>
        <w:tc>
          <w:tcPr>
            <w:tcW w:w="1310" w:type="dxa"/>
            <w:tcBorders>
              <w:top w:val="single" w:sz="4" w:space="0" w:color="auto"/>
              <w:left w:val="single" w:sz="4" w:space="0" w:color="auto"/>
              <w:bottom w:val="single" w:sz="4" w:space="0" w:color="auto"/>
              <w:right w:val="single" w:sz="4" w:space="0" w:color="auto"/>
            </w:tcBorders>
          </w:tcPr>
          <w:p w:rsidR="00A80BB2" w:rsidRDefault="00A80BB2" w:rsidP="00A80BB2">
            <w:pPr>
              <w:spacing w:line="240" w:lineRule="atLeast"/>
              <w:jc w:val="center"/>
              <w:rPr>
                <w:ins w:id="14" w:author="伯珊" w:date="2019-09-27T09:15:00Z"/>
                <w:rFonts w:ascii="細明體" w:eastAsia="細明體" w:hAnsi="細明體" w:cs="Courier New" w:hint="eastAsia"/>
                <w:sz w:val="20"/>
                <w:szCs w:val="20"/>
              </w:rPr>
            </w:pPr>
            <w:ins w:id="15" w:author="伯珊" w:date="2019-09-27T09:16:00Z">
              <w:r w:rsidRPr="00E8700A">
                <w:rPr>
                  <w:rFonts w:ascii="細明體" w:eastAsia="細明體" w:hAnsi="細明體" w:cs="Courier New"/>
                  <w:sz w:val="20"/>
                  <w:szCs w:val="20"/>
                </w:rPr>
                <w:t>2</w:t>
              </w:r>
              <w:r>
                <w:rPr>
                  <w:rFonts w:ascii="細明體" w:eastAsia="細明體" w:hAnsi="細明體" w:cs="Courier New" w:hint="eastAsia"/>
                  <w:sz w:val="20"/>
                  <w:szCs w:val="20"/>
                </w:rPr>
                <w:t>019/8/10</w:t>
              </w:r>
            </w:ins>
          </w:p>
        </w:tc>
        <w:tc>
          <w:tcPr>
            <w:tcW w:w="1010" w:type="dxa"/>
            <w:tcBorders>
              <w:top w:val="single" w:sz="4" w:space="0" w:color="auto"/>
              <w:left w:val="single" w:sz="4" w:space="0" w:color="auto"/>
              <w:bottom w:val="single" w:sz="4" w:space="0" w:color="auto"/>
              <w:right w:val="single" w:sz="4" w:space="0" w:color="auto"/>
            </w:tcBorders>
          </w:tcPr>
          <w:p w:rsidR="00A80BB2" w:rsidRDefault="00A80BB2" w:rsidP="00A80BB2">
            <w:pPr>
              <w:spacing w:line="240" w:lineRule="atLeast"/>
              <w:jc w:val="center"/>
              <w:rPr>
                <w:ins w:id="16" w:author="伯珊" w:date="2019-09-27T09:15:00Z"/>
                <w:rFonts w:ascii="細明體" w:eastAsia="細明體" w:hAnsi="細明體" w:cs="Courier New" w:hint="eastAsia"/>
                <w:sz w:val="20"/>
                <w:szCs w:val="20"/>
              </w:rPr>
            </w:pPr>
            <w:ins w:id="17" w:author="伯珊" w:date="2019-09-27T09:16:00Z">
              <w:r>
                <w:rPr>
                  <w:rFonts w:ascii="細明體" w:eastAsia="細明體" w:hAnsi="細明體" w:cs="Courier New" w:hint="eastAsia"/>
                  <w:sz w:val="20"/>
                  <w:szCs w:val="20"/>
                </w:rPr>
                <w:t>13</w:t>
              </w:r>
            </w:ins>
          </w:p>
        </w:tc>
        <w:tc>
          <w:tcPr>
            <w:tcW w:w="4503" w:type="dxa"/>
            <w:tcBorders>
              <w:top w:val="single" w:sz="4" w:space="0" w:color="auto"/>
              <w:left w:val="single" w:sz="4" w:space="0" w:color="auto"/>
              <w:bottom w:val="single" w:sz="4" w:space="0" w:color="auto"/>
              <w:right w:val="single" w:sz="4" w:space="0" w:color="auto"/>
            </w:tcBorders>
          </w:tcPr>
          <w:p w:rsidR="00A80BB2" w:rsidRPr="00F43278" w:rsidRDefault="00A80BB2" w:rsidP="00A80BB2">
            <w:pPr>
              <w:spacing w:line="240" w:lineRule="atLeast"/>
              <w:rPr>
                <w:ins w:id="18" w:author="伯珊" w:date="2019-09-27T09:15:00Z"/>
                <w:rFonts w:ascii="標楷體" w:eastAsia="標楷體" w:hAnsi="標楷體" w:hint="eastAsia"/>
                <w:sz w:val="20"/>
                <w:szCs w:val="20"/>
              </w:rPr>
            </w:pPr>
            <w:ins w:id="19" w:author="伯珊" w:date="2019-09-27T09:16:00Z">
              <w:r w:rsidRPr="0071793D">
                <w:rPr>
                  <w:rFonts w:ascii="細明體" w:eastAsia="細明體" w:hAnsi="細明體" w:cs="Courier New" w:hint="eastAsia"/>
                  <w:sz w:val="20"/>
                  <w:szCs w:val="20"/>
                </w:rPr>
                <w:t>理賠受理去服務中心作業-壽核端</w:t>
              </w:r>
              <w:r>
                <w:rPr>
                  <w:rFonts w:ascii="細明體" w:eastAsia="細明體" w:hAnsi="細明體" w:cs="Courier New" w:hint="eastAsia"/>
                  <w:sz w:val="20"/>
                  <w:szCs w:val="20"/>
                </w:rPr>
                <w:t>：改TRANSACTION包法以利跳服中模組使用</w:t>
              </w:r>
            </w:ins>
          </w:p>
        </w:tc>
        <w:tc>
          <w:tcPr>
            <w:tcW w:w="1566" w:type="dxa"/>
            <w:tcBorders>
              <w:top w:val="single" w:sz="4" w:space="0" w:color="auto"/>
              <w:left w:val="single" w:sz="4" w:space="0" w:color="auto"/>
              <w:bottom w:val="single" w:sz="4" w:space="0" w:color="auto"/>
              <w:right w:val="single" w:sz="4" w:space="0" w:color="auto"/>
            </w:tcBorders>
          </w:tcPr>
          <w:p w:rsidR="00A80BB2" w:rsidRDefault="00A80BB2" w:rsidP="00A80BB2">
            <w:pPr>
              <w:spacing w:line="240" w:lineRule="atLeast"/>
              <w:jc w:val="center"/>
              <w:rPr>
                <w:ins w:id="20" w:author="伯珊" w:date="2019-09-27T09:15:00Z"/>
                <w:rFonts w:ascii="細明體" w:eastAsia="細明體" w:hAnsi="細明體" w:cs="Courier New" w:hint="eastAsia"/>
                <w:sz w:val="20"/>
                <w:szCs w:val="20"/>
              </w:rPr>
            </w:pPr>
            <w:ins w:id="21" w:author="伯珊" w:date="2019-09-27T09:16:00Z">
              <w:r>
                <w:rPr>
                  <w:rFonts w:ascii="細明體" w:eastAsia="細明體" w:hAnsi="細明體" w:cs="Courier New" w:hint="eastAsia"/>
                  <w:sz w:val="20"/>
                  <w:szCs w:val="20"/>
                </w:rPr>
                <w:t>龎伯珊</w:t>
              </w:r>
            </w:ins>
          </w:p>
        </w:tc>
        <w:tc>
          <w:tcPr>
            <w:tcW w:w="2071" w:type="dxa"/>
            <w:tcBorders>
              <w:top w:val="single" w:sz="4" w:space="0" w:color="auto"/>
              <w:left w:val="single" w:sz="4" w:space="0" w:color="auto"/>
              <w:bottom w:val="single" w:sz="4" w:space="0" w:color="auto"/>
              <w:right w:val="single" w:sz="4" w:space="0" w:color="auto"/>
            </w:tcBorders>
          </w:tcPr>
          <w:p w:rsidR="00A80BB2" w:rsidRPr="00F43278" w:rsidRDefault="00A80BB2" w:rsidP="00A80BB2">
            <w:pPr>
              <w:spacing w:line="240" w:lineRule="atLeast"/>
              <w:jc w:val="center"/>
              <w:rPr>
                <w:ins w:id="22" w:author="伯珊" w:date="2019-09-27T09:15:00Z"/>
                <w:rFonts w:ascii="標楷體" w:eastAsia="標楷體" w:hAnsi="標楷體"/>
                <w:sz w:val="20"/>
                <w:szCs w:val="20"/>
              </w:rPr>
            </w:pPr>
            <w:ins w:id="23" w:author="伯珊" w:date="2019-09-27T09:16:00Z">
              <w:r w:rsidRPr="0071793D">
                <w:rPr>
                  <w:rFonts w:ascii="細明體" w:eastAsia="細明體" w:hAnsi="細明體" w:cs="Courier New"/>
                  <w:sz w:val="20"/>
                  <w:szCs w:val="20"/>
                </w:rPr>
                <w:t>190402002089</w:t>
              </w:r>
            </w:ins>
          </w:p>
        </w:tc>
      </w:tr>
      <w:tr w:rsidR="00E549C7" w:rsidRPr="00792790" w:rsidTr="00415E1C">
        <w:trPr>
          <w:ins w:id="24" w:author="i9200230,陳德仁" w:date="2020-07-22T17:04:00Z"/>
        </w:trPr>
        <w:tc>
          <w:tcPr>
            <w:tcW w:w="1310" w:type="dxa"/>
            <w:tcBorders>
              <w:top w:val="single" w:sz="4" w:space="0" w:color="auto"/>
              <w:left w:val="single" w:sz="4" w:space="0" w:color="auto"/>
              <w:bottom w:val="single" w:sz="4" w:space="0" w:color="auto"/>
              <w:right w:val="single" w:sz="4" w:space="0" w:color="auto"/>
            </w:tcBorders>
          </w:tcPr>
          <w:p w:rsidR="00E549C7" w:rsidRPr="00E549C7" w:rsidRDefault="00E549C7" w:rsidP="00E549C7">
            <w:pPr>
              <w:spacing w:line="240" w:lineRule="atLeast"/>
              <w:jc w:val="center"/>
              <w:rPr>
                <w:ins w:id="25" w:author="i9200230,陳德仁" w:date="2020-07-22T17:04:00Z"/>
                <w:rFonts w:ascii="細明體" w:eastAsia="細明體" w:hAnsi="細明體" w:cs="Courier New"/>
                <w:sz w:val="20"/>
                <w:szCs w:val="20"/>
                <w:rPrChange w:id="26" w:author="i9200230,陳德仁" w:date="2020-07-22T17:05:00Z">
                  <w:rPr>
                    <w:ins w:id="27" w:author="i9200230,陳德仁" w:date="2020-07-22T17:04:00Z"/>
                    <w:rFonts w:ascii="細明體" w:eastAsia="細明體" w:hAnsi="細明體" w:cs="Courier New"/>
                    <w:sz w:val="20"/>
                    <w:szCs w:val="20"/>
                  </w:rPr>
                </w:rPrChange>
              </w:rPr>
            </w:pPr>
            <w:ins w:id="28" w:author="i9200230,陳德仁" w:date="2020-07-22T17:04:00Z">
              <w:r w:rsidRPr="00E549C7">
                <w:rPr>
                  <w:rFonts w:ascii="細明體" w:eastAsia="細明體" w:hAnsi="細明體" w:hint="eastAsia"/>
                  <w:sz w:val="20"/>
                  <w:szCs w:val="20"/>
                  <w:rPrChange w:id="29" w:author="i9200230,陳德仁" w:date="2020-07-22T17:05:00Z">
                    <w:rPr>
                      <w:rFonts w:hint="eastAsia"/>
                    </w:rPr>
                  </w:rPrChange>
                </w:rPr>
                <w:t>2020/07/22</w:t>
              </w:r>
            </w:ins>
          </w:p>
        </w:tc>
        <w:tc>
          <w:tcPr>
            <w:tcW w:w="1010" w:type="dxa"/>
            <w:tcBorders>
              <w:top w:val="single" w:sz="4" w:space="0" w:color="auto"/>
              <w:left w:val="single" w:sz="4" w:space="0" w:color="auto"/>
              <w:bottom w:val="single" w:sz="4" w:space="0" w:color="auto"/>
              <w:right w:val="single" w:sz="4" w:space="0" w:color="auto"/>
            </w:tcBorders>
          </w:tcPr>
          <w:p w:rsidR="00E549C7" w:rsidRPr="00E549C7" w:rsidRDefault="00E549C7" w:rsidP="00E549C7">
            <w:pPr>
              <w:spacing w:line="240" w:lineRule="atLeast"/>
              <w:jc w:val="center"/>
              <w:rPr>
                <w:ins w:id="30" w:author="i9200230,陳德仁" w:date="2020-07-22T17:04:00Z"/>
                <w:rFonts w:ascii="細明體" w:eastAsia="細明體" w:hAnsi="細明體" w:cs="Courier New" w:hint="eastAsia"/>
                <w:sz w:val="20"/>
                <w:szCs w:val="20"/>
                <w:rPrChange w:id="31" w:author="i9200230,陳德仁" w:date="2020-07-22T17:05:00Z">
                  <w:rPr>
                    <w:ins w:id="32" w:author="i9200230,陳德仁" w:date="2020-07-22T17:04:00Z"/>
                    <w:rFonts w:ascii="細明體" w:eastAsia="細明體" w:hAnsi="細明體" w:cs="Courier New" w:hint="eastAsia"/>
                    <w:sz w:val="20"/>
                    <w:szCs w:val="20"/>
                  </w:rPr>
                </w:rPrChange>
              </w:rPr>
            </w:pPr>
            <w:ins w:id="33" w:author="i9200230,陳德仁" w:date="2020-07-22T17:04:00Z">
              <w:r w:rsidRPr="00E549C7">
                <w:rPr>
                  <w:rFonts w:ascii="細明體" w:eastAsia="細明體" w:hAnsi="細明體" w:hint="eastAsia"/>
                  <w:sz w:val="20"/>
                  <w:szCs w:val="20"/>
                  <w:rPrChange w:id="34" w:author="i9200230,陳德仁" w:date="2020-07-22T17:05:00Z">
                    <w:rPr>
                      <w:rFonts w:hint="eastAsia"/>
                    </w:rPr>
                  </w:rPrChange>
                </w:rPr>
                <w:t>14</w:t>
              </w:r>
            </w:ins>
          </w:p>
        </w:tc>
        <w:tc>
          <w:tcPr>
            <w:tcW w:w="4503" w:type="dxa"/>
            <w:tcBorders>
              <w:top w:val="single" w:sz="4" w:space="0" w:color="auto"/>
              <w:left w:val="single" w:sz="4" w:space="0" w:color="auto"/>
              <w:bottom w:val="single" w:sz="4" w:space="0" w:color="auto"/>
              <w:right w:val="single" w:sz="4" w:space="0" w:color="auto"/>
            </w:tcBorders>
          </w:tcPr>
          <w:p w:rsidR="00E549C7" w:rsidRPr="00E549C7" w:rsidRDefault="00E549C7" w:rsidP="00E549C7">
            <w:pPr>
              <w:spacing w:line="240" w:lineRule="atLeast"/>
              <w:rPr>
                <w:ins w:id="35" w:author="i9200230,陳德仁" w:date="2020-07-22T17:04:00Z"/>
                <w:rFonts w:ascii="細明體" w:eastAsia="細明體" w:hAnsi="細明體" w:cs="Courier New" w:hint="eastAsia"/>
                <w:sz w:val="20"/>
                <w:szCs w:val="20"/>
                <w:rPrChange w:id="36" w:author="i9200230,陳德仁" w:date="2020-07-22T17:05:00Z">
                  <w:rPr>
                    <w:ins w:id="37" w:author="i9200230,陳德仁" w:date="2020-07-22T17:04:00Z"/>
                    <w:rFonts w:ascii="細明體" w:eastAsia="細明體" w:hAnsi="細明體" w:cs="Courier New" w:hint="eastAsia"/>
                    <w:sz w:val="20"/>
                    <w:szCs w:val="20"/>
                  </w:rPr>
                </w:rPrChange>
              </w:rPr>
            </w:pPr>
            <w:ins w:id="38" w:author="i9200230,陳德仁" w:date="2020-07-22T17:04:00Z">
              <w:r w:rsidRPr="00E549C7">
                <w:rPr>
                  <w:rFonts w:ascii="細明體" w:eastAsia="細明體" w:hAnsi="細明體" w:hint="eastAsia"/>
                  <w:sz w:val="20"/>
                  <w:szCs w:val="20"/>
                  <w:rPrChange w:id="39" w:author="i9200230,陳德仁" w:date="2020-07-22T17:05:00Z">
                    <w:rPr>
                      <w:rFonts w:hint="eastAsia"/>
                    </w:rPr>
                  </w:rPrChange>
                </w:rPr>
                <w:t>匯款資料檢核優化</w:t>
              </w:r>
              <w:r w:rsidRPr="00E549C7">
                <w:rPr>
                  <w:rFonts w:ascii="細明體" w:eastAsia="細明體" w:hAnsi="細明體" w:hint="eastAsia"/>
                  <w:sz w:val="20"/>
                  <w:szCs w:val="20"/>
                  <w:rPrChange w:id="40" w:author="i9200230,陳德仁" w:date="2020-07-22T17:05:00Z">
                    <w:rPr>
                      <w:rFonts w:hint="eastAsia"/>
                    </w:rPr>
                  </w:rPrChange>
                </w:rPr>
                <w:t>_</w:t>
              </w:r>
              <w:r w:rsidRPr="00E549C7">
                <w:rPr>
                  <w:rFonts w:ascii="細明體" w:eastAsia="細明體" w:hAnsi="細明體" w:hint="eastAsia"/>
                  <w:sz w:val="20"/>
                  <w:szCs w:val="20"/>
                  <w:rPrChange w:id="41" w:author="i9200230,陳德仁" w:date="2020-07-22T17:05:00Z">
                    <w:rPr>
                      <w:rFonts w:hint="eastAsia"/>
                    </w:rPr>
                  </w:rPrChange>
                </w:rPr>
                <w:t>壽核系統</w:t>
              </w:r>
            </w:ins>
          </w:p>
        </w:tc>
        <w:tc>
          <w:tcPr>
            <w:tcW w:w="1566" w:type="dxa"/>
            <w:tcBorders>
              <w:top w:val="single" w:sz="4" w:space="0" w:color="auto"/>
              <w:left w:val="single" w:sz="4" w:space="0" w:color="auto"/>
              <w:bottom w:val="single" w:sz="4" w:space="0" w:color="auto"/>
              <w:right w:val="single" w:sz="4" w:space="0" w:color="auto"/>
            </w:tcBorders>
          </w:tcPr>
          <w:p w:rsidR="00E549C7" w:rsidRPr="00E549C7" w:rsidRDefault="00E549C7" w:rsidP="00E549C7">
            <w:pPr>
              <w:spacing w:line="240" w:lineRule="atLeast"/>
              <w:jc w:val="center"/>
              <w:rPr>
                <w:ins w:id="42" w:author="i9200230,陳德仁" w:date="2020-07-22T17:04:00Z"/>
                <w:rFonts w:ascii="細明體" w:eastAsia="細明體" w:hAnsi="細明體" w:cs="Courier New" w:hint="eastAsia"/>
                <w:sz w:val="20"/>
                <w:szCs w:val="20"/>
                <w:rPrChange w:id="43" w:author="i9200230,陳德仁" w:date="2020-07-22T17:05:00Z">
                  <w:rPr>
                    <w:ins w:id="44" w:author="i9200230,陳德仁" w:date="2020-07-22T17:04:00Z"/>
                    <w:rFonts w:ascii="細明體" w:eastAsia="細明體" w:hAnsi="細明體" w:cs="Courier New" w:hint="eastAsia"/>
                    <w:sz w:val="20"/>
                    <w:szCs w:val="20"/>
                  </w:rPr>
                </w:rPrChange>
              </w:rPr>
            </w:pPr>
            <w:ins w:id="45" w:author="i9200230,陳德仁" w:date="2020-07-22T17:04:00Z">
              <w:r w:rsidRPr="00E549C7">
                <w:rPr>
                  <w:rFonts w:ascii="細明體" w:eastAsia="細明體" w:hAnsi="細明體" w:hint="eastAsia"/>
                  <w:sz w:val="20"/>
                  <w:szCs w:val="20"/>
                  <w:rPrChange w:id="46" w:author="i9200230,陳德仁" w:date="2020-07-22T17:05:00Z">
                    <w:rPr>
                      <w:rFonts w:hint="eastAsia"/>
                    </w:rPr>
                  </w:rPrChange>
                </w:rPr>
                <w:t>陳德仁</w:t>
              </w:r>
            </w:ins>
          </w:p>
        </w:tc>
        <w:tc>
          <w:tcPr>
            <w:tcW w:w="2071" w:type="dxa"/>
            <w:tcBorders>
              <w:top w:val="single" w:sz="4" w:space="0" w:color="auto"/>
              <w:left w:val="single" w:sz="4" w:space="0" w:color="auto"/>
              <w:bottom w:val="single" w:sz="4" w:space="0" w:color="auto"/>
              <w:right w:val="single" w:sz="4" w:space="0" w:color="auto"/>
            </w:tcBorders>
          </w:tcPr>
          <w:p w:rsidR="00E549C7" w:rsidRPr="00E549C7" w:rsidRDefault="00E549C7" w:rsidP="00E549C7">
            <w:pPr>
              <w:spacing w:line="240" w:lineRule="atLeast"/>
              <w:jc w:val="center"/>
              <w:rPr>
                <w:ins w:id="47" w:author="i9200230,陳德仁" w:date="2020-07-22T17:04:00Z"/>
                <w:rFonts w:ascii="細明體" w:eastAsia="細明體" w:hAnsi="細明體" w:cs="Courier New"/>
                <w:sz w:val="20"/>
                <w:szCs w:val="20"/>
                <w:rPrChange w:id="48" w:author="i9200230,陳德仁" w:date="2020-07-22T17:05:00Z">
                  <w:rPr>
                    <w:ins w:id="49" w:author="i9200230,陳德仁" w:date="2020-07-22T17:04:00Z"/>
                    <w:rFonts w:ascii="細明體" w:eastAsia="細明體" w:hAnsi="細明體" w:cs="Courier New"/>
                    <w:sz w:val="20"/>
                    <w:szCs w:val="20"/>
                  </w:rPr>
                </w:rPrChange>
              </w:rPr>
            </w:pPr>
            <w:ins w:id="50" w:author="i9200230,陳德仁" w:date="2020-07-22T17:04:00Z">
              <w:r w:rsidRPr="00E549C7">
                <w:rPr>
                  <w:rFonts w:ascii="細明體" w:eastAsia="細明體" w:hAnsi="細明體" w:hint="eastAsia"/>
                  <w:sz w:val="20"/>
                  <w:szCs w:val="20"/>
                  <w:rPrChange w:id="51" w:author="i9200230,陳德仁" w:date="2020-07-22T17:05:00Z">
                    <w:rPr>
                      <w:rFonts w:hint="eastAsia"/>
                    </w:rPr>
                  </w:rPrChange>
                </w:rPr>
                <w:t>200722002013</w:t>
              </w:r>
            </w:ins>
          </w:p>
        </w:tc>
      </w:tr>
    </w:tbl>
    <w:p w:rsidR="00252551" w:rsidRPr="002A58AE" w:rsidRDefault="00252551" w:rsidP="00963BA2">
      <w:pPr>
        <w:spacing w:line="240" w:lineRule="atLeast"/>
        <w:rPr>
          <w:rFonts w:ascii="細明體" w:eastAsia="細明體" w:hAnsi="細明體" w:cs="Courier New" w:hint="eastAsia"/>
          <w:sz w:val="20"/>
          <w:szCs w:val="20"/>
        </w:rPr>
      </w:pPr>
    </w:p>
    <w:p w:rsidR="0075297D" w:rsidRPr="002A58AE" w:rsidRDefault="00674A0A" w:rsidP="00963BA2">
      <w:pPr>
        <w:spacing w:line="240" w:lineRule="atLeast"/>
        <w:rPr>
          <w:rFonts w:ascii="細明體" w:eastAsia="細明體" w:hAnsi="細明體" w:cs="Courier New"/>
          <w:b/>
          <w:sz w:val="20"/>
          <w:szCs w:val="20"/>
        </w:rPr>
      </w:pPr>
      <w:r w:rsidRPr="002A58AE">
        <w:rPr>
          <w:rFonts w:ascii="細明體" w:eastAsia="細明體" w:hAnsi="細明體" w:cs="Courier New" w:hint="eastAsia"/>
          <w:b/>
          <w:sz w:val="20"/>
          <w:szCs w:val="20"/>
        </w:rPr>
        <w:t>一</w:t>
      </w:r>
      <w:r w:rsidR="006D75B8" w:rsidRPr="002A58AE">
        <w:rPr>
          <w:rFonts w:ascii="細明體" w:eastAsia="細明體" w:hAnsi="細明體" w:cs="Courier New"/>
          <w:b/>
          <w:sz w:val="20"/>
          <w:szCs w:val="20"/>
        </w:rPr>
        <w:t>、</w:t>
      </w:r>
      <w:r w:rsidRPr="002A58AE">
        <w:rPr>
          <w:rFonts w:ascii="細明體" w:eastAsia="細明體" w:hAnsi="細明體" w:hint="eastAsia"/>
          <w:b/>
          <w:sz w:val="20"/>
          <w:szCs w:val="20"/>
        </w:rPr>
        <w:t>程式功能概述</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2268"/>
        <w:gridCol w:w="1276"/>
        <w:gridCol w:w="6662"/>
      </w:tblGrid>
      <w:tr w:rsidR="009B56A8" w:rsidRPr="002A58AE" w:rsidTr="00761227">
        <w:tc>
          <w:tcPr>
            <w:tcW w:w="2268" w:type="dxa"/>
          </w:tcPr>
          <w:p w:rsidR="009B56A8" w:rsidRPr="002A58AE" w:rsidRDefault="009B56A8" w:rsidP="004A6205">
            <w:pPr>
              <w:rPr>
                <w:rFonts w:ascii="細明體" w:eastAsia="細明體" w:hAnsi="細明體" w:hint="eastAsia"/>
                <w:sz w:val="20"/>
                <w:szCs w:val="20"/>
              </w:rPr>
            </w:pPr>
            <w:r w:rsidRPr="002A58AE">
              <w:rPr>
                <w:rFonts w:ascii="細明體" w:eastAsia="細明體" w:hAnsi="細明體" w:hint="eastAsia"/>
                <w:sz w:val="20"/>
                <w:szCs w:val="20"/>
              </w:rPr>
              <w:t>程式功能</w:t>
            </w:r>
          </w:p>
        </w:tc>
        <w:tc>
          <w:tcPr>
            <w:tcW w:w="7938" w:type="dxa"/>
            <w:gridSpan w:val="2"/>
          </w:tcPr>
          <w:p w:rsidR="009B56A8" w:rsidRPr="002A58AE" w:rsidRDefault="00EC78E2" w:rsidP="004A6205">
            <w:pPr>
              <w:rPr>
                <w:rFonts w:ascii="細明體" w:eastAsia="細明體" w:hAnsi="細明體" w:hint="eastAsia"/>
                <w:sz w:val="20"/>
                <w:szCs w:val="20"/>
              </w:rPr>
            </w:pPr>
            <w:r w:rsidRPr="00EC78E2">
              <w:rPr>
                <w:rFonts w:ascii="細明體" w:eastAsia="細明體" w:hAnsi="細明體" w:hint="eastAsia"/>
                <w:sz w:val="20"/>
                <w:szCs w:val="20"/>
              </w:rPr>
              <w:t>理賠簡易受理給付方式輸入</w:t>
            </w:r>
          </w:p>
        </w:tc>
      </w:tr>
      <w:tr w:rsidR="009B56A8" w:rsidRPr="002A58AE" w:rsidTr="00761227">
        <w:tc>
          <w:tcPr>
            <w:tcW w:w="2268" w:type="dxa"/>
          </w:tcPr>
          <w:p w:rsidR="009B56A8" w:rsidRPr="002A58AE" w:rsidRDefault="009B56A8" w:rsidP="004A6205">
            <w:pPr>
              <w:rPr>
                <w:rFonts w:ascii="細明體" w:eastAsia="細明體" w:hAnsi="細明體" w:hint="eastAsia"/>
                <w:sz w:val="20"/>
                <w:szCs w:val="20"/>
              </w:rPr>
            </w:pPr>
            <w:r w:rsidRPr="002A58AE">
              <w:rPr>
                <w:rFonts w:ascii="細明體" w:eastAsia="細明體" w:hAnsi="細明體" w:hint="eastAsia"/>
                <w:sz w:val="20"/>
                <w:szCs w:val="20"/>
              </w:rPr>
              <w:t>程式名稱</w:t>
            </w:r>
          </w:p>
        </w:tc>
        <w:tc>
          <w:tcPr>
            <w:tcW w:w="7938" w:type="dxa"/>
            <w:gridSpan w:val="2"/>
          </w:tcPr>
          <w:p w:rsidR="009B56A8" w:rsidRPr="002A58AE" w:rsidRDefault="00A76482" w:rsidP="00F82E63">
            <w:pPr>
              <w:rPr>
                <w:rFonts w:ascii="細明體" w:eastAsia="細明體" w:hAnsi="細明體" w:hint="eastAsia"/>
                <w:sz w:val="20"/>
                <w:szCs w:val="20"/>
              </w:rPr>
            </w:pPr>
            <w:r>
              <w:rPr>
                <w:rFonts w:ascii="細明體" w:eastAsia="細明體" w:hAnsi="細明體" w:hint="eastAsia"/>
                <w:sz w:val="20"/>
                <w:szCs w:val="20"/>
              </w:rPr>
              <w:t>AAA</w:t>
            </w:r>
            <w:r w:rsidR="00F82E63">
              <w:rPr>
                <w:rFonts w:ascii="細明體" w:eastAsia="細明體" w:hAnsi="細明體" w:hint="eastAsia"/>
                <w:sz w:val="20"/>
                <w:szCs w:val="20"/>
              </w:rPr>
              <w:t>1</w:t>
            </w:r>
            <w:r w:rsidR="00B21B75" w:rsidRPr="002A58AE">
              <w:rPr>
                <w:rFonts w:ascii="細明體" w:eastAsia="細明體" w:hAnsi="細明體" w:hint="eastAsia"/>
                <w:sz w:val="20"/>
                <w:szCs w:val="20"/>
              </w:rPr>
              <w:t>_010</w:t>
            </w:r>
            <w:r w:rsidR="00F82E63">
              <w:rPr>
                <w:rFonts w:ascii="細明體" w:eastAsia="細明體" w:hAnsi="細明體" w:hint="eastAsia"/>
                <w:sz w:val="20"/>
                <w:szCs w:val="20"/>
              </w:rPr>
              <w:t>8</w:t>
            </w:r>
          </w:p>
        </w:tc>
      </w:tr>
      <w:tr w:rsidR="009B56A8" w:rsidRPr="002A58AE" w:rsidTr="00761227">
        <w:tc>
          <w:tcPr>
            <w:tcW w:w="2268" w:type="dxa"/>
          </w:tcPr>
          <w:p w:rsidR="009B56A8" w:rsidRPr="002A58AE" w:rsidRDefault="009B56A8" w:rsidP="004A6205">
            <w:pPr>
              <w:rPr>
                <w:rFonts w:ascii="細明體" w:eastAsia="細明體" w:hAnsi="細明體" w:hint="eastAsia"/>
                <w:sz w:val="20"/>
                <w:szCs w:val="20"/>
              </w:rPr>
            </w:pPr>
            <w:r w:rsidRPr="002A58AE">
              <w:rPr>
                <w:rFonts w:ascii="細明體" w:eastAsia="細明體" w:hAnsi="細明體" w:hint="eastAsia"/>
                <w:sz w:val="20"/>
                <w:szCs w:val="20"/>
              </w:rPr>
              <w:t>作業方式</w:t>
            </w:r>
          </w:p>
        </w:tc>
        <w:tc>
          <w:tcPr>
            <w:tcW w:w="7938" w:type="dxa"/>
            <w:gridSpan w:val="2"/>
          </w:tcPr>
          <w:p w:rsidR="009B56A8" w:rsidRPr="002A58AE" w:rsidRDefault="009B56A8" w:rsidP="004A6205">
            <w:pPr>
              <w:rPr>
                <w:rFonts w:ascii="細明體" w:eastAsia="細明體" w:hAnsi="細明體" w:hint="eastAsia"/>
                <w:sz w:val="20"/>
                <w:szCs w:val="20"/>
              </w:rPr>
            </w:pPr>
            <w:r w:rsidRPr="002A58AE">
              <w:rPr>
                <w:rFonts w:ascii="細明體" w:eastAsia="細明體" w:hAnsi="細明體" w:hint="eastAsia"/>
                <w:sz w:val="20"/>
                <w:szCs w:val="20"/>
              </w:rPr>
              <w:t>ONLINE</w:t>
            </w:r>
          </w:p>
        </w:tc>
      </w:tr>
      <w:tr w:rsidR="009B56A8" w:rsidRPr="002A58AE" w:rsidTr="00761227">
        <w:tc>
          <w:tcPr>
            <w:tcW w:w="2268" w:type="dxa"/>
          </w:tcPr>
          <w:p w:rsidR="009B56A8" w:rsidRPr="002A58AE" w:rsidRDefault="009B56A8" w:rsidP="004A6205">
            <w:pPr>
              <w:rPr>
                <w:rFonts w:ascii="細明體" w:eastAsia="細明體" w:hAnsi="細明體" w:hint="eastAsia"/>
                <w:sz w:val="20"/>
                <w:szCs w:val="20"/>
              </w:rPr>
            </w:pPr>
            <w:r w:rsidRPr="002A58AE">
              <w:rPr>
                <w:rFonts w:ascii="細明體" w:eastAsia="細明體" w:hAnsi="細明體" w:hint="eastAsia"/>
                <w:sz w:val="20"/>
                <w:szCs w:val="20"/>
              </w:rPr>
              <w:t>概要說明</w:t>
            </w:r>
          </w:p>
        </w:tc>
        <w:tc>
          <w:tcPr>
            <w:tcW w:w="7938" w:type="dxa"/>
            <w:gridSpan w:val="2"/>
          </w:tcPr>
          <w:p w:rsidR="009B56A8" w:rsidRPr="002A58AE" w:rsidRDefault="00EC78E2" w:rsidP="00EC78E2">
            <w:pPr>
              <w:rPr>
                <w:rFonts w:ascii="細明體" w:eastAsia="細明體" w:hAnsi="細明體" w:hint="eastAsia"/>
                <w:sz w:val="20"/>
                <w:szCs w:val="20"/>
              </w:rPr>
            </w:pPr>
            <w:r>
              <w:rPr>
                <w:rFonts w:ascii="細明體" w:eastAsia="細明體" w:hAnsi="細明體" w:hint="eastAsia"/>
                <w:sz w:val="20"/>
                <w:szCs w:val="20"/>
              </w:rPr>
              <w:t>服務中心於</w:t>
            </w:r>
            <w:r w:rsidRPr="00EC78E2">
              <w:rPr>
                <w:rFonts w:ascii="細明體" w:eastAsia="細明體" w:hAnsi="細明體" w:hint="eastAsia"/>
                <w:sz w:val="20"/>
                <w:szCs w:val="20"/>
              </w:rPr>
              <w:t>簡易受理</w:t>
            </w:r>
            <w:r>
              <w:rPr>
                <w:rFonts w:ascii="細明體" w:eastAsia="細明體" w:hAnsi="細明體" w:hint="eastAsia"/>
                <w:sz w:val="20"/>
                <w:szCs w:val="20"/>
              </w:rPr>
              <w:t>時輸入給付方式</w:t>
            </w:r>
          </w:p>
        </w:tc>
      </w:tr>
      <w:tr w:rsidR="004911D8" w:rsidRPr="002A58AE" w:rsidTr="00761227">
        <w:tc>
          <w:tcPr>
            <w:tcW w:w="2268" w:type="dxa"/>
          </w:tcPr>
          <w:p w:rsidR="004911D8" w:rsidRPr="002A58AE" w:rsidRDefault="004911D8" w:rsidP="004A6205">
            <w:pPr>
              <w:rPr>
                <w:rFonts w:ascii="細明體" w:eastAsia="細明體" w:hAnsi="細明體" w:hint="eastAsia"/>
                <w:sz w:val="20"/>
                <w:szCs w:val="20"/>
              </w:rPr>
            </w:pPr>
            <w:r w:rsidRPr="002A58AE">
              <w:rPr>
                <w:rFonts w:ascii="細明體" w:eastAsia="細明體" w:hAnsi="細明體" w:hint="eastAsia"/>
                <w:sz w:val="20"/>
                <w:szCs w:val="20"/>
              </w:rPr>
              <w:t>需求單位</w:t>
            </w:r>
          </w:p>
        </w:tc>
        <w:tc>
          <w:tcPr>
            <w:tcW w:w="7938" w:type="dxa"/>
            <w:gridSpan w:val="2"/>
          </w:tcPr>
          <w:p w:rsidR="004911D8" w:rsidRPr="002A58AE" w:rsidRDefault="00B21B75" w:rsidP="004A6205">
            <w:pPr>
              <w:rPr>
                <w:rFonts w:ascii="細明體" w:eastAsia="細明體" w:hAnsi="細明體" w:hint="eastAsia"/>
                <w:sz w:val="20"/>
                <w:szCs w:val="20"/>
              </w:rPr>
            </w:pPr>
            <w:r w:rsidRPr="002A58AE">
              <w:rPr>
                <w:rFonts w:ascii="細明體" w:eastAsia="細明體" w:hAnsi="細明體" w:hint="eastAsia"/>
                <w:sz w:val="20"/>
                <w:szCs w:val="20"/>
              </w:rPr>
              <w:t>理賠企劃科</w:t>
            </w:r>
          </w:p>
        </w:tc>
      </w:tr>
      <w:tr w:rsidR="009B56A8" w:rsidRPr="002A58AE" w:rsidTr="00761227">
        <w:tc>
          <w:tcPr>
            <w:tcW w:w="2268" w:type="dxa"/>
          </w:tcPr>
          <w:p w:rsidR="009B56A8" w:rsidRPr="002A58AE" w:rsidRDefault="004911D8" w:rsidP="004A6205">
            <w:pPr>
              <w:rPr>
                <w:rFonts w:ascii="細明體" w:eastAsia="細明體" w:hAnsi="細明體" w:hint="eastAsia"/>
                <w:sz w:val="20"/>
                <w:szCs w:val="20"/>
              </w:rPr>
            </w:pPr>
            <w:r w:rsidRPr="002A58AE">
              <w:rPr>
                <w:rFonts w:ascii="細明體" w:eastAsia="細明體" w:hAnsi="細明體" w:hint="eastAsia"/>
                <w:sz w:val="20"/>
                <w:szCs w:val="20"/>
              </w:rPr>
              <w:t>作業單位</w:t>
            </w:r>
          </w:p>
        </w:tc>
        <w:tc>
          <w:tcPr>
            <w:tcW w:w="7938" w:type="dxa"/>
            <w:gridSpan w:val="2"/>
          </w:tcPr>
          <w:p w:rsidR="009B56A8" w:rsidRPr="002A58AE" w:rsidRDefault="00F82E63" w:rsidP="00F82E63">
            <w:pPr>
              <w:rPr>
                <w:rFonts w:ascii="細明體" w:eastAsia="細明體" w:hAnsi="細明體" w:hint="eastAsia"/>
                <w:sz w:val="20"/>
                <w:szCs w:val="20"/>
              </w:rPr>
            </w:pPr>
            <w:r>
              <w:rPr>
                <w:rFonts w:ascii="細明體" w:eastAsia="細明體" w:hAnsi="細明體" w:hint="eastAsia"/>
                <w:sz w:val="20"/>
                <w:szCs w:val="20"/>
              </w:rPr>
              <w:t>各服務中心</w:t>
            </w:r>
          </w:p>
        </w:tc>
      </w:tr>
      <w:tr w:rsidR="00EF28DB" w:rsidRPr="002A58AE" w:rsidTr="00761227">
        <w:tc>
          <w:tcPr>
            <w:tcW w:w="2268" w:type="dxa"/>
          </w:tcPr>
          <w:p w:rsidR="00EF28DB" w:rsidRPr="002A58AE" w:rsidRDefault="00EF28DB" w:rsidP="004A6205">
            <w:pPr>
              <w:rPr>
                <w:rFonts w:ascii="細明體" w:eastAsia="細明體" w:hAnsi="細明體" w:hint="eastAsia"/>
                <w:sz w:val="20"/>
                <w:szCs w:val="20"/>
              </w:rPr>
            </w:pPr>
            <w:r w:rsidRPr="002A58AE">
              <w:rPr>
                <w:rFonts w:ascii="細明體" w:eastAsia="細明體" w:hAnsi="細明體" w:cs="Courier New" w:hint="eastAsia"/>
                <w:sz w:val="20"/>
                <w:szCs w:val="20"/>
              </w:rPr>
              <w:t>作業平台</w:t>
            </w:r>
          </w:p>
        </w:tc>
        <w:tc>
          <w:tcPr>
            <w:tcW w:w="7938" w:type="dxa"/>
            <w:gridSpan w:val="2"/>
          </w:tcPr>
          <w:p w:rsidR="00EF28DB" w:rsidRPr="002A58AE" w:rsidRDefault="00EF28DB" w:rsidP="004A6205">
            <w:pPr>
              <w:rPr>
                <w:rFonts w:ascii="細明體" w:eastAsia="細明體" w:hAnsi="細明體" w:hint="eastAsia"/>
                <w:sz w:val="20"/>
                <w:szCs w:val="20"/>
              </w:rPr>
            </w:pPr>
            <w:r w:rsidRPr="002A58AE">
              <w:rPr>
                <w:rFonts w:ascii="細明體" w:eastAsia="細明體" w:hAnsi="細明體" w:hint="eastAsia"/>
                <w:sz w:val="20"/>
                <w:szCs w:val="20"/>
              </w:rPr>
              <w:t>■一般  □平板電腦  □手機</w:t>
            </w:r>
          </w:p>
        </w:tc>
      </w:tr>
      <w:tr w:rsidR="00EF28DB" w:rsidRPr="002A58AE" w:rsidTr="00761227">
        <w:tc>
          <w:tcPr>
            <w:tcW w:w="2268" w:type="dxa"/>
          </w:tcPr>
          <w:p w:rsidR="00EF28DB" w:rsidRPr="002A58AE" w:rsidRDefault="00EF28DB" w:rsidP="004A6205">
            <w:pPr>
              <w:rPr>
                <w:rFonts w:ascii="細明體" w:eastAsia="細明體" w:hAnsi="細明體" w:cs="Courier New" w:hint="eastAsia"/>
                <w:sz w:val="20"/>
                <w:szCs w:val="20"/>
              </w:rPr>
            </w:pPr>
            <w:r w:rsidRPr="002A58AE">
              <w:rPr>
                <w:rFonts w:ascii="細明體" w:eastAsia="細明體" w:hAnsi="細明體" w:cs="Courier New" w:hint="eastAsia"/>
                <w:sz w:val="20"/>
                <w:szCs w:val="20"/>
              </w:rPr>
              <w:t>使用對象</w:t>
            </w:r>
          </w:p>
        </w:tc>
        <w:tc>
          <w:tcPr>
            <w:tcW w:w="7938" w:type="dxa"/>
            <w:gridSpan w:val="2"/>
          </w:tcPr>
          <w:p w:rsidR="00EF28DB" w:rsidRPr="002A58AE" w:rsidRDefault="00EF28DB" w:rsidP="004A6205">
            <w:pPr>
              <w:rPr>
                <w:rFonts w:ascii="細明體" w:eastAsia="細明體" w:hAnsi="細明體" w:hint="eastAsia"/>
                <w:sz w:val="20"/>
                <w:szCs w:val="20"/>
              </w:rPr>
            </w:pPr>
            <w:r w:rsidRPr="002A58AE">
              <w:rPr>
                <w:rFonts w:ascii="細明體" w:eastAsia="細明體" w:hAnsi="細明體" w:hint="eastAsia"/>
                <w:sz w:val="20"/>
                <w:szCs w:val="20"/>
              </w:rPr>
              <w:t>■員工(UCBean)  □客戶(CustomerBean)</w:t>
            </w:r>
          </w:p>
        </w:tc>
      </w:tr>
      <w:tr w:rsidR="00761227" w:rsidRPr="00E01490" w:rsidTr="00761227">
        <w:tc>
          <w:tcPr>
            <w:tcW w:w="2268" w:type="dxa"/>
            <w:vMerge w:val="restart"/>
            <w:vAlign w:val="center"/>
          </w:tcPr>
          <w:p w:rsidR="00761227" w:rsidRPr="00761227" w:rsidRDefault="00761227" w:rsidP="00213FC8">
            <w:pPr>
              <w:rPr>
                <w:rFonts w:ascii="細明體" w:eastAsia="細明體" w:hAnsi="細明體"/>
                <w:sz w:val="20"/>
                <w:szCs w:val="20"/>
              </w:rPr>
            </w:pPr>
            <w:r w:rsidRPr="00761227">
              <w:rPr>
                <w:rFonts w:ascii="細明體" w:eastAsia="細明體" w:hAnsi="細明體" w:hint="eastAsia"/>
                <w:sz w:val="20"/>
                <w:szCs w:val="20"/>
              </w:rPr>
              <w:t>個資遮蔽方式</w:t>
            </w:r>
          </w:p>
        </w:tc>
        <w:tc>
          <w:tcPr>
            <w:tcW w:w="1276" w:type="dxa"/>
          </w:tcPr>
          <w:p w:rsidR="00761227" w:rsidRPr="00761227" w:rsidRDefault="00761227" w:rsidP="00213FC8">
            <w:pPr>
              <w:rPr>
                <w:rFonts w:ascii="細明體" w:eastAsia="細明體" w:hAnsi="細明體" w:hint="eastAsia"/>
                <w:sz w:val="20"/>
                <w:szCs w:val="20"/>
              </w:rPr>
            </w:pPr>
            <w:r w:rsidRPr="00761227">
              <w:rPr>
                <w:rFonts w:ascii="細明體" w:eastAsia="細明體" w:hAnsi="細明體" w:hint="eastAsia"/>
                <w:sz w:val="20"/>
                <w:szCs w:val="20"/>
              </w:rPr>
              <w:t>畫面</w:t>
            </w:r>
          </w:p>
        </w:tc>
        <w:tc>
          <w:tcPr>
            <w:tcW w:w="6662" w:type="dxa"/>
            <w:vAlign w:val="center"/>
          </w:tcPr>
          <w:p w:rsidR="00761227" w:rsidRPr="00761227" w:rsidRDefault="00761227" w:rsidP="00213FC8">
            <w:pPr>
              <w:rPr>
                <w:rFonts w:ascii="細明體" w:eastAsia="細明體" w:hAnsi="細明體" w:cs="Calibri"/>
                <w:sz w:val="20"/>
                <w:szCs w:val="20"/>
              </w:rPr>
            </w:pPr>
            <w:r w:rsidRPr="00761227">
              <w:rPr>
                <w:rFonts w:ascii="細明體" w:eastAsia="細明體" w:hAnsi="細明體" w:hint="eastAsia"/>
                <w:sz w:val="20"/>
                <w:szCs w:val="20"/>
              </w:rPr>
              <w:t>■無 □遮蔽 □</w:t>
            </w:r>
            <w:r w:rsidRPr="00761227">
              <w:rPr>
                <w:rFonts w:ascii="標楷體" w:eastAsia="標楷體" w:hAnsi="標楷體" w:hint="eastAsia"/>
              </w:rPr>
              <w:t xml:space="preserve">securitylog   </w:t>
            </w:r>
          </w:p>
        </w:tc>
      </w:tr>
      <w:tr w:rsidR="00761227" w:rsidRPr="00E01490" w:rsidTr="00761227">
        <w:tc>
          <w:tcPr>
            <w:tcW w:w="2268" w:type="dxa"/>
            <w:vMerge/>
          </w:tcPr>
          <w:p w:rsidR="00761227" w:rsidRPr="00761227" w:rsidRDefault="00761227" w:rsidP="00213FC8">
            <w:pPr>
              <w:rPr>
                <w:rFonts w:ascii="細明體" w:eastAsia="細明體" w:hAnsi="細明體" w:hint="eastAsia"/>
                <w:sz w:val="20"/>
                <w:szCs w:val="20"/>
              </w:rPr>
            </w:pPr>
          </w:p>
        </w:tc>
        <w:tc>
          <w:tcPr>
            <w:tcW w:w="1276" w:type="dxa"/>
          </w:tcPr>
          <w:p w:rsidR="00761227" w:rsidRPr="00761227" w:rsidRDefault="00761227" w:rsidP="00213FC8">
            <w:pPr>
              <w:rPr>
                <w:rFonts w:ascii="細明體" w:eastAsia="細明體" w:hAnsi="細明體" w:hint="eastAsia"/>
                <w:sz w:val="20"/>
                <w:szCs w:val="20"/>
              </w:rPr>
            </w:pPr>
            <w:r w:rsidRPr="00761227">
              <w:rPr>
                <w:rFonts w:ascii="細明體" w:eastAsia="細明體" w:hAnsi="細明體" w:hint="eastAsia"/>
                <w:sz w:val="20"/>
                <w:szCs w:val="20"/>
              </w:rPr>
              <w:t>報表列印</w:t>
            </w:r>
          </w:p>
        </w:tc>
        <w:tc>
          <w:tcPr>
            <w:tcW w:w="6662" w:type="dxa"/>
            <w:vAlign w:val="center"/>
          </w:tcPr>
          <w:p w:rsidR="00761227" w:rsidRPr="00761227" w:rsidRDefault="00761227" w:rsidP="00213FC8">
            <w:pPr>
              <w:rPr>
                <w:rFonts w:ascii="細明體" w:eastAsia="細明體" w:hAnsi="細明體" w:hint="eastAsia"/>
                <w:sz w:val="20"/>
                <w:szCs w:val="20"/>
              </w:rPr>
            </w:pPr>
            <w:r w:rsidRPr="00761227">
              <w:rPr>
                <w:rFonts w:ascii="細明體" w:eastAsia="細明體" w:hAnsi="細明體" w:hint="eastAsia"/>
                <w:sz w:val="20"/>
                <w:szCs w:val="20"/>
              </w:rPr>
              <w:t>■無 □遮蔽 □</w:t>
            </w:r>
            <w:r w:rsidRPr="00761227">
              <w:rPr>
                <w:rFonts w:ascii="標楷體" w:eastAsia="標楷體" w:hAnsi="標楷體" w:hint="eastAsia"/>
              </w:rPr>
              <w:t>securitylog</w:t>
            </w:r>
          </w:p>
        </w:tc>
      </w:tr>
      <w:tr w:rsidR="00761227" w:rsidRPr="00E01490" w:rsidTr="00761227">
        <w:tc>
          <w:tcPr>
            <w:tcW w:w="2268" w:type="dxa"/>
            <w:vMerge/>
          </w:tcPr>
          <w:p w:rsidR="00761227" w:rsidRPr="00761227" w:rsidRDefault="00761227" w:rsidP="00213FC8">
            <w:pPr>
              <w:rPr>
                <w:rFonts w:ascii="細明體" w:eastAsia="細明體" w:hAnsi="細明體" w:hint="eastAsia"/>
                <w:sz w:val="20"/>
                <w:szCs w:val="20"/>
              </w:rPr>
            </w:pPr>
          </w:p>
        </w:tc>
        <w:tc>
          <w:tcPr>
            <w:tcW w:w="1276" w:type="dxa"/>
          </w:tcPr>
          <w:p w:rsidR="00761227" w:rsidRPr="00761227" w:rsidRDefault="00761227" w:rsidP="00213FC8">
            <w:pPr>
              <w:rPr>
                <w:rFonts w:ascii="細明體" w:eastAsia="細明體" w:hAnsi="細明體" w:hint="eastAsia"/>
                <w:sz w:val="20"/>
                <w:szCs w:val="20"/>
              </w:rPr>
            </w:pPr>
            <w:r w:rsidRPr="00761227">
              <w:rPr>
                <w:rFonts w:ascii="細明體" w:eastAsia="細明體" w:hAnsi="細明體" w:hint="eastAsia"/>
                <w:sz w:val="20"/>
                <w:szCs w:val="20"/>
              </w:rPr>
              <w:t>檔案下載</w:t>
            </w:r>
          </w:p>
        </w:tc>
        <w:tc>
          <w:tcPr>
            <w:tcW w:w="6662" w:type="dxa"/>
            <w:vAlign w:val="center"/>
          </w:tcPr>
          <w:p w:rsidR="00761227" w:rsidRPr="00761227" w:rsidRDefault="00761227" w:rsidP="00213FC8">
            <w:pPr>
              <w:rPr>
                <w:rFonts w:ascii="細明體" w:eastAsia="細明體" w:hAnsi="細明體" w:hint="eastAsia"/>
                <w:sz w:val="20"/>
                <w:szCs w:val="20"/>
              </w:rPr>
            </w:pPr>
            <w:r w:rsidRPr="00761227">
              <w:rPr>
                <w:rFonts w:ascii="細明體" w:eastAsia="細明體" w:hAnsi="細明體" w:hint="eastAsia"/>
                <w:sz w:val="20"/>
                <w:szCs w:val="20"/>
              </w:rPr>
              <w:t>■無 □遮蔽 □</w:t>
            </w:r>
            <w:r w:rsidRPr="00761227">
              <w:rPr>
                <w:rFonts w:ascii="標楷體" w:eastAsia="標楷體" w:hAnsi="標楷體" w:hint="eastAsia"/>
              </w:rPr>
              <w:t>securitylog</w:t>
            </w:r>
          </w:p>
        </w:tc>
      </w:tr>
      <w:tr w:rsidR="00761227" w:rsidRPr="00E01490" w:rsidTr="00761227">
        <w:tc>
          <w:tcPr>
            <w:tcW w:w="2268" w:type="dxa"/>
          </w:tcPr>
          <w:p w:rsidR="00761227" w:rsidRPr="00761227" w:rsidRDefault="00761227" w:rsidP="00213FC8">
            <w:pPr>
              <w:rPr>
                <w:rFonts w:ascii="細明體" w:eastAsia="細明體" w:hAnsi="細明體" w:hint="eastAsia"/>
                <w:sz w:val="20"/>
                <w:szCs w:val="20"/>
              </w:rPr>
            </w:pPr>
            <w:r w:rsidRPr="00761227">
              <w:rPr>
                <w:rFonts w:ascii="細明體" w:eastAsia="細明體" w:hAnsi="細明體" w:hint="eastAsia"/>
                <w:sz w:val="20"/>
                <w:szCs w:val="20"/>
              </w:rPr>
              <w:t>分頁處理方式</w:t>
            </w:r>
          </w:p>
        </w:tc>
        <w:tc>
          <w:tcPr>
            <w:tcW w:w="7938" w:type="dxa"/>
            <w:gridSpan w:val="2"/>
          </w:tcPr>
          <w:p w:rsidR="00761227" w:rsidRPr="00761227" w:rsidRDefault="00761227" w:rsidP="00213FC8">
            <w:pPr>
              <w:rPr>
                <w:rFonts w:ascii="細明體" w:eastAsia="細明體" w:hAnsi="細明體" w:hint="eastAsia"/>
                <w:sz w:val="20"/>
                <w:szCs w:val="20"/>
              </w:rPr>
            </w:pPr>
            <w:r w:rsidRPr="00761227">
              <w:rPr>
                <w:rFonts w:ascii="細明體" w:eastAsia="細明體" w:hAnsi="細明體" w:hint="eastAsia"/>
                <w:sz w:val="20"/>
                <w:szCs w:val="20"/>
              </w:rPr>
              <w:t>■無 □真分頁 □假分頁，分頁每頁___筆【Default　20】</w:t>
            </w:r>
          </w:p>
        </w:tc>
      </w:tr>
    </w:tbl>
    <w:p w:rsidR="00EF28DB" w:rsidRPr="00761227" w:rsidRDefault="00EF28DB" w:rsidP="008D0E85">
      <w:pPr>
        <w:spacing w:line="240" w:lineRule="atLeast"/>
        <w:rPr>
          <w:rFonts w:ascii="細明體" w:eastAsia="細明體" w:hAnsi="細明體" w:cs="Courier New" w:hint="eastAsia"/>
          <w:sz w:val="20"/>
          <w:szCs w:val="20"/>
        </w:rPr>
      </w:pPr>
    </w:p>
    <w:p w:rsidR="006E320E" w:rsidRPr="002A58AE" w:rsidRDefault="0047022C" w:rsidP="006B61CF">
      <w:pPr>
        <w:spacing w:line="240" w:lineRule="atLeast"/>
        <w:rPr>
          <w:rFonts w:ascii="細明體" w:eastAsia="細明體" w:hAnsi="細明體" w:cs="Courier New" w:hint="eastAsia"/>
          <w:b/>
          <w:sz w:val="20"/>
          <w:szCs w:val="20"/>
        </w:rPr>
      </w:pPr>
      <w:r w:rsidRPr="002A58AE">
        <w:rPr>
          <w:rFonts w:ascii="細明體" w:eastAsia="細明體" w:hAnsi="細明體" w:cs="Courier New" w:hint="eastAsia"/>
          <w:b/>
          <w:sz w:val="20"/>
          <w:szCs w:val="20"/>
        </w:rPr>
        <w:t>二</w:t>
      </w:r>
      <w:r w:rsidR="006D75B8" w:rsidRPr="002A58AE">
        <w:rPr>
          <w:rFonts w:ascii="細明體" w:eastAsia="細明體" w:hAnsi="細明體" w:cs="Courier New"/>
          <w:b/>
          <w:sz w:val="20"/>
          <w:szCs w:val="20"/>
        </w:rPr>
        <w:t>、</w:t>
      </w:r>
      <w:r w:rsidRPr="002A58AE">
        <w:rPr>
          <w:rFonts w:ascii="細明體" w:eastAsia="細明體" w:hAnsi="細明體" w:cs="Courier New" w:hint="eastAsia"/>
          <w:b/>
          <w:sz w:val="20"/>
          <w:szCs w:val="20"/>
        </w:rPr>
        <w:t>程式流程圖</w:t>
      </w:r>
    </w:p>
    <w:p w:rsidR="00F01135" w:rsidRPr="002A58AE" w:rsidRDefault="00A76482" w:rsidP="006B61CF">
      <w:pPr>
        <w:spacing w:line="240" w:lineRule="atLeast"/>
        <w:rPr>
          <w:rFonts w:ascii="細明體" w:eastAsia="細明體" w:hAnsi="細明體" w:cs="Courier New" w:hint="eastAsia"/>
          <w:b/>
          <w:sz w:val="20"/>
          <w:szCs w:val="20"/>
        </w:rPr>
      </w:pPr>
      <w:r>
        <w:rPr>
          <w:rFonts w:ascii="細明體" w:eastAsia="細明體" w:hAnsi="細明體" w:cs="Courier New"/>
          <w:b/>
          <w:noProof/>
          <w:sz w:val="20"/>
          <w:szCs w:val="20"/>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1" type="#_x0000_t132" style="position:absolute;margin-left:293.15pt;margin-top:3.4pt;width:103.4pt;height:81pt;z-index:251651072">
            <v:textbox>
              <w:txbxContent>
                <w:p w:rsidR="00E30749" w:rsidRPr="00274DFE" w:rsidRDefault="00E30749">
                  <w:pPr>
                    <w:rPr>
                      <w:rFonts w:ascii="新細明體" w:hAnsi="新細明體" w:hint="eastAsia"/>
                      <w:sz w:val="16"/>
                      <w:szCs w:val="16"/>
                    </w:rPr>
                  </w:pPr>
                  <w:r>
                    <w:rPr>
                      <w:rFonts w:ascii="新細明體" w:hAnsi="新細明體" w:hint="eastAsia"/>
                      <w:sz w:val="16"/>
                      <w:szCs w:val="16"/>
                    </w:rPr>
                    <w:t>寫入理賠簡易受理給付檔</w:t>
                  </w:r>
                </w:p>
                <w:p w:rsidR="00E30749" w:rsidRPr="00274DFE" w:rsidRDefault="00E30749">
                  <w:pPr>
                    <w:rPr>
                      <w:rFonts w:ascii="新細明體" w:hAnsi="新細明體"/>
                      <w:sz w:val="16"/>
                      <w:szCs w:val="16"/>
                    </w:rPr>
                  </w:pPr>
                  <w:r>
                    <w:rPr>
                      <w:rFonts w:ascii="新細明體" w:hAnsi="新細明體" w:hint="eastAsia"/>
                      <w:sz w:val="16"/>
                      <w:szCs w:val="16"/>
                    </w:rPr>
                    <w:t>DTAAA018</w:t>
                  </w:r>
                </w:p>
              </w:txbxContent>
            </v:textbox>
          </v:shape>
        </w:pict>
      </w:r>
    </w:p>
    <w:p w:rsidR="00F01135" w:rsidRPr="002A58AE" w:rsidRDefault="00A76482" w:rsidP="006B61CF">
      <w:pPr>
        <w:spacing w:line="240" w:lineRule="atLeast"/>
        <w:rPr>
          <w:rFonts w:ascii="細明體" w:eastAsia="細明體" w:hAnsi="細明體" w:cs="Courier New" w:hint="eastAsia"/>
          <w:b/>
          <w:sz w:val="20"/>
          <w:szCs w:val="20"/>
        </w:rPr>
      </w:pPr>
      <w:r>
        <w:rPr>
          <w:rFonts w:ascii="細明體" w:eastAsia="細明體" w:hAnsi="細明體" w:cs="Courier New" w:hint="eastAsia"/>
          <w:b/>
          <w:noProof/>
          <w:sz w:val="20"/>
          <w:szCs w:val="20"/>
        </w:rPr>
        <w:pict>
          <v:shapetype id="_x0000_t109" coordsize="21600,21600" o:spt="109" path="m,l,21600r21600,l21600,xe">
            <v:stroke joinstyle="miter"/>
            <v:path gradientshapeok="t" o:connecttype="rect"/>
          </v:shapetype>
          <v:shape id="_x0000_s1029" type="#_x0000_t109" style="position:absolute;margin-left:159.1pt;margin-top:1.9pt;width:94.45pt;height:51.75pt;z-index:251649024">
            <v:textbox>
              <w:txbxContent>
                <w:p w:rsidR="00E30749" w:rsidRPr="00C513A9" w:rsidRDefault="00E30749">
                  <w:pPr>
                    <w:rPr>
                      <w:sz w:val="18"/>
                      <w:szCs w:val="18"/>
                    </w:rPr>
                  </w:pPr>
                  <w:r w:rsidRPr="00C513A9">
                    <w:rPr>
                      <w:rFonts w:hint="eastAsia"/>
                      <w:sz w:val="18"/>
                      <w:szCs w:val="18"/>
                    </w:rPr>
                    <w:t>於畫面輸入給付方式、受款人等資訊</w:t>
                  </w:r>
                </w:p>
              </w:txbxContent>
            </v:textbox>
          </v:shape>
        </w:pict>
      </w:r>
      <w:r>
        <w:rPr>
          <w:rFonts w:ascii="細明體" w:eastAsia="細明體" w:hAnsi="細明體" w:cs="Courier New" w:hint="eastAsia"/>
          <w:b/>
          <w:noProof/>
          <w:sz w:val="20"/>
          <w:szCs w:val="20"/>
        </w:rPr>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_x0000_s1027" type="#_x0000_t134" style="position:absolute;margin-left:11.4pt;margin-top:1.9pt;width:119.55pt;height:48pt;z-index:251646976">
            <v:textbox>
              <w:txbxContent>
                <w:p w:rsidR="00E30749" w:rsidRPr="00C513A9" w:rsidRDefault="00E30749">
                  <w:pPr>
                    <w:rPr>
                      <w:rFonts w:hint="eastAsia"/>
                      <w:sz w:val="18"/>
                      <w:szCs w:val="18"/>
                    </w:rPr>
                  </w:pPr>
                  <w:r w:rsidRPr="00C513A9">
                    <w:rPr>
                      <w:rFonts w:hint="eastAsia"/>
                      <w:sz w:val="18"/>
                      <w:szCs w:val="18"/>
                    </w:rPr>
                    <w:t>進入給付方式輸入頁面</w:t>
                  </w:r>
                </w:p>
              </w:txbxContent>
            </v:textbox>
          </v:shape>
        </w:pict>
      </w:r>
    </w:p>
    <w:p w:rsidR="00F01135" w:rsidRPr="002A58AE" w:rsidRDefault="00A76482" w:rsidP="006B61CF">
      <w:pPr>
        <w:spacing w:line="240" w:lineRule="atLeast"/>
        <w:rPr>
          <w:rFonts w:ascii="細明體" w:eastAsia="細明體" w:hAnsi="細明體" w:cs="Courier New" w:hint="eastAsia"/>
          <w:b/>
          <w:sz w:val="20"/>
          <w:szCs w:val="20"/>
        </w:rPr>
      </w:pPr>
      <w:r>
        <w:rPr>
          <w:rFonts w:ascii="細明體" w:eastAsia="細明體" w:hAnsi="細明體" w:cs="Courier New" w:hint="eastAsia"/>
          <w:b/>
          <w:noProof/>
          <w:sz w:val="20"/>
          <w:szCs w:val="20"/>
        </w:rPr>
        <w:pict>
          <v:shapetype id="_x0000_t32" coordsize="21600,21600" o:spt="32" o:oned="t" path="m,l21600,21600e" filled="f">
            <v:path arrowok="t" fillok="f" o:connecttype="none"/>
            <o:lock v:ext="edit" shapetype="t"/>
          </v:shapetype>
          <v:shape id="_x0000_s1030" type="#_x0000_t32" style="position:absolute;margin-left:253.55pt;margin-top:7.15pt;width:39.6pt;height:0;z-index:251650048" o:connectortype="straight">
            <v:stroke endarrow="block"/>
          </v:shape>
        </w:pict>
      </w:r>
      <w:r>
        <w:rPr>
          <w:rFonts w:ascii="細明體" w:eastAsia="細明體" w:hAnsi="細明體" w:cs="Courier New" w:hint="eastAsia"/>
          <w:b/>
          <w:noProof/>
          <w:sz w:val="20"/>
          <w:szCs w:val="20"/>
        </w:rPr>
        <w:pict>
          <v:shape id="_x0000_s1028" type="#_x0000_t32" style="position:absolute;margin-left:130.95pt;margin-top:7.15pt;width:28.15pt;height:0;z-index:251648000" o:connectortype="straight">
            <v:stroke endarrow="block"/>
          </v:shape>
        </w:pict>
      </w:r>
    </w:p>
    <w:p w:rsidR="00F01135" w:rsidRPr="002A58AE" w:rsidRDefault="00F01135" w:rsidP="006B61CF">
      <w:pPr>
        <w:spacing w:line="240" w:lineRule="atLeast"/>
        <w:rPr>
          <w:rFonts w:ascii="細明體" w:eastAsia="細明體" w:hAnsi="細明體" w:cs="Courier New" w:hint="eastAsia"/>
          <w:b/>
          <w:sz w:val="20"/>
          <w:szCs w:val="20"/>
        </w:rPr>
      </w:pPr>
    </w:p>
    <w:p w:rsidR="00F01135" w:rsidRPr="002A58AE" w:rsidRDefault="00F01135" w:rsidP="006B61CF">
      <w:pPr>
        <w:spacing w:line="240" w:lineRule="atLeast"/>
        <w:rPr>
          <w:rFonts w:ascii="細明體" w:eastAsia="細明體" w:hAnsi="細明體" w:cs="Courier New" w:hint="eastAsia"/>
          <w:b/>
          <w:sz w:val="20"/>
          <w:szCs w:val="20"/>
        </w:rPr>
      </w:pPr>
    </w:p>
    <w:p w:rsidR="00B20050" w:rsidRPr="002A58AE" w:rsidRDefault="00B20050" w:rsidP="00B20050">
      <w:pPr>
        <w:spacing w:line="240" w:lineRule="atLeast"/>
        <w:rPr>
          <w:rFonts w:ascii="細明體" w:eastAsia="細明體" w:hAnsi="細明體" w:hint="eastAsia"/>
          <w:b/>
          <w:sz w:val="20"/>
          <w:szCs w:val="20"/>
        </w:rPr>
      </w:pPr>
      <w:r w:rsidRPr="002A58AE">
        <w:rPr>
          <w:rFonts w:ascii="細明體" w:eastAsia="細明體" w:hAnsi="細明體" w:cs="Courier New" w:hint="eastAsia"/>
          <w:b/>
          <w:sz w:val="20"/>
          <w:szCs w:val="20"/>
        </w:rPr>
        <w:t>三</w:t>
      </w:r>
      <w:r w:rsidRPr="002A58AE">
        <w:rPr>
          <w:rFonts w:ascii="細明體" w:eastAsia="細明體" w:hAnsi="細明體" w:cs="Courier New"/>
          <w:b/>
          <w:sz w:val="20"/>
          <w:szCs w:val="20"/>
        </w:rPr>
        <w:t>、</w:t>
      </w:r>
      <w:r w:rsidR="006C18E3" w:rsidRPr="002A58AE">
        <w:rPr>
          <w:rFonts w:ascii="細明體" w:eastAsia="細明體" w:hAnsi="細明體" w:hint="eastAsia"/>
          <w:b/>
          <w:sz w:val="20"/>
          <w:szCs w:val="20"/>
        </w:rPr>
        <w:t>相關檔案</w:t>
      </w:r>
    </w:p>
    <w:tbl>
      <w:tblPr>
        <w:tblW w:w="107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851"/>
        <w:gridCol w:w="3544"/>
        <w:gridCol w:w="2551"/>
        <w:gridCol w:w="941"/>
        <w:gridCol w:w="941"/>
        <w:gridCol w:w="941"/>
        <w:gridCol w:w="941"/>
      </w:tblGrid>
      <w:tr w:rsidR="004911D8" w:rsidRPr="002A58AE" w:rsidTr="004911D8">
        <w:tc>
          <w:tcPr>
            <w:tcW w:w="851" w:type="dxa"/>
          </w:tcPr>
          <w:p w:rsidR="004911D8" w:rsidRPr="002A58AE" w:rsidRDefault="004911D8" w:rsidP="004911D8">
            <w:pPr>
              <w:jc w:val="center"/>
              <w:rPr>
                <w:rFonts w:ascii="細明體" w:eastAsia="細明體" w:hAnsi="細明體" w:hint="eastAsia"/>
                <w:b/>
                <w:sz w:val="20"/>
                <w:szCs w:val="20"/>
              </w:rPr>
            </w:pPr>
            <w:r w:rsidRPr="002A58AE">
              <w:rPr>
                <w:rFonts w:ascii="細明體" w:eastAsia="細明體" w:hAnsi="細明體" w:hint="eastAsia"/>
                <w:b/>
                <w:sz w:val="20"/>
                <w:szCs w:val="20"/>
              </w:rPr>
              <w:t>項次</w:t>
            </w:r>
          </w:p>
        </w:tc>
        <w:tc>
          <w:tcPr>
            <w:tcW w:w="3544" w:type="dxa"/>
          </w:tcPr>
          <w:p w:rsidR="004911D8" w:rsidRPr="002A58AE" w:rsidRDefault="004911D8" w:rsidP="004A6205">
            <w:pPr>
              <w:jc w:val="center"/>
              <w:rPr>
                <w:rFonts w:ascii="細明體" w:eastAsia="細明體" w:hAnsi="細明體" w:hint="eastAsia"/>
                <w:b/>
                <w:sz w:val="20"/>
                <w:szCs w:val="20"/>
              </w:rPr>
            </w:pPr>
            <w:r w:rsidRPr="002A58AE">
              <w:rPr>
                <w:rFonts w:ascii="細明體" w:eastAsia="細明體" w:hAnsi="細明體" w:hint="eastAsia"/>
                <w:b/>
                <w:sz w:val="20"/>
                <w:szCs w:val="20"/>
              </w:rPr>
              <w:t>中文說明</w:t>
            </w:r>
          </w:p>
        </w:tc>
        <w:tc>
          <w:tcPr>
            <w:tcW w:w="2551" w:type="dxa"/>
          </w:tcPr>
          <w:p w:rsidR="004911D8" w:rsidRPr="002A58AE" w:rsidRDefault="004911D8" w:rsidP="004A6205">
            <w:pPr>
              <w:jc w:val="center"/>
              <w:rPr>
                <w:rFonts w:ascii="細明體" w:eastAsia="細明體" w:hAnsi="細明體" w:hint="eastAsia"/>
                <w:b/>
                <w:sz w:val="20"/>
                <w:szCs w:val="20"/>
              </w:rPr>
            </w:pPr>
            <w:r w:rsidRPr="002A58AE">
              <w:rPr>
                <w:rFonts w:ascii="細明體" w:eastAsia="細明體" w:hAnsi="細明體" w:hint="eastAsia"/>
                <w:b/>
                <w:sz w:val="20"/>
                <w:szCs w:val="20"/>
              </w:rPr>
              <w:t>檔案名稱</w:t>
            </w:r>
          </w:p>
        </w:tc>
        <w:tc>
          <w:tcPr>
            <w:tcW w:w="941" w:type="dxa"/>
          </w:tcPr>
          <w:p w:rsidR="004911D8" w:rsidRPr="002A58AE" w:rsidRDefault="004911D8" w:rsidP="00F84058">
            <w:pPr>
              <w:jc w:val="center"/>
              <w:rPr>
                <w:rFonts w:ascii="細明體" w:eastAsia="細明體" w:hAnsi="細明體" w:hint="eastAsia"/>
                <w:b/>
                <w:sz w:val="20"/>
                <w:szCs w:val="20"/>
              </w:rPr>
            </w:pPr>
            <w:r w:rsidRPr="002A58AE">
              <w:rPr>
                <w:rFonts w:ascii="細明體" w:eastAsia="細明體" w:hAnsi="細明體" w:hint="eastAsia"/>
                <w:b/>
                <w:sz w:val="20"/>
                <w:szCs w:val="20"/>
              </w:rPr>
              <w:t>查詢</w:t>
            </w:r>
          </w:p>
        </w:tc>
        <w:tc>
          <w:tcPr>
            <w:tcW w:w="941" w:type="dxa"/>
          </w:tcPr>
          <w:p w:rsidR="004911D8" w:rsidRPr="002A58AE" w:rsidRDefault="004911D8" w:rsidP="00F84058">
            <w:pPr>
              <w:jc w:val="center"/>
              <w:rPr>
                <w:rFonts w:ascii="細明體" w:eastAsia="細明體" w:hAnsi="細明體" w:hint="eastAsia"/>
                <w:b/>
                <w:sz w:val="20"/>
                <w:szCs w:val="20"/>
              </w:rPr>
            </w:pPr>
            <w:r w:rsidRPr="002A58AE">
              <w:rPr>
                <w:rFonts w:ascii="細明體" w:eastAsia="細明體" w:hAnsi="細明體" w:hint="eastAsia"/>
                <w:b/>
                <w:sz w:val="20"/>
                <w:szCs w:val="20"/>
              </w:rPr>
              <w:t>新增</w:t>
            </w:r>
          </w:p>
        </w:tc>
        <w:tc>
          <w:tcPr>
            <w:tcW w:w="941" w:type="dxa"/>
          </w:tcPr>
          <w:p w:rsidR="004911D8" w:rsidRPr="002A58AE" w:rsidRDefault="004911D8" w:rsidP="00F84058">
            <w:pPr>
              <w:jc w:val="center"/>
              <w:rPr>
                <w:rFonts w:ascii="細明體" w:eastAsia="細明體" w:hAnsi="細明體" w:hint="eastAsia"/>
                <w:b/>
                <w:sz w:val="20"/>
                <w:szCs w:val="20"/>
              </w:rPr>
            </w:pPr>
            <w:r w:rsidRPr="002A58AE">
              <w:rPr>
                <w:rFonts w:ascii="細明體" w:eastAsia="細明體" w:hAnsi="細明體" w:hint="eastAsia"/>
                <w:b/>
                <w:sz w:val="20"/>
                <w:szCs w:val="20"/>
              </w:rPr>
              <w:t>修改</w:t>
            </w:r>
          </w:p>
        </w:tc>
        <w:tc>
          <w:tcPr>
            <w:tcW w:w="941" w:type="dxa"/>
          </w:tcPr>
          <w:p w:rsidR="004911D8" w:rsidRPr="002A58AE" w:rsidRDefault="004911D8" w:rsidP="00F84058">
            <w:pPr>
              <w:jc w:val="center"/>
              <w:rPr>
                <w:rFonts w:ascii="細明體" w:eastAsia="細明體" w:hAnsi="細明體" w:hint="eastAsia"/>
                <w:b/>
                <w:sz w:val="20"/>
                <w:szCs w:val="20"/>
              </w:rPr>
            </w:pPr>
            <w:r w:rsidRPr="002A58AE">
              <w:rPr>
                <w:rFonts w:ascii="細明體" w:eastAsia="細明體" w:hAnsi="細明體" w:hint="eastAsia"/>
                <w:b/>
                <w:sz w:val="20"/>
                <w:szCs w:val="20"/>
              </w:rPr>
              <w:t>刪除</w:t>
            </w:r>
          </w:p>
        </w:tc>
      </w:tr>
      <w:tr w:rsidR="00A65D04" w:rsidRPr="002A58AE" w:rsidTr="004911D8">
        <w:tblPrEx>
          <w:tblLook w:val="01E0" w:firstRow="1" w:lastRow="1" w:firstColumn="1" w:lastColumn="1" w:noHBand="0" w:noVBand="0"/>
        </w:tblPrEx>
        <w:tc>
          <w:tcPr>
            <w:tcW w:w="851" w:type="dxa"/>
          </w:tcPr>
          <w:p w:rsidR="00A65D04" w:rsidRPr="002A58AE" w:rsidRDefault="00A65D04" w:rsidP="004911D8">
            <w:pPr>
              <w:widowControl/>
              <w:numPr>
                <w:ilvl w:val="0"/>
                <w:numId w:val="13"/>
              </w:numPr>
              <w:jc w:val="center"/>
              <w:rPr>
                <w:rFonts w:ascii="細明體" w:eastAsia="細明體" w:hAnsi="細明體" w:hint="eastAsia"/>
                <w:sz w:val="20"/>
                <w:szCs w:val="20"/>
              </w:rPr>
            </w:pPr>
          </w:p>
        </w:tc>
        <w:tc>
          <w:tcPr>
            <w:tcW w:w="3544" w:type="dxa"/>
          </w:tcPr>
          <w:p w:rsidR="00A65D04" w:rsidRPr="002A58AE" w:rsidRDefault="00A65D04" w:rsidP="004A6205">
            <w:pPr>
              <w:pStyle w:val="Tabletext"/>
              <w:rPr>
                <w:rFonts w:ascii="細明體" w:eastAsia="細明體" w:hAnsi="細明體" w:hint="eastAsia"/>
                <w:lang w:eastAsia="zh-TW"/>
              </w:rPr>
            </w:pPr>
            <w:r>
              <w:rPr>
                <w:rFonts w:ascii="細明體" w:eastAsia="細明體" w:hAnsi="細明體" w:hint="eastAsia"/>
                <w:lang w:eastAsia="zh-TW"/>
              </w:rPr>
              <w:t>理賠簡易受理給付方式檔</w:t>
            </w:r>
          </w:p>
        </w:tc>
        <w:tc>
          <w:tcPr>
            <w:tcW w:w="2551" w:type="dxa"/>
          </w:tcPr>
          <w:p w:rsidR="00A65D04" w:rsidRPr="002A58AE" w:rsidRDefault="00A65D04" w:rsidP="00BF13EC">
            <w:pPr>
              <w:rPr>
                <w:rFonts w:ascii="細明體" w:eastAsia="細明體" w:hAnsi="細明體" w:hint="eastAsia"/>
                <w:sz w:val="20"/>
                <w:szCs w:val="20"/>
              </w:rPr>
            </w:pPr>
            <w:r>
              <w:rPr>
                <w:rFonts w:ascii="細明體" w:eastAsia="細明體" w:hAnsi="細明體" w:hint="eastAsia"/>
                <w:sz w:val="20"/>
                <w:szCs w:val="20"/>
              </w:rPr>
              <w:t>DTAAA018</w:t>
            </w:r>
          </w:p>
        </w:tc>
        <w:tc>
          <w:tcPr>
            <w:tcW w:w="941" w:type="dxa"/>
          </w:tcPr>
          <w:p w:rsidR="00A65D04" w:rsidRPr="00E73B7C" w:rsidRDefault="00A65D04" w:rsidP="00A65D04">
            <w:pPr>
              <w:spacing w:line="240" w:lineRule="atLeast"/>
              <w:jc w:val="center"/>
              <w:rPr>
                <w:rFonts w:ascii="細明體" w:eastAsia="細明體" w:hAnsi="細明體" w:cs="Courier New"/>
                <w:sz w:val="20"/>
                <w:szCs w:val="20"/>
              </w:rPr>
            </w:pPr>
            <w:r w:rsidRPr="00E73B7C">
              <w:rPr>
                <w:rFonts w:ascii="細明體" w:eastAsia="細明體" w:hAnsi="細明體" w:cs="Courier New" w:hint="eastAsia"/>
                <w:sz w:val="20"/>
                <w:szCs w:val="20"/>
              </w:rPr>
              <w:t>■</w:t>
            </w:r>
          </w:p>
        </w:tc>
        <w:tc>
          <w:tcPr>
            <w:tcW w:w="941" w:type="dxa"/>
          </w:tcPr>
          <w:p w:rsidR="00A65D04" w:rsidRPr="00E73B7C" w:rsidRDefault="00EC3C5A" w:rsidP="00A65D04">
            <w:pPr>
              <w:spacing w:line="240" w:lineRule="atLeast"/>
              <w:jc w:val="center"/>
              <w:rPr>
                <w:rFonts w:ascii="細明體" w:eastAsia="細明體" w:hAnsi="細明體" w:cs="Courier New"/>
                <w:sz w:val="20"/>
                <w:szCs w:val="20"/>
              </w:rPr>
            </w:pPr>
            <w:r w:rsidRPr="00E73B7C">
              <w:rPr>
                <w:rFonts w:ascii="細明體" w:eastAsia="細明體" w:hAnsi="細明體" w:cs="Courier New" w:hint="eastAsia"/>
                <w:sz w:val="20"/>
                <w:szCs w:val="20"/>
              </w:rPr>
              <w:t>■</w:t>
            </w:r>
          </w:p>
        </w:tc>
        <w:tc>
          <w:tcPr>
            <w:tcW w:w="941" w:type="dxa"/>
          </w:tcPr>
          <w:p w:rsidR="00A65D04" w:rsidRPr="00E73B7C" w:rsidRDefault="00EC3C5A" w:rsidP="00A65D04">
            <w:pPr>
              <w:spacing w:line="240" w:lineRule="atLeast"/>
              <w:jc w:val="center"/>
              <w:rPr>
                <w:rFonts w:ascii="細明體" w:eastAsia="細明體" w:hAnsi="細明體" w:cs="Courier New"/>
                <w:sz w:val="20"/>
                <w:szCs w:val="20"/>
              </w:rPr>
            </w:pPr>
            <w:r w:rsidRPr="00E73B7C">
              <w:rPr>
                <w:rFonts w:ascii="細明體" w:eastAsia="細明體" w:hAnsi="細明體" w:cs="Courier New" w:hint="eastAsia"/>
                <w:sz w:val="20"/>
                <w:szCs w:val="20"/>
              </w:rPr>
              <w:t>■</w:t>
            </w:r>
          </w:p>
        </w:tc>
        <w:tc>
          <w:tcPr>
            <w:tcW w:w="941" w:type="dxa"/>
          </w:tcPr>
          <w:p w:rsidR="00A65D04" w:rsidRPr="00E73B7C" w:rsidRDefault="00EC3C5A" w:rsidP="00A65D04">
            <w:pPr>
              <w:spacing w:line="240" w:lineRule="atLeast"/>
              <w:jc w:val="center"/>
              <w:rPr>
                <w:rFonts w:ascii="細明體" w:eastAsia="細明體" w:hAnsi="細明體" w:cs="Courier New"/>
                <w:sz w:val="20"/>
                <w:szCs w:val="20"/>
              </w:rPr>
            </w:pPr>
            <w:r w:rsidRPr="00E73B7C">
              <w:rPr>
                <w:rFonts w:ascii="細明體" w:eastAsia="細明體" w:hAnsi="細明體" w:cs="Courier New" w:hint="eastAsia"/>
                <w:sz w:val="20"/>
                <w:szCs w:val="20"/>
              </w:rPr>
              <w:t>■</w:t>
            </w:r>
          </w:p>
        </w:tc>
      </w:tr>
      <w:tr w:rsidR="004B00D2" w:rsidRPr="002A58AE" w:rsidTr="004911D8">
        <w:tblPrEx>
          <w:tblLook w:val="01E0" w:firstRow="1" w:lastRow="1" w:firstColumn="1" w:lastColumn="1" w:noHBand="0" w:noVBand="0"/>
        </w:tblPrEx>
        <w:tc>
          <w:tcPr>
            <w:tcW w:w="851" w:type="dxa"/>
          </w:tcPr>
          <w:p w:rsidR="004B00D2" w:rsidRPr="002A58AE" w:rsidRDefault="004B00D2" w:rsidP="004911D8">
            <w:pPr>
              <w:widowControl/>
              <w:numPr>
                <w:ilvl w:val="0"/>
                <w:numId w:val="13"/>
              </w:numPr>
              <w:jc w:val="center"/>
              <w:rPr>
                <w:rFonts w:ascii="細明體" w:eastAsia="細明體" w:hAnsi="細明體" w:hint="eastAsia"/>
                <w:sz w:val="20"/>
                <w:szCs w:val="20"/>
              </w:rPr>
            </w:pPr>
          </w:p>
        </w:tc>
        <w:tc>
          <w:tcPr>
            <w:tcW w:w="3544" w:type="dxa"/>
          </w:tcPr>
          <w:p w:rsidR="004B00D2" w:rsidRDefault="004B00D2" w:rsidP="004A6205">
            <w:pPr>
              <w:pStyle w:val="Tabletext"/>
              <w:rPr>
                <w:rFonts w:ascii="細明體" w:eastAsia="細明體" w:hAnsi="細明體" w:hint="eastAsia"/>
                <w:lang w:eastAsia="zh-TW"/>
              </w:rPr>
            </w:pPr>
            <w:r>
              <w:rPr>
                <w:rFonts w:ascii="細明體" w:eastAsia="細明體" w:hAnsi="細明體" w:hint="eastAsia"/>
                <w:bCs/>
                <w:lang w:eastAsia="zh-TW"/>
              </w:rPr>
              <w:t>指定匯撥資料檔</w:t>
            </w:r>
          </w:p>
        </w:tc>
        <w:tc>
          <w:tcPr>
            <w:tcW w:w="2551" w:type="dxa"/>
          </w:tcPr>
          <w:p w:rsidR="004B00D2" w:rsidRDefault="004B00D2" w:rsidP="00BF13EC">
            <w:pPr>
              <w:rPr>
                <w:rFonts w:ascii="細明體" w:eastAsia="細明體" w:hAnsi="細明體" w:hint="eastAsia"/>
                <w:sz w:val="20"/>
                <w:szCs w:val="20"/>
              </w:rPr>
            </w:pPr>
            <w:r>
              <w:rPr>
                <w:rFonts w:ascii="細明體" w:eastAsia="細明體" w:hAnsi="細明體" w:hint="eastAsia"/>
                <w:sz w:val="20"/>
                <w:szCs w:val="20"/>
              </w:rPr>
              <w:t>DTABO001</w:t>
            </w:r>
          </w:p>
        </w:tc>
        <w:tc>
          <w:tcPr>
            <w:tcW w:w="941" w:type="dxa"/>
          </w:tcPr>
          <w:p w:rsidR="004B00D2" w:rsidRPr="00E73B7C" w:rsidRDefault="004B00D2" w:rsidP="00A65D04">
            <w:pPr>
              <w:spacing w:line="240" w:lineRule="atLeast"/>
              <w:jc w:val="center"/>
              <w:rPr>
                <w:rFonts w:ascii="細明體" w:eastAsia="細明體" w:hAnsi="細明體" w:cs="Courier New" w:hint="eastAsia"/>
                <w:sz w:val="20"/>
                <w:szCs w:val="20"/>
              </w:rPr>
            </w:pPr>
            <w:r w:rsidRPr="00E73B7C">
              <w:rPr>
                <w:rFonts w:ascii="細明體" w:eastAsia="細明體" w:hAnsi="細明體" w:cs="Courier New" w:hint="eastAsia"/>
                <w:sz w:val="20"/>
                <w:szCs w:val="20"/>
              </w:rPr>
              <w:t>■</w:t>
            </w:r>
          </w:p>
        </w:tc>
        <w:tc>
          <w:tcPr>
            <w:tcW w:w="941" w:type="dxa"/>
          </w:tcPr>
          <w:p w:rsidR="004B00D2" w:rsidRPr="00E73B7C" w:rsidRDefault="004B00D2" w:rsidP="00A65D04">
            <w:pPr>
              <w:spacing w:line="240" w:lineRule="atLeast"/>
              <w:jc w:val="center"/>
              <w:rPr>
                <w:rFonts w:ascii="細明體" w:eastAsia="細明體" w:hAnsi="細明體" w:cs="Courier New" w:hint="eastAsia"/>
                <w:sz w:val="20"/>
                <w:szCs w:val="20"/>
              </w:rPr>
            </w:pPr>
            <w:r w:rsidRPr="002A58AE">
              <w:rPr>
                <w:rFonts w:ascii="細明體" w:eastAsia="細明體" w:hAnsi="細明體" w:hint="eastAsia"/>
                <w:sz w:val="20"/>
                <w:szCs w:val="20"/>
              </w:rPr>
              <w:t>□</w:t>
            </w:r>
          </w:p>
        </w:tc>
        <w:tc>
          <w:tcPr>
            <w:tcW w:w="941" w:type="dxa"/>
          </w:tcPr>
          <w:p w:rsidR="004B00D2" w:rsidRPr="00E73B7C" w:rsidRDefault="004B00D2" w:rsidP="00A65D04">
            <w:pPr>
              <w:spacing w:line="240" w:lineRule="atLeast"/>
              <w:jc w:val="center"/>
              <w:rPr>
                <w:rFonts w:ascii="細明體" w:eastAsia="細明體" w:hAnsi="細明體" w:cs="Courier New" w:hint="eastAsia"/>
                <w:sz w:val="20"/>
                <w:szCs w:val="20"/>
              </w:rPr>
            </w:pPr>
            <w:r w:rsidRPr="002A58AE">
              <w:rPr>
                <w:rFonts w:ascii="細明體" w:eastAsia="細明體" w:hAnsi="細明體" w:hint="eastAsia"/>
                <w:sz w:val="20"/>
                <w:szCs w:val="20"/>
              </w:rPr>
              <w:t>□</w:t>
            </w:r>
          </w:p>
        </w:tc>
        <w:tc>
          <w:tcPr>
            <w:tcW w:w="941" w:type="dxa"/>
          </w:tcPr>
          <w:p w:rsidR="004B00D2" w:rsidRPr="00E73B7C" w:rsidRDefault="004B00D2" w:rsidP="00A65D04">
            <w:pPr>
              <w:spacing w:line="240" w:lineRule="atLeast"/>
              <w:jc w:val="center"/>
              <w:rPr>
                <w:rFonts w:ascii="細明體" w:eastAsia="細明體" w:hAnsi="細明體" w:cs="Courier New" w:hint="eastAsia"/>
                <w:sz w:val="20"/>
                <w:szCs w:val="20"/>
              </w:rPr>
            </w:pPr>
            <w:r w:rsidRPr="002A58AE">
              <w:rPr>
                <w:rFonts w:ascii="細明體" w:eastAsia="細明體" w:hAnsi="細明體" w:hint="eastAsia"/>
                <w:sz w:val="20"/>
                <w:szCs w:val="20"/>
              </w:rPr>
              <w:t>□</w:t>
            </w:r>
          </w:p>
        </w:tc>
      </w:tr>
    </w:tbl>
    <w:p w:rsidR="006C18E3" w:rsidRPr="002A58AE" w:rsidRDefault="006C18E3" w:rsidP="00B20050">
      <w:pPr>
        <w:spacing w:line="240" w:lineRule="atLeast"/>
        <w:rPr>
          <w:rFonts w:ascii="細明體" w:eastAsia="細明體" w:hAnsi="細明體" w:cs="Courier New"/>
          <w:b/>
          <w:sz w:val="20"/>
          <w:szCs w:val="20"/>
        </w:rPr>
      </w:pPr>
    </w:p>
    <w:p w:rsidR="00B10952" w:rsidRPr="002A58AE" w:rsidRDefault="00B10952" w:rsidP="00B10952">
      <w:pPr>
        <w:spacing w:line="240" w:lineRule="atLeast"/>
        <w:rPr>
          <w:rFonts w:ascii="細明體" w:eastAsia="細明體" w:hAnsi="細明體" w:hint="eastAsia"/>
          <w:b/>
          <w:sz w:val="20"/>
          <w:szCs w:val="20"/>
        </w:rPr>
      </w:pPr>
      <w:r w:rsidRPr="002A58AE">
        <w:rPr>
          <w:rFonts w:ascii="細明體" w:eastAsia="細明體" w:hAnsi="細明體" w:cs="Courier New" w:hint="eastAsia"/>
          <w:b/>
          <w:sz w:val="20"/>
          <w:szCs w:val="20"/>
        </w:rPr>
        <w:t>四</w:t>
      </w:r>
      <w:r w:rsidRPr="002A58AE">
        <w:rPr>
          <w:rFonts w:ascii="細明體" w:eastAsia="細明體" w:hAnsi="細明體" w:cs="Courier New"/>
          <w:b/>
          <w:sz w:val="20"/>
          <w:szCs w:val="20"/>
        </w:rPr>
        <w:t>、</w:t>
      </w:r>
      <w:r w:rsidRPr="002A58AE">
        <w:rPr>
          <w:rFonts w:ascii="細明體" w:eastAsia="細明體" w:hAnsi="細明體" w:hint="eastAsia"/>
          <w:b/>
          <w:sz w:val="20"/>
          <w:szCs w:val="20"/>
        </w:rPr>
        <w:t>相關模組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985"/>
        <w:gridCol w:w="5162"/>
        <w:gridCol w:w="4671"/>
      </w:tblGrid>
      <w:tr w:rsidR="00EA5809" w:rsidRPr="002A58AE" w:rsidTr="004911D8">
        <w:tc>
          <w:tcPr>
            <w:tcW w:w="455" w:type="pct"/>
          </w:tcPr>
          <w:p w:rsidR="00EA5809" w:rsidRPr="002A58AE" w:rsidRDefault="00EA5809" w:rsidP="004A6205">
            <w:pPr>
              <w:jc w:val="center"/>
              <w:rPr>
                <w:rFonts w:ascii="細明體" w:eastAsia="細明體" w:hAnsi="細明體" w:hint="eastAsia"/>
                <w:b/>
                <w:sz w:val="20"/>
                <w:szCs w:val="20"/>
              </w:rPr>
            </w:pPr>
            <w:r w:rsidRPr="002A58AE">
              <w:rPr>
                <w:rFonts w:ascii="細明體" w:eastAsia="細明體" w:hAnsi="細明體" w:hint="eastAsia"/>
                <w:b/>
                <w:sz w:val="20"/>
                <w:szCs w:val="20"/>
              </w:rPr>
              <w:t>項次</w:t>
            </w:r>
          </w:p>
        </w:tc>
        <w:tc>
          <w:tcPr>
            <w:tcW w:w="2386" w:type="pct"/>
          </w:tcPr>
          <w:p w:rsidR="00EA5809" w:rsidRPr="002A58AE" w:rsidRDefault="00EA5809" w:rsidP="004A6205">
            <w:pPr>
              <w:jc w:val="center"/>
              <w:rPr>
                <w:rFonts w:ascii="細明體" w:eastAsia="細明體" w:hAnsi="細明體" w:hint="eastAsia"/>
                <w:b/>
                <w:sz w:val="20"/>
                <w:szCs w:val="20"/>
              </w:rPr>
            </w:pPr>
            <w:r w:rsidRPr="002A58AE">
              <w:rPr>
                <w:rFonts w:ascii="細明體" w:eastAsia="細明體" w:hAnsi="細明體" w:hint="eastAsia"/>
                <w:b/>
                <w:sz w:val="20"/>
                <w:szCs w:val="20"/>
              </w:rPr>
              <w:t>中文說明</w:t>
            </w:r>
          </w:p>
        </w:tc>
        <w:tc>
          <w:tcPr>
            <w:tcW w:w="2159" w:type="pct"/>
          </w:tcPr>
          <w:p w:rsidR="00EA5809" w:rsidRPr="002A58AE" w:rsidRDefault="00EA5809" w:rsidP="004A6205">
            <w:pPr>
              <w:jc w:val="center"/>
              <w:rPr>
                <w:rFonts w:ascii="細明體" w:eastAsia="細明體" w:hAnsi="細明體" w:hint="eastAsia"/>
                <w:b/>
                <w:sz w:val="20"/>
                <w:szCs w:val="20"/>
              </w:rPr>
            </w:pPr>
            <w:r w:rsidRPr="002A58AE">
              <w:rPr>
                <w:rFonts w:ascii="細明體" w:eastAsia="細明體" w:hAnsi="細明體" w:hint="eastAsia"/>
                <w:b/>
                <w:sz w:val="20"/>
                <w:szCs w:val="20"/>
              </w:rPr>
              <w:t>程式名稱</w:t>
            </w:r>
          </w:p>
        </w:tc>
      </w:tr>
      <w:tr w:rsidR="00A65548" w:rsidRPr="002A58AE" w:rsidTr="004911D8">
        <w:tblPrEx>
          <w:tblLook w:val="01E0" w:firstRow="1" w:lastRow="1" w:firstColumn="1" w:lastColumn="1" w:noHBand="0" w:noVBand="0"/>
        </w:tblPrEx>
        <w:tc>
          <w:tcPr>
            <w:tcW w:w="455" w:type="pct"/>
          </w:tcPr>
          <w:p w:rsidR="00A65548" w:rsidRPr="002A58AE" w:rsidRDefault="00A65548" w:rsidP="00C52537">
            <w:pPr>
              <w:widowControl/>
              <w:numPr>
                <w:ilvl w:val="0"/>
                <w:numId w:val="14"/>
              </w:numPr>
              <w:rPr>
                <w:rFonts w:ascii="細明體" w:eastAsia="細明體" w:hAnsi="細明體" w:hint="eastAsia"/>
                <w:sz w:val="20"/>
                <w:szCs w:val="20"/>
              </w:rPr>
            </w:pPr>
          </w:p>
        </w:tc>
        <w:tc>
          <w:tcPr>
            <w:tcW w:w="2386" w:type="pct"/>
          </w:tcPr>
          <w:p w:rsidR="00A65548" w:rsidRPr="00D37E3B" w:rsidRDefault="00317E7D" w:rsidP="00274DFE">
            <w:pPr>
              <w:rPr>
                <w:rFonts w:ascii="細明體" w:eastAsia="細明體" w:hAnsi="細明體" w:hint="eastAsia"/>
                <w:sz w:val="20"/>
                <w:szCs w:val="20"/>
              </w:rPr>
            </w:pPr>
            <w:r w:rsidRPr="00317E7D">
              <w:rPr>
                <w:rFonts w:ascii="細明體" w:eastAsia="細明體" w:hAnsi="細明體" w:hint="eastAsia"/>
                <w:sz w:val="20"/>
                <w:szCs w:val="20"/>
              </w:rPr>
              <w:t>理賠簡易受理文件檢核</w:t>
            </w:r>
            <w:r>
              <w:rPr>
                <w:rFonts w:ascii="細明體" w:eastAsia="細明體" w:hAnsi="細明體" w:hint="eastAsia"/>
                <w:sz w:val="20"/>
                <w:szCs w:val="20"/>
              </w:rPr>
              <w:t>trx用模組</w:t>
            </w:r>
          </w:p>
        </w:tc>
        <w:tc>
          <w:tcPr>
            <w:tcW w:w="2159" w:type="pct"/>
          </w:tcPr>
          <w:p w:rsidR="00A65548" w:rsidRPr="00D37E3B" w:rsidRDefault="00317E7D" w:rsidP="00274DFE">
            <w:pPr>
              <w:rPr>
                <w:rFonts w:ascii="細明體" w:eastAsia="細明體" w:hAnsi="細明體" w:hint="eastAsia"/>
                <w:sz w:val="20"/>
                <w:szCs w:val="20"/>
              </w:rPr>
            </w:pPr>
            <w:r>
              <w:rPr>
                <w:rFonts w:ascii="細明體" w:eastAsia="細明體" w:hAnsi="細明體" w:hint="eastAsia"/>
                <w:sz w:val="20"/>
                <w:szCs w:val="20"/>
              </w:rPr>
              <w:t>AAA1_0101_mod</w:t>
            </w:r>
          </w:p>
        </w:tc>
      </w:tr>
      <w:tr w:rsidR="0066140A" w:rsidRPr="002A58AE" w:rsidTr="004911D8">
        <w:tblPrEx>
          <w:tblLook w:val="01E0" w:firstRow="1" w:lastRow="1" w:firstColumn="1" w:lastColumn="1" w:noHBand="0" w:noVBand="0"/>
        </w:tblPrEx>
        <w:tc>
          <w:tcPr>
            <w:tcW w:w="455" w:type="pct"/>
          </w:tcPr>
          <w:p w:rsidR="0066140A" w:rsidRPr="002A58AE" w:rsidRDefault="0066140A" w:rsidP="00C52537">
            <w:pPr>
              <w:widowControl/>
              <w:numPr>
                <w:ilvl w:val="0"/>
                <w:numId w:val="14"/>
              </w:numPr>
              <w:rPr>
                <w:rFonts w:ascii="細明體" w:eastAsia="細明體" w:hAnsi="細明體" w:hint="eastAsia"/>
                <w:sz w:val="20"/>
                <w:szCs w:val="20"/>
              </w:rPr>
            </w:pPr>
          </w:p>
        </w:tc>
        <w:tc>
          <w:tcPr>
            <w:tcW w:w="2386" w:type="pct"/>
          </w:tcPr>
          <w:p w:rsidR="0066140A" w:rsidRDefault="00A51F26" w:rsidP="00274DFE">
            <w:pPr>
              <w:rPr>
                <w:rFonts w:ascii="細明體" w:eastAsia="細明體" w:hAnsi="細明體" w:hint="eastAsia"/>
                <w:sz w:val="20"/>
                <w:szCs w:val="20"/>
              </w:rPr>
            </w:pPr>
            <w:r>
              <w:rPr>
                <w:rFonts w:ascii="細明體" w:eastAsia="細明體" w:hAnsi="細明體" w:hint="eastAsia"/>
                <w:sz w:val="20"/>
                <w:szCs w:val="20"/>
              </w:rPr>
              <w:t>銀行資訊檢核模組</w:t>
            </w:r>
          </w:p>
        </w:tc>
        <w:tc>
          <w:tcPr>
            <w:tcW w:w="2159" w:type="pct"/>
          </w:tcPr>
          <w:p w:rsidR="0066140A" w:rsidRPr="007D2E0A" w:rsidRDefault="00A51F26" w:rsidP="00274DFE">
            <w:pPr>
              <w:rPr>
                <w:rFonts w:ascii="細明體" w:eastAsia="細明體" w:hAnsi="細明體"/>
                <w:sz w:val="20"/>
                <w:szCs w:val="20"/>
              </w:rPr>
            </w:pPr>
            <w:r>
              <w:rPr>
                <w:rFonts w:ascii="細明體" w:eastAsia="細明體" w:hAnsi="細明體" w:hint="eastAsia"/>
                <w:sz w:val="20"/>
                <w:szCs w:val="20"/>
              </w:rPr>
              <w:t>DC_B0Z028</w:t>
            </w:r>
          </w:p>
        </w:tc>
      </w:tr>
      <w:tr w:rsidR="00A51F26" w:rsidRPr="002A58AE" w:rsidTr="004911D8">
        <w:tblPrEx>
          <w:tblLook w:val="01E0" w:firstRow="1" w:lastRow="1" w:firstColumn="1" w:lastColumn="1" w:noHBand="0" w:noVBand="0"/>
        </w:tblPrEx>
        <w:tc>
          <w:tcPr>
            <w:tcW w:w="455" w:type="pct"/>
          </w:tcPr>
          <w:p w:rsidR="00A51F26" w:rsidRPr="002A58AE" w:rsidRDefault="00A51F26" w:rsidP="00C52537">
            <w:pPr>
              <w:widowControl/>
              <w:numPr>
                <w:ilvl w:val="0"/>
                <w:numId w:val="14"/>
              </w:numPr>
              <w:rPr>
                <w:rFonts w:ascii="細明體" w:eastAsia="細明體" w:hAnsi="細明體" w:hint="eastAsia"/>
                <w:sz w:val="20"/>
                <w:szCs w:val="20"/>
              </w:rPr>
            </w:pPr>
          </w:p>
        </w:tc>
        <w:tc>
          <w:tcPr>
            <w:tcW w:w="2386" w:type="pct"/>
          </w:tcPr>
          <w:p w:rsidR="00A51F26" w:rsidRDefault="00A51F26" w:rsidP="00274DFE">
            <w:pPr>
              <w:rPr>
                <w:rFonts w:ascii="細明體" w:eastAsia="細明體" w:hAnsi="細明體" w:hint="eastAsia"/>
                <w:sz w:val="20"/>
                <w:szCs w:val="20"/>
              </w:rPr>
            </w:pPr>
            <w:r>
              <w:rPr>
                <w:rFonts w:ascii="細明體" w:eastAsia="細明體" w:hAnsi="細明體" w:hint="eastAsia"/>
                <w:sz w:val="20"/>
                <w:szCs w:val="20"/>
              </w:rPr>
              <w:t>匯款帳號檢核模組</w:t>
            </w:r>
          </w:p>
        </w:tc>
        <w:tc>
          <w:tcPr>
            <w:tcW w:w="2159" w:type="pct"/>
          </w:tcPr>
          <w:p w:rsidR="00A51F26" w:rsidRDefault="00A51F26" w:rsidP="00274DFE">
            <w:pPr>
              <w:rPr>
                <w:rFonts w:ascii="細明體" w:eastAsia="細明體" w:hAnsi="細明體" w:hint="eastAsia"/>
                <w:sz w:val="20"/>
                <w:szCs w:val="20"/>
              </w:rPr>
            </w:pPr>
            <w:r>
              <w:rPr>
                <w:rFonts w:ascii="細明體" w:eastAsia="細明體" w:hAnsi="細明體" w:hint="eastAsia"/>
                <w:sz w:val="20"/>
                <w:szCs w:val="20"/>
              </w:rPr>
              <w:t>DC_B0Z036</w:t>
            </w:r>
          </w:p>
        </w:tc>
      </w:tr>
      <w:tr w:rsidR="00D115A1" w:rsidRPr="002A58AE" w:rsidTr="004911D8">
        <w:tblPrEx>
          <w:tblLook w:val="01E0" w:firstRow="1" w:lastRow="1" w:firstColumn="1" w:lastColumn="1" w:noHBand="0" w:noVBand="0"/>
        </w:tblPrEx>
        <w:tc>
          <w:tcPr>
            <w:tcW w:w="455" w:type="pct"/>
          </w:tcPr>
          <w:p w:rsidR="00D115A1" w:rsidRPr="002A58AE" w:rsidRDefault="00D115A1" w:rsidP="00C52537">
            <w:pPr>
              <w:widowControl/>
              <w:numPr>
                <w:ilvl w:val="0"/>
                <w:numId w:val="14"/>
              </w:numPr>
              <w:rPr>
                <w:rFonts w:ascii="細明體" w:eastAsia="細明體" w:hAnsi="細明體" w:hint="eastAsia"/>
                <w:sz w:val="20"/>
                <w:szCs w:val="20"/>
              </w:rPr>
            </w:pPr>
          </w:p>
        </w:tc>
        <w:tc>
          <w:tcPr>
            <w:tcW w:w="2386" w:type="pct"/>
          </w:tcPr>
          <w:p w:rsidR="00D115A1" w:rsidRDefault="00D115A1" w:rsidP="00274DFE">
            <w:pPr>
              <w:rPr>
                <w:rFonts w:ascii="細明體" w:eastAsia="細明體" w:hAnsi="細明體" w:hint="eastAsia"/>
                <w:sz w:val="20"/>
                <w:szCs w:val="20"/>
              </w:rPr>
            </w:pPr>
            <w:r>
              <w:rPr>
                <w:rFonts w:ascii="細明體" w:eastAsia="細明體" w:hAnsi="細明體" w:hint="eastAsia"/>
                <w:sz w:val="20"/>
                <w:szCs w:val="20"/>
              </w:rPr>
              <w:t>證件掃瞄檢核模組</w:t>
            </w:r>
          </w:p>
        </w:tc>
        <w:tc>
          <w:tcPr>
            <w:tcW w:w="2159" w:type="pct"/>
          </w:tcPr>
          <w:p w:rsidR="00D115A1" w:rsidRDefault="00D115A1" w:rsidP="00274DFE">
            <w:pPr>
              <w:rPr>
                <w:rFonts w:ascii="細明體" w:eastAsia="細明體" w:hAnsi="細明體" w:hint="eastAsia"/>
                <w:sz w:val="20"/>
                <w:szCs w:val="20"/>
              </w:rPr>
            </w:pPr>
            <w:r w:rsidRPr="00D115A1">
              <w:rPr>
                <w:rFonts w:ascii="細明體" w:eastAsia="細明體" w:hAnsi="細明體"/>
                <w:sz w:val="20"/>
                <w:szCs w:val="20"/>
              </w:rPr>
              <w:t>AB_X2Z001.IdScanCheck(String ID)</w:t>
            </w:r>
          </w:p>
        </w:tc>
      </w:tr>
      <w:tr w:rsidR="007E5590" w:rsidRPr="002A58AE" w:rsidTr="004911D8">
        <w:tblPrEx>
          <w:tblLook w:val="01E0" w:firstRow="1" w:lastRow="1" w:firstColumn="1" w:lastColumn="1" w:noHBand="0" w:noVBand="0"/>
        </w:tblPrEx>
        <w:trPr>
          <w:ins w:id="52" w:author="i9200230,陳德仁" w:date="2020-07-23T09:17:00Z"/>
        </w:trPr>
        <w:tc>
          <w:tcPr>
            <w:tcW w:w="455" w:type="pct"/>
          </w:tcPr>
          <w:p w:rsidR="007E5590" w:rsidRPr="002A58AE" w:rsidRDefault="007E5590" w:rsidP="007E5590">
            <w:pPr>
              <w:widowControl/>
              <w:numPr>
                <w:ilvl w:val="0"/>
                <w:numId w:val="14"/>
              </w:numPr>
              <w:rPr>
                <w:ins w:id="53" w:author="i9200230,陳德仁" w:date="2020-07-23T09:17:00Z"/>
                <w:rFonts w:ascii="細明體" w:eastAsia="細明體" w:hAnsi="細明體" w:hint="eastAsia"/>
                <w:sz w:val="20"/>
                <w:szCs w:val="20"/>
              </w:rPr>
            </w:pPr>
          </w:p>
        </w:tc>
        <w:tc>
          <w:tcPr>
            <w:tcW w:w="2386" w:type="pct"/>
          </w:tcPr>
          <w:p w:rsidR="007E5590" w:rsidRPr="007E5590" w:rsidRDefault="007E5590" w:rsidP="007E5590">
            <w:pPr>
              <w:rPr>
                <w:ins w:id="54" w:author="i9200230,陳德仁" w:date="2020-07-23T09:17:00Z"/>
                <w:rFonts w:ascii="細明體" w:eastAsia="細明體" w:hAnsi="細明體" w:hint="eastAsia"/>
                <w:sz w:val="20"/>
                <w:szCs w:val="20"/>
                <w:rPrChange w:id="55" w:author="i9200230,陳德仁" w:date="2020-07-23T09:17:00Z">
                  <w:rPr>
                    <w:ins w:id="56" w:author="i9200230,陳德仁" w:date="2020-07-23T09:17:00Z"/>
                    <w:rFonts w:ascii="細明體" w:eastAsia="細明體" w:hAnsi="細明體" w:hint="eastAsia"/>
                    <w:sz w:val="20"/>
                    <w:szCs w:val="20"/>
                  </w:rPr>
                </w:rPrChange>
              </w:rPr>
            </w:pPr>
            <w:ins w:id="57" w:author="i9200230,陳德仁" w:date="2020-07-23T09:17:00Z">
              <w:r w:rsidRPr="007E5590">
                <w:rPr>
                  <w:rFonts w:ascii="細明體" w:eastAsia="細明體" w:hAnsi="細明體" w:hint="eastAsia"/>
                  <w:sz w:val="20"/>
                  <w:szCs w:val="20"/>
                  <w:rPrChange w:id="58" w:author="i9200230,陳德仁" w:date="2020-07-23T09:17:00Z">
                    <w:rPr>
                      <w:rFonts w:hint="eastAsia"/>
                    </w:rPr>
                  </w:rPrChange>
                </w:rPr>
                <w:t>檢查退匯紀錄</w:t>
              </w:r>
            </w:ins>
          </w:p>
        </w:tc>
        <w:tc>
          <w:tcPr>
            <w:tcW w:w="2159" w:type="pct"/>
          </w:tcPr>
          <w:p w:rsidR="007E5590" w:rsidRPr="007E5590" w:rsidRDefault="007E5590" w:rsidP="007E5590">
            <w:pPr>
              <w:rPr>
                <w:ins w:id="59" w:author="i9200230,陳德仁" w:date="2020-07-23T09:17:00Z"/>
                <w:rFonts w:ascii="細明體" w:eastAsia="細明體" w:hAnsi="細明體"/>
                <w:sz w:val="20"/>
                <w:szCs w:val="20"/>
                <w:rPrChange w:id="60" w:author="i9200230,陳德仁" w:date="2020-07-23T09:17:00Z">
                  <w:rPr>
                    <w:ins w:id="61" w:author="i9200230,陳德仁" w:date="2020-07-23T09:17:00Z"/>
                    <w:rFonts w:ascii="細明體" w:eastAsia="細明體" w:hAnsi="細明體"/>
                    <w:sz w:val="20"/>
                    <w:szCs w:val="20"/>
                  </w:rPr>
                </w:rPrChange>
              </w:rPr>
            </w:pPr>
            <w:ins w:id="62" w:author="i9200230,陳德仁" w:date="2020-07-23T09:17:00Z">
              <w:r w:rsidRPr="007E5590">
                <w:rPr>
                  <w:rFonts w:ascii="細明體" w:eastAsia="細明體" w:hAnsi="細明體" w:hint="eastAsia"/>
                  <w:sz w:val="20"/>
                  <w:szCs w:val="20"/>
                  <w:rPrChange w:id="63" w:author="i9200230,陳德仁" w:date="2020-07-23T09:17:00Z">
                    <w:rPr>
                      <w:rFonts w:hint="eastAsia"/>
                    </w:rPr>
                  </w:rPrChange>
                </w:rPr>
                <w:t>AAM2Z100. checkACNT(String ACNT_ID,String ACNT_NAME,String BANK_NO,String ACNT_NO)</w:t>
              </w:r>
            </w:ins>
          </w:p>
        </w:tc>
      </w:tr>
    </w:tbl>
    <w:p w:rsidR="00050E03" w:rsidRDefault="00050E03" w:rsidP="00B10952">
      <w:pPr>
        <w:spacing w:line="240" w:lineRule="atLeast"/>
        <w:rPr>
          <w:rFonts w:ascii="細明體" w:eastAsia="細明體" w:hAnsi="細明體"/>
          <w:b/>
          <w:sz w:val="20"/>
          <w:szCs w:val="20"/>
        </w:rPr>
      </w:pPr>
    </w:p>
    <w:p w:rsidR="005D48B3" w:rsidRPr="002A58AE" w:rsidRDefault="00050E03" w:rsidP="00B10952">
      <w:pPr>
        <w:spacing w:line="240" w:lineRule="atLeast"/>
        <w:rPr>
          <w:rFonts w:ascii="細明體" w:eastAsia="細明體" w:hAnsi="細明體" w:hint="eastAsia"/>
          <w:b/>
          <w:sz w:val="20"/>
          <w:szCs w:val="20"/>
        </w:rPr>
      </w:pPr>
      <w:r>
        <w:rPr>
          <w:rFonts w:ascii="細明體" w:eastAsia="細明體" w:hAnsi="細明體"/>
          <w:b/>
          <w:sz w:val="20"/>
          <w:szCs w:val="20"/>
        </w:rPr>
        <w:br w:type="page"/>
      </w:r>
      <w:r w:rsidR="005D48B3" w:rsidRPr="002A58AE">
        <w:rPr>
          <w:rFonts w:ascii="細明體" w:eastAsia="細明體" w:hAnsi="細明體" w:hint="eastAsia"/>
          <w:b/>
          <w:sz w:val="20"/>
          <w:szCs w:val="20"/>
        </w:rPr>
        <w:lastRenderedPageBreak/>
        <w:t>五、畫面</w:t>
      </w:r>
    </w:p>
    <w:p w:rsidR="00716C34" w:rsidDel="00F43278" w:rsidRDefault="00716C34" w:rsidP="00A07D6F">
      <w:pPr>
        <w:widowControl/>
        <w:spacing w:line="240" w:lineRule="atLeast"/>
        <w:ind w:left="480"/>
        <w:rPr>
          <w:del w:id="64" w:author="洪豪" w:date="2018-11-29T11:11:00Z"/>
          <w:rFonts w:ascii="細明體" w:eastAsia="細明體" w:hAnsi="細明體" w:hint="eastAsia"/>
          <w:sz w:val="20"/>
          <w:szCs w:val="20"/>
        </w:rPr>
      </w:pPr>
      <w:r w:rsidRPr="002A58AE">
        <w:rPr>
          <w:rFonts w:ascii="細明體" w:eastAsia="細明體" w:hAnsi="細明體" w:hint="eastAsia"/>
          <w:sz w:val="20"/>
          <w:szCs w:val="20"/>
        </w:rPr>
        <w:t>畫面圖1</w:t>
      </w:r>
    </w:p>
    <w:p w:rsidR="00576397" w:rsidRDefault="00576397" w:rsidP="00F43278">
      <w:pPr>
        <w:widowControl/>
        <w:spacing w:line="240" w:lineRule="atLeast"/>
        <w:ind w:left="480"/>
        <w:rPr>
          <w:rFonts w:ascii="細明體" w:eastAsia="細明體" w:hAnsi="細明體" w:hint="eastAsia"/>
          <w:sz w:val="20"/>
          <w:szCs w:val="20"/>
        </w:rPr>
        <w:pPrChange w:id="65" w:author="洪豪" w:date="2018-11-29T11:11:00Z">
          <w:pPr>
            <w:widowControl/>
            <w:spacing w:line="240" w:lineRule="atLeast"/>
            <w:ind w:left="480"/>
          </w:pPr>
        </w:pPrChange>
      </w:pPr>
      <w:del w:id="66" w:author="洪豪" w:date="2018-11-29T11:11:00Z">
        <w:r w:rsidRPr="00A92689" w:rsidDel="00F4327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6in;height:44.25pt;visibility:visible">
              <v:imagedata r:id="rId8" o:title=""/>
            </v:shape>
          </w:pict>
        </w:r>
      </w:del>
      <w:ins w:id="67" w:author="洪豪" w:date="2018-11-29T11:11:00Z">
        <w:r w:rsidR="00F43278" w:rsidRPr="00F43278">
          <w:rPr>
            <w:noProof/>
          </w:rPr>
          <w:t xml:space="preserve"> </w:t>
        </w:r>
        <w:r w:rsidR="00F43278" w:rsidRPr="001906CB">
          <w:rPr>
            <w:noProof/>
          </w:rPr>
          <w:pict>
            <v:shape id="_x0000_i1026" type="#_x0000_t75" style="width:530.25pt;height:53.25pt;visibility:visible">
              <v:imagedata r:id="rId9" o:title=""/>
            </v:shape>
          </w:pict>
        </w:r>
      </w:ins>
    </w:p>
    <w:p w:rsidR="00576397" w:rsidRDefault="00576397" w:rsidP="00576397">
      <w:pPr>
        <w:widowControl/>
        <w:spacing w:line="240" w:lineRule="atLeast"/>
        <w:ind w:left="480"/>
        <w:rPr>
          <w:rFonts w:ascii="細明體" w:eastAsia="細明體" w:hAnsi="細明體" w:hint="eastAsia"/>
          <w:sz w:val="20"/>
          <w:szCs w:val="20"/>
        </w:rPr>
      </w:pPr>
      <w:r w:rsidRPr="002A58AE">
        <w:rPr>
          <w:rFonts w:ascii="細明體" w:eastAsia="細明體" w:hAnsi="細明體" w:hint="eastAsia"/>
          <w:sz w:val="20"/>
          <w:szCs w:val="20"/>
        </w:rPr>
        <w:t>畫面圖</w:t>
      </w:r>
      <w:r>
        <w:rPr>
          <w:rFonts w:ascii="細明體" w:eastAsia="細明體" w:hAnsi="細明體" w:hint="eastAsia"/>
          <w:sz w:val="20"/>
          <w:szCs w:val="20"/>
        </w:rPr>
        <w:t>2</w:t>
      </w:r>
    </w:p>
    <w:p w:rsidR="00DF5045" w:rsidRDefault="00576397" w:rsidP="00A07D6F">
      <w:pPr>
        <w:widowControl/>
        <w:spacing w:line="240" w:lineRule="atLeast"/>
        <w:ind w:left="480"/>
        <w:rPr>
          <w:rFonts w:hint="eastAsia"/>
          <w:noProof/>
        </w:rPr>
      </w:pPr>
      <w:del w:id="68" w:author="洪豪" w:date="2018-11-29T11:11:00Z">
        <w:r w:rsidRPr="00A92689" w:rsidDel="00F43278">
          <w:rPr>
            <w:noProof/>
          </w:rPr>
          <w:pict>
            <v:shape id="_x0000_i1027" type="#_x0000_t75" style="width:431.25pt;height:88.5pt;visibility:visible">
              <v:imagedata r:id="rId10" o:title=""/>
            </v:shape>
          </w:pict>
        </w:r>
      </w:del>
      <w:ins w:id="69" w:author="洪豪" w:date="2018-11-29T11:11:00Z">
        <w:r w:rsidR="00F43278" w:rsidRPr="001906CB">
          <w:rPr>
            <w:noProof/>
          </w:rPr>
          <w:pict>
            <v:shape id="_x0000_i1028" type="#_x0000_t75" style="width:529.5pt;height:120pt;visibility:visible">
              <v:imagedata r:id="rId11" o:title=""/>
            </v:shape>
          </w:pict>
        </w:r>
      </w:ins>
    </w:p>
    <w:p w:rsidR="00EC35AA" w:rsidRDefault="00EC35AA" w:rsidP="00A07D6F">
      <w:pPr>
        <w:widowControl/>
        <w:spacing w:line="240" w:lineRule="atLeast"/>
        <w:ind w:left="480"/>
        <w:rPr>
          <w:rFonts w:hint="eastAsia"/>
          <w:noProof/>
        </w:rPr>
      </w:pPr>
      <w:r>
        <w:rPr>
          <w:rFonts w:hint="eastAsia"/>
          <w:noProof/>
        </w:rPr>
        <w:t>畫面圖</w:t>
      </w:r>
      <w:r>
        <w:rPr>
          <w:rFonts w:hint="eastAsia"/>
          <w:noProof/>
        </w:rPr>
        <w:t>2-1</w:t>
      </w:r>
    </w:p>
    <w:p w:rsidR="00EC35AA" w:rsidRDefault="00CB3765" w:rsidP="00A07D6F">
      <w:pPr>
        <w:widowControl/>
        <w:spacing w:line="240" w:lineRule="atLeast"/>
        <w:ind w:left="480"/>
        <w:rPr>
          <w:rFonts w:hint="eastAsia"/>
          <w:noProof/>
        </w:rPr>
      </w:pPr>
      <w:r w:rsidRPr="0033692E">
        <w:rPr>
          <w:noProof/>
        </w:rPr>
        <w:pict>
          <v:shape id="_x0000_i1029" type="#_x0000_t75" style="width:6in;height:115.5pt;visibility:visible">
            <v:imagedata r:id="rId12" o:title=""/>
          </v:shape>
        </w:pict>
      </w:r>
    </w:p>
    <w:p w:rsidR="00576397" w:rsidRDefault="00576397" w:rsidP="00A07D6F">
      <w:pPr>
        <w:widowControl/>
        <w:spacing w:line="240" w:lineRule="atLeast"/>
        <w:ind w:left="480"/>
        <w:rPr>
          <w:rFonts w:ascii="細明體" w:eastAsia="細明體" w:hAnsi="細明體" w:hint="eastAsia"/>
          <w:sz w:val="20"/>
          <w:szCs w:val="20"/>
        </w:rPr>
      </w:pPr>
      <w:r w:rsidRPr="002A58AE">
        <w:rPr>
          <w:rFonts w:ascii="細明體" w:eastAsia="細明體" w:hAnsi="細明體" w:hint="eastAsia"/>
          <w:sz w:val="20"/>
          <w:szCs w:val="20"/>
        </w:rPr>
        <w:t>畫面圖</w:t>
      </w:r>
      <w:r>
        <w:rPr>
          <w:rFonts w:ascii="細明體" w:eastAsia="細明體" w:hAnsi="細明體" w:hint="eastAsia"/>
          <w:sz w:val="20"/>
          <w:szCs w:val="20"/>
        </w:rPr>
        <w:t>3</w:t>
      </w:r>
    </w:p>
    <w:p w:rsidR="00576397" w:rsidRDefault="00894E49" w:rsidP="00A07D6F">
      <w:pPr>
        <w:widowControl/>
        <w:spacing w:line="240" w:lineRule="atLeast"/>
        <w:ind w:left="480"/>
        <w:rPr>
          <w:rFonts w:ascii="細明體" w:eastAsia="細明體" w:hAnsi="細明體" w:hint="eastAsia"/>
          <w:sz w:val="20"/>
          <w:szCs w:val="20"/>
        </w:rPr>
      </w:pPr>
      <w:del w:id="70" w:author="洪豪" w:date="2018-11-29T11:12:00Z">
        <w:r w:rsidRPr="00B6761D" w:rsidDel="00F43278">
          <w:rPr>
            <w:noProof/>
          </w:rPr>
          <w:pict>
            <v:shape id="_x0000_i1030" type="#_x0000_t75" style="width:450.75pt;height:67.5pt;visibility:visible">
              <v:imagedata r:id="rId13" o:title=""/>
            </v:shape>
          </w:pict>
        </w:r>
      </w:del>
      <w:ins w:id="71" w:author="洪豪" w:date="2018-11-29T11:12:00Z">
        <w:r w:rsidR="00F43278" w:rsidRPr="001906CB">
          <w:rPr>
            <w:noProof/>
          </w:rPr>
          <w:pict>
            <v:shape id="_x0000_i1031" type="#_x0000_t75" style="width:530.25pt;height:64.5pt;visibility:visible">
              <v:imagedata r:id="rId14" o:title=""/>
            </v:shape>
          </w:pict>
        </w:r>
      </w:ins>
    </w:p>
    <w:p w:rsidR="00576397" w:rsidRDefault="00576397" w:rsidP="00576397">
      <w:pPr>
        <w:widowControl/>
        <w:spacing w:line="240" w:lineRule="atLeast"/>
        <w:ind w:left="480"/>
        <w:rPr>
          <w:rFonts w:ascii="細明體" w:eastAsia="細明體" w:hAnsi="細明體" w:hint="eastAsia"/>
          <w:sz w:val="20"/>
          <w:szCs w:val="20"/>
        </w:rPr>
      </w:pPr>
      <w:r w:rsidRPr="002A58AE">
        <w:rPr>
          <w:rFonts w:ascii="細明體" w:eastAsia="細明體" w:hAnsi="細明體" w:hint="eastAsia"/>
          <w:sz w:val="20"/>
          <w:szCs w:val="20"/>
        </w:rPr>
        <w:t>畫面圖</w:t>
      </w:r>
      <w:r>
        <w:rPr>
          <w:rFonts w:ascii="細明體" w:eastAsia="細明體" w:hAnsi="細明體" w:hint="eastAsia"/>
          <w:sz w:val="20"/>
          <w:szCs w:val="20"/>
        </w:rPr>
        <w:t>4</w:t>
      </w:r>
    </w:p>
    <w:p w:rsidR="00576397" w:rsidRDefault="00576397" w:rsidP="00A07D6F">
      <w:pPr>
        <w:widowControl/>
        <w:spacing w:line="240" w:lineRule="atLeast"/>
        <w:ind w:left="480"/>
        <w:rPr>
          <w:rFonts w:ascii="細明體" w:eastAsia="細明體" w:hAnsi="細明體" w:hint="eastAsia"/>
          <w:b/>
          <w:sz w:val="20"/>
          <w:szCs w:val="20"/>
        </w:rPr>
      </w:pPr>
      <w:del w:id="72" w:author="洪豪" w:date="2018-11-29T11:12:00Z">
        <w:r w:rsidRPr="00A92689" w:rsidDel="00F43278">
          <w:rPr>
            <w:noProof/>
          </w:rPr>
          <w:pict>
            <v:shape id="_x0000_i1032" type="#_x0000_t75" style="width:431.25pt;height:70.5pt;visibility:visible">
              <v:imagedata r:id="rId15" o:title=""/>
            </v:shape>
          </w:pict>
        </w:r>
      </w:del>
      <w:ins w:id="73" w:author="洪豪" w:date="2018-11-29T11:12:00Z">
        <w:r w:rsidR="00F43278" w:rsidRPr="001906CB">
          <w:rPr>
            <w:noProof/>
          </w:rPr>
          <w:pict>
            <v:shape id="_x0000_i1033" type="#_x0000_t75" style="width:530.25pt;height:88.5pt;visibility:visible">
              <v:imagedata r:id="rId16" o:title=""/>
            </v:shape>
          </w:pict>
        </w:r>
      </w:ins>
    </w:p>
    <w:p w:rsidR="00576397" w:rsidRDefault="00E769B3" w:rsidP="00A07D6F">
      <w:pPr>
        <w:widowControl/>
        <w:spacing w:line="240" w:lineRule="atLeast"/>
        <w:ind w:left="480"/>
        <w:rPr>
          <w:rFonts w:ascii="細明體" w:eastAsia="細明體" w:hAnsi="細明體" w:hint="eastAsia"/>
          <w:b/>
          <w:sz w:val="20"/>
          <w:szCs w:val="20"/>
        </w:rPr>
      </w:pPr>
      <w:r>
        <w:rPr>
          <w:rFonts w:ascii="細明體" w:eastAsia="細明體" w:hAnsi="細明體" w:hint="eastAsia"/>
          <w:b/>
          <w:sz w:val="20"/>
          <w:szCs w:val="20"/>
        </w:rPr>
        <w:t>圖5</w:t>
      </w:r>
    </w:p>
    <w:p w:rsidR="00E769B3" w:rsidRPr="002A58AE" w:rsidRDefault="00E769B3" w:rsidP="00A07D6F">
      <w:pPr>
        <w:widowControl/>
        <w:spacing w:line="240" w:lineRule="atLeast"/>
        <w:ind w:left="480"/>
        <w:rPr>
          <w:rFonts w:ascii="細明體" w:eastAsia="細明體" w:hAnsi="細明體" w:hint="eastAsia"/>
          <w:b/>
          <w:sz w:val="20"/>
          <w:szCs w:val="20"/>
        </w:rPr>
      </w:pPr>
      <w:r>
        <w:rPr>
          <w:noProof/>
        </w:rPr>
        <w:pict>
          <v:group id="群組 18" o:spid="_x0000_s1032" style="position:absolute;left:0;text-align:left;margin-left:252.85pt;margin-top:74.55pt;width:141pt;height:27.6pt;z-index:251652096" coordsize="17907,3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">
            <v:shape id="圖片 2" o:spid="_x0000_s1033" type="#_x0000_t75" style="position:absolute;left:9829;width:8078;height:35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jpp3BAAAA2gAAAA8AAABkcnMvZG93bnJldi54bWxEj91Kw0AQhe+FvsMyhd7ZTQOKSbstUgwE&#10;LwTTPsCQHZNodjZkp0369l1B8PJwfj7O7jC7Xl1pDJ1nA5t1Aoq49rbjxsD5VDy+gAqCbLH3TAZu&#10;FOCwXzzsMLd+4k+6VtKoOMIhRwOtyJBrHeqWHIa1H4ij9+VHhxLl2Gg74hTHXa/TJHnWDjuOhBYH&#10;OrZU/1QXF7nZ0N/KDJ+qN/x+Ly6Z4IcVY1bL+XULSmiW//Bfu7QGUvi9Em+A3t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jpp3BAAAA2gAAAA8AAAAAAAAAAAAAAAAAnwIA&#10;AGRycy9kb3ducmV2LnhtbFBLBQYAAAAABAAEAPcAAACNAwAAAAA=&#10;">
              <v:imagedata r:id="rId17" o:title="" croptop="55182f" cropbottom="6827f" cropleft="42052f" cropright="17476f"/>
              <v:path arrowok="t"/>
            </v:shape>
            <v:shape id="圖片 3" o:spid="_x0000_s1034" type="#_x0000_t75" style="position:absolute;width:7467;height:35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cJnTAAAAA2gAAAA8AAABkcnMvZG93bnJldi54bWxEj0FrAjEUhO8F/0N4greatWKxW6OUQqCn&#10;Qq16fmxed5duXtbkqdt/3wiCx2FmvmFWm8F36kwxtYENzKYFKOIquJZrA7tv+7gElQTZYReYDPxR&#10;gs169LDC0oULf9F5K7XKEE4lGmhE+lLrVDXkMU1DT5y9nxA9Spax1i7iJcN9p5+K4ll7bDkvNNjT&#10;e0PV7/bkDex1xZ/Wx4PsF721x/Ri/UmMmYyHt1dQQoPcw7f2hzMwh+uVfAP0+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dwmdMAAAADaAAAADwAAAAAAAAAAAAAAAACfAgAA&#10;ZHJzL2Rvd25yZXYueG1sUEsFBgAAAAAEAAQA9wAAAIwDAAAAAA==&#10;">
              <v:imagedata r:id="rId18" o:title="" croptop=".5" cropbottom="29355f" cropleft="42052f" cropright="17203f"/>
              <v:path arrowok="t"/>
            </v:shape>
            <v:shape id="直線單箭頭接點 4" o:spid="_x0000_s1035" type="#_x0000_t32" style="position:absolute;left:7010;top:1524;width:281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5BcMAAADaAAAADwAAAGRycy9kb3ducmV2LnhtbESPS2sCMRSF9wX/Q7iCG6kZpYgdJ0or&#10;FlwU8dHi9prceeDkZpikOv33jSB0eTiPj5MtO1uLK7W+cqxgPEpAEGtnKi4UfB0/nmcgfEA2WDsm&#10;Bb/kYbnoPWWYGnfjPV0PoRBxhH2KCsoQmlRKr0uy6EeuIY5e7lqLIcq2kKbFWxy3tZwkyVRarDgS&#10;SmxoVZK+HH5shORn9kP9ro/f69Nkt5l6+7r9VGrQ797mIAJ14T/8aG+Mghe4X4k3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f+QXDAAAA2gAAAA8AAAAAAAAAAAAA&#10;AAAAoQIAAGRycy9kb3ducmV2LnhtbFBLBQYAAAAABAAEAPkAAACRAwAAAAA=&#10;" strokecolor="red" strokeweight="2pt">
              <v:stroke endarrow="open"/>
              <v:shadow on="t" color="black" opacity="24903f" origin=",.5" offset="0,.55556mm"/>
            </v:shape>
          </v:group>
        </w:pict>
      </w:r>
      <w:r w:rsidRPr="007C1C7B">
        <w:rPr>
          <w:noProof/>
        </w:rPr>
        <w:pict>
          <v:shape id="圖片 17" o:spid="_x0000_i1034" type="#_x0000_t75" style="width:403.5pt;height:100.5pt;visibility:visible">
            <v:imagedata r:id="rId19" o:title="" croptop="14043f" cropbottom="39504f" cropleft="12747f" cropright="2253f"/>
          </v:shape>
        </w:pict>
      </w:r>
    </w:p>
    <w:p w:rsidR="00D115A1" w:rsidRDefault="00D115A1" w:rsidP="00D115A1">
      <w:pPr>
        <w:pStyle w:val="ae"/>
        <w:widowControl/>
        <w:numPr>
          <w:ilvl w:val="0"/>
          <w:numId w:val="20"/>
        </w:numPr>
        <w:tabs>
          <w:tab w:val="left" w:pos="1180"/>
        </w:tabs>
        <w:spacing w:line="400" w:lineRule="exact"/>
        <w:ind w:leftChars="0" w:rightChars="100" w:right="240" w:hanging="107"/>
        <w:rPr>
          <w:rFonts w:ascii="Arial" w:eastAsia="標楷體" w:hAnsi="Arial" w:cs="Arial"/>
          <w:sz w:val="28"/>
        </w:rPr>
      </w:pPr>
      <w:r>
        <w:rPr>
          <w:rFonts w:ascii="Arial" w:eastAsia="標楷體" w:hAnsi="Arial" w:cs="Arial" w:hint="eastAsia"/>
          <w:sz w:val="28"/>
        </w:rPr>
        <w:t>符合下列條件者，可進行證件掃描：</w:t>
      </w:r>
    </w:p>
    <w:p w:rsidR="00D115A1" w:rsidRDefault="00D115A1" w:rsidP="00D115A1">
      <w:pPr>
        <w:pStyle w:val="ae"/>
        <w:widowControl/>
        <w:numPr>
          <w:ilvl w:val="0"/>
          <w:numId w:val="21"/>
        </w:numPr>
        <w:tabs>
          <w:tab w:val="left" w:pos="1464"/>
          <w:tab w:val="left" w:pos="1606"/>
        </w:tabs>
        <w:spacing w:line="400" w:lineRule="exact"/>
        <w:ind w:leftChars="0" w:left="1464" w:rightChars="100" w:right="240" w:hanging="284"/>
        <w:rPr>
          <w:rFonts w:ascii="Arial" w:eastAsia="標楷體" w:hAnsi="Arial" w:cs="Arial"/>
          <w:sz w:val="28"/>
        </w:rPr>
      </w:pPr>
      <w:r>
        <w:rPr>
          <w:rFonts w:ascii="Arial" w:eastAsia="標楷體" w:hAnsi="Arial" w:cs="Arial" w:hint="eastAsia"/>
          <w:sz w:val="28"/>
        </w:rPr>
        <w:t>於理賠受理輸入頁面【</w:t>
      </w:r>
      <w:r>
        <w:rPr>
          <w:rFonts w:ascii="Arial" w:eastAsia="標楷體" w:hAnsi="Arial" w:cs="Arial"/>
          <w:sz w:val="28"/>
        </w:rPr>
        <w:t>AAA10100</w:t>
      </w:r>
      <w:r>
        <w:rPr>
          <w:rFonts w:ascii="Arial" w:eastAsia="標楷體" w:hAnsi="Arial" w:cs="Arial" w:hint="eastAsia"/>
          <w:sz w:val="28"/>
        </w:rPr>
        <w:t>】勾選櫃台件。</w:t>
      </w:r>
    </w:p>
    <w:p w:rsidR="00D115A1" w:rsidRDefault="00D115A1" w:rsidP="00D115A1">
      <w:pPr>
        <w:pStyle w:val="ae"/>
        <w:widowControl/>
        <w:numPr>
          <w:ilvl w:val="0"/>
          <w:numId w:val="21"/>
        </w:numPr>
        <w:tabs>
          <w:tab w:val="left" w:pos="1464"/>
          <w:tab w:val="left" w:pos="1606"/>
        </w:tabs>
        <w:spacing w:line="400" w:lineRule="exact"/>
        <w:ind w:leftChars="0" w:left="1464" w:rightChars="100" w:right="240" w:hanging="284"/>
        <w:rPr>
          <w:rFonts w:ascii="Arial" w:eastAsia="標楷體" w:hAnsi="Arial" w:cs="Arial"/>
          <w:sz w:val="28"/>
        </w:rPr>
      </w:pPr>
      <w:r>
        <w:rPr>
          <w:rFonts w:ascii="Arial" w:eastAsia="標楷體" w:hAnsi="Arial" w:cs="Arial" w:hint="eastAsia"/>
          <w:sz w:val="28"/>
        </w:rPr>
        <w:t>於理賠受理文件檢核頁面【</w:t>
      </w:r>
      <w:r>
        <w:rPr>
          <w:rFonts w:ascii="Arial" w:eastAsia="標楷體" w:hAnsi="Arial" w:cs="Arial"/>
          <w:sz w:val="28"/>
        </w:rPr>
        <w:t>AAA10101</w:t>
      </w:r>
      <w:r>
        <w:rPr>
          <w:rFonts w:ascii="Arial" w:eastAsia="標楷體" w:hAnsi="Arial" w:cs="Arial" w:hint="eastAsia"/>
          <w:sz w:val="28"/>
        </w:rPr>
        <w:t>】輸入身分證明影本</w:t>
      </w:r>
      <w:r>
        <w:rPr>
          <w:rFonts w:ascii="Arial" w:eastAsia="標楷體" w:hAnsi="Arial" w:cs="Arial"/>
          <w:sz w:val="28"/>
        </w:rPr>
        <w:t>(</w:t>
      </w:r>
      <w:r>
        <w:rPr>
          <w:rFonts w:ascii="Arial" w:eastAsia="標楷體" w:hAnsi="Arial" w:cs="Arial" w:hint="eastAsia"/>
          <w:sz w:val="28"/>
        </w:rPr>
        <w:t>證件掃描</w:t>
      </w:r>
      <w:r>
        <w:rPr>
          <w:rFonts w:ascii="Arial" w:eastAsia="標楷體" w:hAnsi="Arial" w:cs="Arial"/>
          <w:sz w:val="28"/>
        </w:rPr>
        <w:t>)1</w:t>
      </w:r>
      <w:r>
        <w:rPr>
          <w:rFonts w:ascii="Arial" w:eastAsia="標楷體" w:hAnsi="Arial" w:cs="Arial" w:hint="eastAsia"/>
          <w:sz w:val="28"/>
        </w:rPr>
        <w:t>張</w:t>
      </w:r>
      <w:r>
        <w:rPr>
          <w:rFonts w:ascii="Arial" w:eastAsia="標楷體" w:hAnsi="Arial" w:cs="Arial"/>
          <w:sz w:val="28"/>
        </w:rPr>
        <w:t>(</w:t>
      </w:r>
      <w:r>
        <w:rPr>
          <w:rFonts w:ascii="Arial" w:eastAsia="標楷體" w:hAnsi="Arial" w:cs="Arial" w:hint="eastAsia"/>
          <w:sz w:val="28"/>
        </w:rPr>
        <w:t>含</w:t>
      </w:r>
      <w:r>
        <w:rPr>
          <w:rFonts w:ascii="Arial" w:eastAsia="標楷體" w:hAnsi="Arial" w:cs="Arial"/>
          <w:sz w:val="28"/>
        </w:rPr>
        <w:t>)</w:t>
      </w:r>
      <w:r>
        <w:rPr>
          <w:rFonts w:ascii="Arial" w:eastAsia="標楷體" w:hAnsi="Arial" w:cs="Arial" w:hint="eastAsia"/>
          <w:sz w:val="28"/>
        </w:rPr>
        <w:t>以上。</w:t>
      </w:r>
    </w:p>
    <w:p w:rsidR="00D115A1" w:rsidRDefault="00D115A1" w:rsidP="00D115A1">
      <w:pPr>
        <w:pStyle w:val="ae"/>
        <w:widowControl/>
        <w:numPr>
          <w:ilvl w:val="0"/>
          <w:numId w:val="21"/>
        </w:numPr>
        <w:tabs>
          <w:tab w:val="left" w:pos="1464"/>
          <w:tab w:val="left" w:pos="1606"/>
        </w:tabs>
        <w:spacing w:line="400" w:lineRule="exact"/>
        <w:ind w:leftChars="0" w:left="1464" w:rightChars="100" w:right="240" w:hanging="284"/>
        <w:rPr>
          <w:rFonts w:ascii="Arial" w:eastAsia="標楷體" w:hAnsi="Arial" w:cs="Arial"/>
          <w:sz w:val="28"/>
        </w:rPr>
      </w:pPr>
      <w:r>
        <w:rPr>
          <w:rFonts w:ascii="Arial" w:eastAsia="標楷體" w:hAnsi="Arial" w:cs="Arial" w:hint="eastAsia"/>
          <w:sz w:val="28"/>
        </w:rPr>
        <w:t>於理賠簡易受理給付方式輸入頁面【</w:t>
      </w:r>
      <w:r>
        <w:rPr>
          <w:rFonts w:ascii="Arial" w:eastAsia="標楷體" w:hAnsi="Arial" w:cs="Arial"/>
          <w:sz w:val="28"/>
        </w:rPr>
        <w:t>AAA10108</w:t>
      </w:r>
      <w:r>
        <w:rPr>
          <w:rFonts w:ascii="Arial" w:eastAsia="標楷體" w:hAnsi="Arial" w:cs="Arial" w:hint="eastAsia"/>
          <w:sz w:val="28"/>
        </w:rPr>
        <w:t>】新增</w:t>
      </w:r>
      <w:r>
        <w:rPr>
          <w:rFonts w:ascii="Arial" w:eastAsia="標楷體" w:hAnsi="Arial" w:cs="Arial" w:hint="eastAsia"/>
          <w:sz w:val="28"/>
          <w:bdr w:val="single" w:sz="4" w:space="0" w:color="auto" w:frame="1"/>
        </w:rPr>
        <w:t>證件掃描</w:t>
      </w:r>
      <w:r>
        <w:rPr>
          <w:rFonts w:ascii="Arial" w:eastAsia="標楷體" w:hAnsi="Arial" w:cs="Arial" w:hint="eastAsia"/>
          <w:sz w:val="28"/>
        </w:rPr>
        <w:t>按鈕，預設反白。</w:t>
      </w:r>
    </w:p>
    <w:p w:rsidR="00D115A1" w:rsidRDefault="00D115A1" w:rsidP="00D115A1">
      <w:pPr>
        <w:pStyle w:val="ae"/>
        <w:widowControl/>
        <w:tabs>
          <w:tab w:val="left" w:pos="1464"/>
          <w:tab w:val="left" w:pos="1606"/>
        </w:tabs>
        <w:spacing w:line="400" w:lineRule="exact"/>
        <w:ind w:leftChars="0" w:left="1464" w:rightChars="100" w:right="240"/>
        <w:rPr>
          <w:rFonts w:ascii="Arial" w:eastAsia="標楷體" w:hAnsi="Arial" w:cs="Arial"/>
          <w:sz w:val="28"/>
        </w:rPr>
      </w:pPr>
      <w:r>
        <w:rPr>
          <w:rFonts w:ascii="Arial" w:eastAsia="標楷體" w:hAnsi="Arial" w:cs="Arial" w:hint="eastAsia"/>
          <w:sz w:val="28"/>
        </w:rPr>
        <w:t>符合前</w:t>
      </w:r>
      <w:r>
        <w:rPr>
          <w:rFonts w:ascii="Arial" w:eastAsia="標楷體" w:hAnsi="Arial" w:cs="Arial"/>
          <w:sz w:val="28"/>
        </w:rPr>
        <w:t>2</w:t>
      </w:r>
      <w:r>
        <w:rPr>
          <w:rFonts w:ascii="Arial" w:eastAsia="標楷體" w:hAnsi="Arial" w:cs="Arial" w:hint="eastAsia"/>
          <w:sz w:val="28"/>
        </w:rPr>
        <w:t>項條件者，進此頁面時可點選該按鈕。</w:t>
      </w:r>
    </w:p>
    <w:p w:rsidR="00D115A1" w:rsidRDefault="00D115A1" w:rsidP="00D115A1">
      <w:pPr>
        <w:widowControl/>
        <w:tabs>
          <w:tab w:val="left" w:pos="1464"/>
          <w:tab w:val="left" w:pos="1606"/>
        </w:tabs>
        <w:spacing w:line="400" w:lineRule="exact"/>
        <w:ind w:rightChars="100" w:right="240"/>
        <w:rPr>
          <w:rFonts w:ascii="Arial" w:eastAsia="標楷體" w:hAnsi="Arial" w:cs="Arial"/>
          <w:sz w:val="28"/>
        </w:rPr>
      </w:pPr>
      <w:r>
        <w:pict>
          <v:shape id="圖片 17" o:spid="_x0000_s1062" type="#_x0000_t75" style="position:absolute;margin-left:32.9pt;margin-top:3.55pt;width:403.8pt;height:100.8pt;z-index:251654144;visibility:visible">
            <v:imagedata r:id="rId19" o:title="" croptop="14043f" cropbottom="39504f" cropleft="12747f" cropright="2253f"/>
          </v:shape>
        </w:pict>
      </w:r>
      <w:r>
        <w:pict>
          <v:group id="_x0000_s1063" style="position:absolute;margin-left:261.5pt;margin-top:77.5pt;width:141pt;height:27.6pt;z-index:251655168" coordsize="17907,3505" o:gfxdata="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">
            <v:shape id="圖片 4" o:spid="_x0000_s1064" type="#_x0000_t75" style="position:absolute;left:9829;width:8078;height:35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Gm3LBAAAA2gAAAA8AAABkcnMvZG93bnJldi54bWxEj91qwkAQhe8LfYdlCt7VTcVKk2YjRRSk&#10;F4KxDzBkp0na7GzIjhrf3hUELw/n5+Pky9F16kRDaD0beJsmoIgrb1uuDfwcNq8foIIgW+w8k4EL&#10;BVgWz085ZtafeU+nUmoVRzhkaKAR6TOtQ9WQwzD1PXH0fv3gUKIcam0HPMdx1+lZkiy0w5YjocGe&#10;Vg1V/+XRRW7ad5dtiu/lGv++N8dUcGfFmMnL+PUJSmiUR/je3loDc7hdiTdAF1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NGm3LBAAAA2gAAAA8AAAAAAAAAAAAAAAAAnwIA&#10;AGRycy9kb3ducmV2LnhtbFBLBQYAAAAABAAEAPcAAACNAwAAAAA=&#10;">
              <v:imagedata r:id="rId17" o:title="" croptop="55182f" cropbottom="6827f" cropleft="42052f" cropright="17476f"/>
              <v:path arrowok="t"/>
            </v:shape>
            <v:shape id="圖片 5" o:spid="_x0000_s1065" type="#_x0000_t75" style="position:absolute;width:7467;height:35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5G5vAAAAA2gAAAA8AAABkcnMvZG93bnJldi54bWxEj0FrAjEUhO+C/yE8obearWBpt0YpQsBT&#10;QVs9Pzavu0s3L2vy1PXfG6HgcZiZb5jFavCdOlNMbWADL9MCFHEVXMu1gZ9v+/wGKgmywy4wGbhS&#10;gtVyPFpg6cKFt3TeSa0yhFOJBhqRvtQ6VQ15TNPQE2fvN0SPkmWstYt4yXDf6VlRvGqPLeeFBnta&#10;N1T97U7ewF5X/GV9PMh+3lt7TO/Wn8SYp8nw+QFKaJBH+L+9cQbmcL+Sb4Be3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Xkbm8AAAADaAAAADwAAAAAAAAAAAAAAAACfAgAA&#10;ZHJzL2Rvd25yZXYueG1sUEsFBgAAAAAEAAQA9wAAAIwDAAAAAA==&#10;">
              <v:imagedata r:id="rId18" o:title="" croptop=".5" cropbottom="29355f" cropleft="42052f" cropright="17203f"/>
              <v:path arrowok="t"/>
            </v:shape>
            <v:shape id="直線單箭頭接點 7" o:spid="_x0000_s1066" type="#_x0000_t32" style="position:absolute;left:7010;top:1524;width:281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1ncsMAAADaAAAADwAAAGRycy9kb3ducmV2LnhtbESPS2sCMRSF94L/IVzBTamZurB2nCht&#10;seCiiI4tbq/JnQdOboZJqtN/bwoFl4fz+DjZqreNuFDna8cKniYJCGLtTM2lgq/Dx+MchA/IBhvH&#10;pOCXPKyWw0GGqXFX3tMlD6WII+xTVFCF0KZSel2RRT9xLXH0CtdZDFF2pTQdXuO4beQ0SWbSYs2R&#10;UGFL7xXpc/5jI6Q4sX/Qb/rwvT5Od5uZty/bT6XGo/51ASJQH+7h//bGKHiGvyvxBs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NZ3LDAAAA2gAAAA8AAAAAAAAAAAAA&#10;AAAAoQIAAGRycy9kb3ducmV2LnhtbFBLBQYAAAAABAAEAPkAAACRAwAAAAA=&#10;" strokecolor="red" strokeweight="2pt">
              <v:stroke endarrow="open"/>
              <v:shadow on="t" color="black" opacity="24903f" origin=",.5" offset="0,.55556mm"/>
            </v:shape>
          </v:group>
        </w:pict>
      </w:r>
      <w:r>
        <w:pict>
          <v:rect id="矩形 21" o:spid="_x0000_s1068" style="position:absolute;margin-left:137.3pt;margin-top:40.65pt;width:55.2pt;height:18.6pt;z-index:251657216;visibility:visible;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" filled="f" strokecolor="red" strokeweight="3pt"/>
        </w:pict>
      </w:r>
      <w:r>
        <w:pict>
          <v:group id="群組 29" o:spid="_x0000_s1070" style="position:absolute;margin-left:-27.7pt;margin-top:52.05pt;width:166.2pt;height:234.6pt;z-index:251659264" coordsize="21107,29794"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">
            <v:shape id="直線單箭頭接點 23" o:spid="_x0000_s1071" type="#_x0000_t32" style="position:absolute;left:152;top:28575;width:12802;height:12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anf8cAAADbAAAADwAAAGRycy9kb3ducmV2LnhtbESPQWvCQBSE7wX/w/KEXkQ3RlpKmo2I&#10;ILYWD00Fe3xmn0kw+zZktxr767uC0OMwM98w6bw3jThT52rLCqaTCARxYXXNpYLd12r8AsJ5ZI2N&#10;ZVJwJQfzbPCQYqLthT/pnPtSBAi7BBVU3reJlK6oyKCb2JY4eEfbGfRBdqXUHV4C3DQyjqJnabDm&#10;sFBhS8uKilP+YxScRk+7FX9f6+069uv33+1hud98KPU47BevIDz1/j98b79pBfEMbl/CD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Rqd/xwAAANsAAAAPAAAAAAAA&#10;AAAAAAAAAKECAABkcnMvZG93bnJldi54bWxQSwUGAAAAAAQABAD5AAAAlQMAAAAA&#10;" strokecolor="red" strokeweight="2.25pt">
              <v:stroke endarrow="open"/>
            </v:shape>
            <v:line id="直線接點 24" o:spid="_x0000_s1072" style="position:absolute;flip:x;visibility:visible" from="0,0" to="21107,2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gzucQAAADbAAAADwAAAGRycy9kb3ducmV2LnhtbESP3WrCQBSE7wt9h+UUelN0t6EVja5S&#10;LAlSBPHnAQ7ZYxLMng3ZVZO37wqFXg4z8w2zWPW2ETfqfO1Yw/tYgSAunKm51HA6ZqMpCB+QDTaO&#10;ScNAHlbL56cFpsbdeU+3QyhFhLBPUUMVQptK6YuKLPqxa4mjd3adxRBlV0rT4T3CbSMTpSbSYs1x&#10;ocKW1hUVl8PVapA7OfspVWbfimY35Lnyn9tvr/XrS/81BxGoD//hv/bGaEg+4PEl/g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WDO5xAAAANsAAAAPAAAAAAAAAAAA&#10;AAAAAKECAABkcnMvZG93bnJldi54bWxQSwUGAAAAAAQABAD5AAAAkgMAAAAA&#10;" strokecolor="red" strokeweight="2.25pt"/>
            <v:line id="直線接點 25" o:spid="_x0000_s1073" style="position:absolute;flip:y;visibility:visible" from="228,3048" to="228,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SWIsQAAADbAAAADwAAAGRycy9kb3ducmV2LnhtbESP0WrCQBRE34X+w3ILfZG6ayDSRjeh&#10;VAxSBNH6AZfsbRKavRuyW03+3i0U+jjMzBlmU4y2E1cafOtYw3KhQBBXzrRca7h87p5fQPiAbLBz&#10;TBom8lDkD7MNZsbd+ETXc6hFhLDPUEMTQp9J6auGLPqF64mj9+UGiyHKoZZmwFuE204mSq2kxZbj&#10;QoM9vTdUfZ9/rAZ5lK8ftdrZedUdp7JUPj1svdZPj+PbGkSgMfyH/9p7oyFJ4fdL/AEy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FJYixAAAANsAAAAPAAAAAAAAAAAA&#10;AAAAAKECAABkcnMvZG93bnJldi54bWxQSwUGAAAAAAQABAD5AAAAkgMAAAAA&#10;" strokecolor="red" strokeweight="2.25pt"/>
          </v:group>
        </w:pict>
      </w:r>
    </w:p>
    <w:p w:rsidR="00D115A1" w:rsidRDefault="00D115A1" w:rsidP="00D115A1">
      <w:pPr>
        <w:widowControl/>
        <w:tabs>
          <w:tab w:val="left" w:pos="1464"/>
          <w:tab w:val="left" w:pos="1606"/>
        </w:tabs>
        <w:spacing w:line="400" w:lineRule="exact"/>
        <w:ind w:rightChars="100" w:right="240"/>
        <w:rPr>
          <w:rFonts w:ascii="Arial" w:eastAsia="標楷體" w:hAnsi="Arial" w:cs="Arial"/>
          <w:sz w:val="28"/>
        </w:rPr>
      </w:pPr>
    </w:p>
    <w:p w:rsidR="00D115A1" w:rsidRDefault="00D115A1" w:rsidP="00D115A1">
      <w:pPr>
        <w:widowControl/>
        <w:tabs>
          <w:tab w:val="left" w:pos="1464"/>
          <w:tab w:val="left" w:pos="1606"/>
        </w:tabs>
        <w:spacing w:line="400" w:lineRule="exact"/>
        <w:ind w:rightChars="100" w:right="240"/>
        <w:rPr>
          <w:rFonts w:ascii="Arial" w:eastAsia="標楷體" w:hAnsi="Arial" w:cs="Arial"/>
          <w:sz w:val="28"/>
        </w:rPr>
      </w:pPr>
    </w:p>
    <w:p w:rsidR="00D115A1" w:rsidRDefault="00D115A1" w:rsidP="00D115A1">
      <w:pPr>
        <w:widowControl/>
        <w:tabs>
          <w:tab w:val="left" w:pos="1464"/>
          <w:tab w:val="left" w:pos="1606"/>
        </w:tabs>
        <w:spacing w:line="400" w:lineRule="exact"/>
        <w:ind w:rightChars="100" w:right="240"/>
        <w:rPr>
          <w:rFonts w:ascii="Arial" w:eastAsia="標楷體" w:hAnsi="Arial" w:cs="Arial"/>
          <w:sz w:val="28"/>
        </w:rPr>
      </w:pPr>
    </w:p>
    <w:p w:rsidR="00D115A1" w:rsidRDefault="00D115A1" w:rsidP="00D115A1">
      <w:pPr>
        <w:widowControl/>
        <w:tabs>
          <w:tab w:val="left" w:pos="1464"/>
          <w:tab w:val="left" w:pos="1606"/>
        </w:tabs>
        <w:spacing w:line="400" w:lineRule="exact"/>
        <w:ind w:rightChars="100" w:right="240"/>
        <w:rPr>
          <w:rFonts w:ascii="Arial" w:eastAsia="標楷體" w:hAnsi="Arial" w:cs="Arial"/>
          <w:sz w:val="28"/>
        </w:rPr>
      </w:pPr>
    </w:p>
    <w:p w:rsidR="00D115A1" w:rsidRDefault="00D115A1" w:rsidP="00D115A1">
      <w:pPr>
        <w:widowControl/>
        <w:tabs>
          <w:tab w:val="left" w:pos="1464"/>
          <w:tab w:val="left" w:pos="1606"/>
        </w:tabs>
        <w:spacing w:line="400" w:lineRule="exact"/>
        <w:ind w:rightChars="100" w:right="240"/>
        <w:rPr>
          <w:rFonts w:ascii="Arial" w:eastAsia="標楷體" w:hAnsi="Arial" w:cs="Arial"/>
          <w:sz w:val="28"/>
        </w:rPr>
      </w:pPr>
    </w:p>
    <w:p w:rsidR="00D115A1" w:rsidRDefault="00D115A1" w:rsidP="00D115A1">
      <w:pPr>
        <w:pStyle w:val="ae"/>
        <w:widowControl/>
        <w:numPr>
          <w:ilvl w:val="0"/>
          <w:numId w:val="22"/>
        </w:numPr>
        <w:spacing w:line="400" w:lineRule="exact"/>
        <w:ind w:leftChars="0" w:rightChars="100" w:right="240"/>
        <w:rPr>
          <w:rFonts w:ascii="Arial" w:eastAsia="標楷體" w:hAnsi="Arial" w:cs="Arial"/>
          <w:sz w:val="28"/>
        </w:rPr>
      </w:pPr>
      <w:r>
        <w:rPr>
          <w:rFonts w:ascii="Arial" w:eastAsia="標楷體" w:hAnsi="Arial" w:cs="Arial" w:hint="eastAsia"/>
          <w:b/>
          <w:sz w:val="28"/>
        </w:rPr>
        <w:t>證件掃描流程：</w:t>
      </w:r>
    </w:p>
    <w:p w:rsidR="00D115A1" w:rsidRDefault="00D115A1" w:rsidP="00D115A1">
      <w:pPr>
        <w:pStyle w:val="ae"/>
        <w:widowControl/>
        <w:numPr>
          <w:ilvl w:val="0"/>
          <w:numId w:val="23"/>
        </w:numPr>
        <w:tabs>
          <w:tab w:val="left" w:pos="1180"/>
        </w:tabs>
        <w:spacing w:line="400" w:lineRule="exact"/>
        <w:ind w:leftChars="0" w:rightChars="100" w:right="240" w:hanging="107"/>
        <w:rPr>
          <w:rFonts w:ascii="Arial" w:eastAsia="標楷體" w:hAnsi="Arial" w:cs="Arial"/>
          <w:sz w:val="28"/>
        </w:rPr>
      </w:pPr>
      <w:r>
        <w:rPr>
          <w:rFonts w:ascii="Arial" w:eastAsia="標楷體" w:hAnsi="Arial" w:cs="Arial" w:hint="eastAsia"/>
          <w:sz w:val="28"/>
        </w:rPr>
        <w:t>點擊</w:t>
      </w:r>
      <w:r>
        <w:rPr>
          <w:rFonts w:ascii="Arial" w:eastAsia="標楷體" w:hAnsi="Arial" w:cs="Arial" w:hint="eastAsia"/>
          <w:sz w:val="28"/>
          <w:bdr w:val="single" w:sz="4" w:space="0" w:color="auto" w:frame="1"/>
        </w:rPr>
        <w:t>證件掃描</w:t>
      </w:r>
      <w:r>
        <w:rPr>
          <w:rFonts w:ascii="Arial" w:eastAsia="標楷體" w:hAnsi="Arial" w:cs="Arial" w:hint="eastAsia"/>
          <w:sz w:val="28"/>
        </w:rPr>
        <w:t>鈕後，跳出證件掃描作業頁面【</w:t>
      </w:r>
      <w:r>
        <w:rPr>
          <w:rFonts w:ascii="Arial" w:eastAsia="標楷體" w:hAnsi="Arial" w:cs="Arial"/>
          <w:sz w:val="28"/>
        </w:rPr>
        <w:t>AVE10100</w:t>
      </w:r>
      <w:r>
        <w:rPr>
          <w:rFonts w:ascii="Arial" w:eastAsia="標楷體" w:hAnsi="Arial" w:cs="Arial" w:hint="eastAsia"/>
          <w:sz w:val="28"/>
        </w:rPr>
        <w:t>】。</w:t>
      </w:r>
    </w:p>
    <w:p w:rsidR="00D115A1" w:rsidRDefault="00D115A1" w:rsidP="00D115A1">
      <w:pPr>
        <w:pStyle w:val="ae"/>
        <w:widowControl/>
        <w:numPr>
          <w:ilvl w:val="0"/>
          <w:numId w:val="24"/>
        </w:numPr>
        <w:tabs>
          <w:tab w:val="left" w:pos="1180"/>
        </w:tabs>
        <w:spacing w:line="400" w:lineRule="exact"/>
        <w:ind w:leftChars="0" w:rightChars="100" w:right="240" w:hanging="20"/>
        <w:rPr>
          <w:rFonts w:ascii="Arial" w:eastAsia="標楷體" w:hAnsi="Arial" w:cs="Arial"/>
          <w:sz w:val="28"/>
        </w:rPr>
      </w:pPr>
      <w:r>
        <w:rPr>
          <w:rFonts w:ascii="Arial" w:eastAsia="標楷體" w:hAnsi="Arial" w:cs="Arial" w:hint="eastAsia"/>
          <w:sz w:val="28"/>
        </w:rPr>
        <w:t>受理編號自動帶入。</w:t>
      </w:r>
    </w:p>
    <w:p w:rsidR="00D115A1" w:rsidRDefault="00D115A1" w:rsidP="00D115A1">
      <w:pPr>
        <w:pStyle w:val="ae"/>
        <w:widowControl/>
        <w:numPr>
          <w:ilvl w:val="0"/>
          <w:numId w:val="24"/>
        </w:numPr>
        <w:tabs>
          <w:tab w:val="left" w:pos="1464"/>
        </w:tabs>
        <w:spacing w:line="400" w:lineRule="exact"/>
        <w:ind w:leftChars="0" w:left="1464" w:rightChars="100" w:right="240" w:hanging="284"/>
        <w:rPr>
          <w:rFonts w:ascii="Arial" w:eastAsia="標楷體" w:hAnsi="Arial" w:cs="Arial"/>
          <w:sz w:val="28"/>
        </w:rPr>
      </w:pPr>
      <w:r>
        <w:rPr>
          <w:rFonts w:ascii="Arial" w:eastAsia="標楷體" w:hAnsi="Arial" w:cs="Arial" w:hint="eastAsia"/>
          <w:sz w:val="28"/>
        </w:rPr>
        <w:t>使用者自行輸入身分證號點選新增角色，於下方自行輸入角色身分。</w:t>
      </w:r>
    </w:p>
    <w:p w:rsidR="00D115A1" w:rsidRDefault="00D115A1" w:rsidP="00D115A1">
      <w:pPr>
        <w:pStyle w:val="ae"/>
        <w:widowControl/>
        <w:numPr>
          <w:ilvl w:val="0"/>
          <w:numId w:val="24"/>
        </w:numPr>
        <w:tabs>
          <w:tab w:val="left" w:pos="1464"/>
        </w:tabs>
        <w:spacing w:line="400" w:lineRule="exact"/>
        <w:ind w:leftChars="0" w:left="1464" w:rightChars="100" w:right="240" w:hanging="284"/>
        <w:rPr>
          <w:rFonts w:ascii="Arial" w:eastAsia="標楷體" w:hAnsi="Arial" w:cs="Arial"/>
          <w:sz w:val="28"/>
        </w:rPr>
      </w:pPr>
      <w:r>
        <w:rPr>
          <w:rFonts w:ascii="Arial" w:eastAsia="標楷體" w:hAnsi="Arial" w:cs="Arial" w:hint="eastAsia"/>
          <w:sz w:val="28"/>
        </w:rPr>
        <w:t>點選開始掃描，跳入證件掃描畫面</w:t>
      </w:r>
      <w:r>
        <w:rPr>
          <w:rFonts w:ascii="Arial" w:eastAsia="標楷體" w:hAnsi="Arial" w:cs="Arial"/>
          <w:sz w:val="28"/>
        </w:rPr>
        <w:t>(</w:t>
      </w:r>
      <w:r>
        <w:rPr>
          <w:rFonts w:ascii="Arial" w:eastAsia="標楷體" w:hAnsi="Arial" w:cs="Arial" w:hint="eastAsia"/>
          <w:sz w:val="28"/>
        </w:rPr>
        <w:t>後續流程皆依現行規則</w:t>
      </w:r>
      <w:r>
        <w:rPr>
          <w:rFonts w:ascii="Arial" w:eastAsia="標楷體" w:hAnsi="Arial" w:cs="Arial"/>
          <w:sz w:val="28"/>
        </w:rPr>
        <w:t>)</w:t>
      </w:r>
    </w:p>
    <w:p w:rsidR="00D115A1" w:rsidRDefault="00D115A1" w:rsidP="00D115A1">
      <w:pPr>
        <w:widowControl/>
        <w:tabs>
          <w:tab w:val="left" w:pos="1180"/>
        </w:tabs>
        <w:spacing w:line="400" w:lineRule="exact"/>
        <w:ind w:left="613" w:rightChars="100" w:right="240"/>
        <w:rPr>
          <w:rFonts w:ascii="Arial" w:eastAsia="標楷體" w:hAnsi="Arial" w:cs="Arial"/>
          <w:sz w:val="28"/>
        </w:rPr>
      </w:pPr>
      <w:r>
        <w:pict>
          <v:shape id="圖片 20" o:spid="_x0000_s1067" type="#_x0000_t75" style="position:absolute;left:0;text-align:left;margin-left:20.3pt;margin-top:4.75pt;width:405pt;height:118.2pt;z-index:251656192;visibility:visible">
            <v:imagedata r:id="rId20" o:title="" croptop="13971f" cropbottom="28199f" cropleft="912f" cropright="3085f"/>
          </v:shape>
        </w:pict>
      </w:r>
      <w:r>
        <w:pict>
          <v:rect id="矩形 22" o:spid="_x0000_s1069" style="position:absolute;left:0;text-align:left;margin-left:73.7pt;margin-top:40.05pt;width:55.2pt;height:15pt;z-index:251658240;visibility:visible;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" filled="f" strokecolor="red" strokeweight="3pt"/>
        </w:pict>
      </w:r>
      <w:r>
        <w:pict>
          <v:shape id="圖片 26" o:spid="_x0000_s1074" type="#_x0000_t75" style="position:absolute;left:0;text-align:left;margin-left:20.3pt;margin-top:132.65pt;width:401.4pt;height:200.4pt;z-index:251660288;visibility:visible">
            <v:imagedata r:id="rId21" o:title="" croptop="26510f" cropbottom="3983f" cropleft="5552f" cropright="6280f"/>
          </v:shape>
        </w:pict>
      </w:r>
      <w:r>
        <w:pict>
          <v:rect id="矩形 27" o:spid="_x0000_s1075" style="position:absolute;left:0;text-align:left;margin-left:179.3pt;margin-top:103.2pt;width:55.2pt;height:15pt;z-index:251661312;visibility:visible;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" filled="f" strokecolor="red" strokeweight="3pt"/>
        </w:pict>
      </w:r>
      <w:r>
        <w:pict>
          <v:shape id="直線單箭頭接點 28" o:spid="_x0000_s1076" type="#_x0000_t32" style="position:absolute;left:0;text-align:left;margin-left:198.5pt;margin-top:118.8pt;width:8.4pt;height:23.4pt;flip:x;z-index:251662336;visibility:visible;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" strokecolor="red" strokeweight="2.25pt">
            <v:stroke endarrow="open"/>
          </v:shape>
        </w:pict>
      </w:r>
      <w:r>
        <w:pict>
          <v:rect id="矩形 30" o:spid="_x0000_s1077" style="position:absolute;left:0;text-align:left;margin-left:173.9pt;margin-top:52.05pt;width:45.6pt;height:15.05pt;z-index:251663360;visibility:visible;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" filled="f" strokecolor="red" strokeweight="3pt"/>
        </w:pict>
      </w:r>
    </w:p>
    <w:p w:rsidR="00D115A1" w:rsidRDefault="00D115A1" w:rsidP="00D115A1">
      <w:pPr>
        <w:widowControl/>
        <w:tabs>
          <w:tab w:val="left" w:pos="1180"/>
        </w:tabs>
        <w:spacing w:line="400" w:lineRule="exact"/>
        <w:ind w:left="613" w:rightChars="100" w:right="240"/>
        <w:rPr>
          <w:rFonts w:ascii="Arial" w:eastAsia="標楷體" w:hAnsi="Arial" w:cs="Arial"/>
          <w:sz w:val="28"/>
        </w:rPr>
      </w:pPr>
    </w:p>
    <w:p w:rsidR="00D115A1" w:rsidRDefault="00D115A1" w:rsidP="00D115A1">
      <w:pPr>
        <w:widowControl/>
        <w:tabs>
          <w:tab w:val="left" w:pos="1180"/>
        </w:tabs>
        <w:spacing w:line="400" w:lineRule="exact"/>
        <w:ind w:left="613" w:rightChars="100" w:right="240"/>
        <w:rPr>
          <w:rFonts w:ascii="Arial" w:eastAsia="標楷體" w:hAnsi="Arial" w:cs="Arial"/>
          <w:sz w:val="28"/>
        </w:rPr>
      </w:pPr>
    </w:p>
    <w:p w:rsidR="00D115A1" w:rsidRDefault="00D115A1" w:rsidP="00D115A1">
      <w:pPr>
        <w:widowControl/>
        <w:tabs>
          <w:tab w:val="left" w:pos="1180"/>
        </w:tabs>
        <w:spacing w:line="400" w:lineRule="exact"/>
        <w:ind w:left="613" w:rightChars="100" w:right="240"/>
        <w:rPr>
          <w:rFonts w:ascii="Arial" w:eastAsia="標楷體" w:hAnsi="Arial" w:cs="Arial"/>
          <w:sz w:val="28"/>
        </w:rPr>
      </w:pPr>
    </w:p>
    <w:p w:rsidR="00D115A1" w:rsidRDefault="00D115A1" w:rsidP="00D115A1">
      <w:pPr>
        <w:widowControl/>
        <w:tabs>
          <w:tab w:val="left" w:pos="1180"/>
        </w:tabs>
        <w:spacing w:line="400" w:lineRule="exact"/>
        <w:ind w:left="613" w:rightChars="100" w:right="240"/>
        <w:rPr>
          <w:rFonts w:ascii="Arial" w:eastAsia="標楷體" w:hAnsi="Arial" w:cs="Arial"/>
          <w:sz w:val="28"/>
        </w:rPr>
      </w:pPr>
    </w:p>
    <w:p w:rsidR="00D115A1" w:rsidRDefault="00D115A1" w:rsidP="00D115A1">
      <w:pPr>
        <w:widowControl/>
        <w:tabs>
          <w:tab w:val="left" w:pos="1180"/>
        </w:tabs>
        <w:spacing w:line="400" w:lineRule="exact"/>
        <w:ind w:left="613" w:rightChars="100" w:right="240"/>
        <w:rPr>
          <w:rFonts w:ascii="Arial" w:eastAsia="標楷體" w:hAnsi="Arial" w:cs="Arial"/>
          <w:sz w:val="28"/>
        </w:rPr>
      </w:pPr>
    </w:p>
    <w:p w:rsidR="00D115A1" w:rsidRDefault="00D115A1" w:rsidP="00D115A1">
      <w:pPr>
        <w:widowControl/>
        <w:tabs>
          <w:tab w:val="left" w:pos="1180"/>
        </w:tabs>
        <w:spacing w:line="400" w:lineRule="exact"/>
        <w:ind w:left="613" w:rightChars="100" w:right="240"/>
        <w:rPr>
          <w:rFonts w:ascii="Arial" w:eastAsia="標楷體" w:hAnsi="Arial" w:cs="Arial"/>
          <w:sz w:val="28"/>
        </w:rPr>
      </w:pPr>
    </w:p>
    <w:p w:rsidR="00D115A1" w:rsidRDefault="00D115A1" w:rsidP="00D115A1">
      <w:pPr>
        <w:widowControl/>
        <w:tabs>
          <w:tab w:val="left" w:pos="1180"/>
        </w:tabs>
        <w:spacing w:line="400" w:lineRule="exact"/>
        <w:ind w:left="613" w:rightChars="100" w:right="240"/>
        <w:rPr>
          <w:rFonts w:ascii="Arial" w:eastAsia="標楷體" w:hAnsi="Arial" w:cs="Arial"/>
          <w:sz w:val="28"/>
        </w:rPr>
      </w:pPr>
    </w:p>
    <w:p w:rsidR="00D115A1" w:rsidRDefault="00D115A1" w:rsidP="00D115A1">
      <w:pPr>
        <w:widowControl/>
        <w:tabs>
          <w:tab w:val="left" w:pos="1180"/>
        </w:tabs>
        <w:spacing w:line="400" w:lineRule="exact"/>
        <w:ind w:left="613" w:rightChars="100" w:right="240"/>
        <w:rPr>
          <w:rFonts w:ascii="Arial" w:eastAsia="標楷體" w:hAnsi="Arial" w:cs="Arial"/>
          <w:sz w:val="28"/>
        </w:rPr>
      </w:pPr>
    </w:p>
    <w:p w:rsidR="00D115A1" w:rsidRDefault="00D115A1" w:rsidP="00D115A1">
      <w:pPr>
        <w:widowControl/>
        <w:tabs>
          <w:tab w:val="left" w:pos="1180"/>
        </w:tabs>
        <w:spacing w:line="400" w:lineRule="exact"/>
        <w:ind w:left="613" w:rightChars="100" w:right="240"/>
        <w:rPr>
          <w:rFonts w:ascii="Arial" w:eastAsia="標楷體" w:hAnsi="Arial" w:cs="Arial"/>
          <w:sz w:val="28"/>
        </w:rPr>
      </w:pPr>
    </w:p>
    <w:p w:rsidR="00D115A1" w:rsidRDefault="00D115A1" w:rsidP="00D115A1">
      <w:pPr>
        <w:widowControl/>
        <w:tabs>
          <w:tab w:val="left" w:pos="1180"/>
        </w:tabs>
        <w:spacing w:line="400" w:lineRule="exact"/>
        <w:ind w:left="613" w:rightChars="100" w:right="240"/>
        <w:rPr>
          <w:rFonts w:ascii="Arial" w:eastAsia="標楷體" w:hAnsi="Arial" w:cs="Arial"/>
          <w:sz w:val="28"/>
        </w:rPr>
      </w:pPr>
    </w:p>
    <w:p w:rsidR="00D115A1" w:rsidRDefault="00D115A1" w:rsidP="00D115A1">
      <w:pPr>
        <w:widowControl/>
        <w:tabs>
          <w:tab w:val="left" w:pos="1180"/>
        </w:tabs>
        <w:spacing w:line="400" w:lineRule="exact"/>
        <w:ind w:left="613" w:rightChars="100" w:right="240"/>
        <w:rPr>
          <w:rFonts w:ascii="Arial" w:eastAsia="標楷體" w:hAnsi="Arial" w:cs="Arial"/>
          <w:sz w:val="28"/>
        </w:rPr>
      </w:pPr>
    </w:p>
    <w:p w:rsidR="00D115A1" w:rsidRDefault="00D115A1" w:rsidP="00D115A1">
      <w:pPr>
        <w:widowControl/>
        <w:spacing w:line="400" w:lineRule="exact"/>
        <w:ind w:rightChars="100" w:right="240"/>
        <w:rPr>
          <w:rFonts w:ascii="Arial" w:eastAsia="標楷體" w:hAnsi="Arial" w:cs="Arial"/>
          <w:sz w:val="28"/>
        </w:rPr>
      </w:pPr>
    </w:p>
    <w:p w:rsidR="00D115A1" w:rsidRDefault="00D115A1" w:rsidP="00D115A1">
      <w:pPr>
        <w:widowControl/>
        <w:spacing w:line="400" w:lineRule="exact"/>
        <w:ind w:rightChars="100" w:right="240"/>
        <w:rPr>
          <w:rFonts w:ascii="Arial" w:eastAsia="標楷體" w:hAnsi="Arial" w:cs="Arial"/>
          <w:sz w:val="28"/>
        </w:rPr>
      </w:pPr>
    </w:p>
    <w:p w:rsidR="00D115A1" w:rsidRDefault="00D115A1" w:rsidP="00D115A1">
      <w:pPr>
        <w:widowControl/>
        <w:spacing w:line="400" w:lineRule="exact"/>
        <w:ind w:rightChars="100" w:right="240"/>
        <w:rPr>
          <w:rFonts w:ascii="Arial" w:eastAsia="標楷體" w:hAnsi="Arial" w:cs="Arial"/>
          <w:sz w:val="28"/>
        </w:rPr>
      </w:pPr>
    </w:p>
    <w:p w:rsidR="00D115A1" w:rsidRDefault="00D115A1" w:rsidP="00D115A1">
      <w:pPr>
        <w:widowControl/>
        <w:spacing w:line="400" w:lineRule="exact"/>
        <w:ind w:rightChars="100" w:right="240"/>
        <w:rPr>
          <w:rFonts w:ascii="Arial" w:eastAsia="標楷體" w:hAnsi="Arial" w:cs="Arial"/>
          <w:sz w:val="28"/>
        </w:rPr>
      </w:pPr>
    </w:p>
    <w:p w:rsidR="00D115A1" w:rsidRDefault="00D115A1" w:rsidP="00D115A1">
      <w:pPr>
        <w:widowControl/>
        <w:spacing w:line="400" w:lineRule="exact"/>
        <w:ind w:rightChars="100" w:right="240"/>
        <w:rPr>
          <w:rFonts w:ascii="Arial" w:eastAsia="標楷體" w:hAnsi="Arial" w:cs="Arial"/>
          <w:sz w:val="28"/>
        </w:rPr>
      </w:pPr>
    </w:p>
    <w:p w:rsidR="00D115A1" w:rsidRDefault="00D115A1" w:rsidP="00D115A1">
      <w:pPr>
        <w:pStyle w:val="ae"/>
        <w:widowControl/>
        <w:numPr>
          <w:ilvl w:val="0"/>
          <w:numId w:val="23"/>
        </w:numPr>
        <w:tabs>
          <w:tab w:val="left" w:pos="1180"/>
        </w:tabs>
        <w:spacing w:line="400" w:lineRule="exact"/>
        <w:ind w:leftChars="0" w:rightChars="100" w:right="240" w:hanging="107"/>
        <w:rPr>
          <w:rFonts w:ascii="Arial" w:eastAsia="標楷體" w:hAnsi="Arial" w:cs="Arial"/>
          <w:sz w:val="28"/>
        </w:rPr>
      </w:pPr>
      <w:r>
        <w:rPr>
          <w:rFonts w:ascii="Arial" w:eastAsia="標楷體" w:hAnsi="Arial" w:cs="Arial" w:hint="eastAsia"/>
          <w:sz w:val="28"/>
        </w:rPr>
        <w:t>掃描完成後，回到證件掃描作業頁面【</w:t>
      </w:r>
      <w:r>
        <w:rPr>
          <w:rFonts w:ascii="Arial" w:eastAsia="標楷體" w:hAnsi="Arial" w:cs="Arial"/>
          <w:sz w:val="28"/>
        </w:rPr>
        <w:t>AVE10100</w:t>
      </w:r>
      <w:r>
        <w:rPr>
          <w:rFonts w:ascii="Arial" w:eastAsia="標楷體" w:hAnsi="Arial" w:cs="Arial" w:hint="eastAsia"/>
          <w:sz w:val="28"/>
        </w:rPr>
        <w:t>】，點選離開。</w:t>
      </w:r>
    </w:p>
    <w:p w:rsidR="00D115A1" w:rsidRDefault="00D115A1" w:rsidP="00D115A1">
      <w:pPr>
        <w:widowControl/>
        <w:tabs>
          <w:tab w:val="left" w:pos="1180"/>
        </w:tabs>
        <w:spacing w:line="400" w:lineRule="exact"/>
        <w:ind w:rightChars="100" w:right="240"/>
        <w:rPr>
          <w:rFonts w:ascii="Arial" w:eastAsia="標楷體" w:hAnsi="Arial" w:cs="Arial"/>
          <w:sz w:val="28"/>
        </w:rPr>
      </w:pPr>
      <w:r>
        <w:pict>
          <v:shape id="圖片 31" o:spid="_x0000_s1078" type="#_x0000_t75" style="position:absolute;margin-left:12.5pt;margin-top:4.75pt;width:430.8pt;height:100.8pt;z-index:251664384;visibility:visible">
            <v:imagedata r:id="rId22" o:title="" croptop="17294f" cropbottom="35840f" cropleft="5189f" cropright="6007f"/>
          </v:shape>
        </w:pict>
      </w:r>
    </w:p>
    <w:p w:rsidR="00D115A1" w:rsidRDefault="00D115A1" w:rsidP="00D115A1">
      <w:pPr>
        <w:widowControl/>
        <w:tabs>
          <w:tab w:val="left" w:pos="1180"/>
        </w:tabs>
        <w:spacing w:line="400" w:lineRule="exact"/>
        <w:ind w:rightChars="100" w:right="240"/>
        <w:rPr>
          <w:rFonts w:ascii="Arial" w:eastAsia="標楷體" w:hAnsi="Arial" w:cs="Arial"/>
          <w:sz w:val="28"/>
        </w:rPr>
      </w:pPr>
    </w:p>
    <w:p w:rsidR="00D115A1" w:rsidRDefault="00D115A1" w:rsidP="00D115A1">
      <w:pPr>
        <w:widowControl/>
        <w:tabs>
          <w:tab w:val="left" w:pos="1180"/>
        </w:tabs>
        <w:spacing w:line="400" w:lineRule="exact"/>
        <w:ind w:rightChars="100" w:right="240"/>
        <w:rPr>
          <w:rFonts w:ascii="Arial" w:eastAsia="標楷體" w:hAnsi="Arial" w:cs="Arial"/>
          <w:sz w:val="28"/>
        </w:rPr>
      </w:pPr>
    </w:p>
    <w:p w:rsidR="00D115A1" w:rsidRDefault="00D115A1" w:rsidP="00D115A1">
      <w:pPr>
        <w:widowControl/>
        <w:tabs>
          <w:tab w:val="left" w:pos="1180"/>
        </w:tabs>
        <w:spacing w:line="400" w:lineRule="exact"/>
        <w:ind w:rightChars="100" w:right="240"/>
        <w:rPr>
          <w:rFonts w:ascii="Arial" w:eastAsia="標楷體" w:hAnsi="Arial" w:cs="Arial"/>
          <w:sz w:val="28"/>
        </w:rPr>
      </w:pPr>
    </w:p>
    <w:p w:rsidR="00D115A1" w:rsidRDefault="00D115A1" w:rsidP="00D115A1">
      <w:pPr>
        <w:widowControl/>
        <w:tabs>
          <w:tab w:val="left" w:pos="1180"/>
        </w:tabs>
        <w:spacing w:line="400" w:lineRule="exact"/>
        <w:ind w:rightChars="100" w:right="240"/>
        <w:rPr>
          <w:rFonts w:ascii="Arial" w:eastAsia="標楷體" w:hAnsi="Arial" w:cs="Arial"/>
          <w:sz w:val="28"/>
        </w:rPr>
      </w:pPr>
    </w:p>
    <w:p w:rsidR="00D115A1" w:rsidRDefault="00D115A1" w:rsidP="00D115A1">
      <w:pPr>
        <w:pStyle w:val="ae"/>
        <w:widowControl/>
        <w:numPr>
          <w:ilvl w:val="0"/>
          <w:numId w:val="23"/>
        </w:numPr>
        <w:tabs>
          <w:tab w:val="left" w:pos="1180"/>
        </w:tabs>
        <w:spacing w:line="400" w:lineRule="exact"/>
        <w:ind w:leftChars="0" w:rightChars="100" w:right="240" w:hanging="107"/>
        <w:rPr>
          <w:rFonts w:ascii="Arial" w:eastAsia="標楷體" w:hAnsi="Arial" w:cs="Arial"/>
          <w:sz w:val="28"/>
        </w:rPr>
      </w:pPr>
      <w:r>
        <w:rPr>
          <w:rFonts w:ascii="Arial" w:eastAsia="標楷體" w:hAnsi="Arial" w:cs="Arial" w:hint="eastAsia"/>
          <w:sz w:val="28"/>
        </w:rPr>
        <w:t>回到理賠簡易受理給付方式輸入頁面【</w:t>
      </w:r>
      <w:r>
        <w:rPr>
          <w:rFonts w:ascii="Arial" w:eastAsia="標楷體" w:hAnsi="Arial" w:cs="Arial"/>
          <w:sz w:val="28"/>
        </w:rPr>
        <w:t>AAA10108</w:t>
      </w:r>
      <w:r>
        <w:rPr>
          <w:rFonts w:ascii="Arial" w:eastAsia="標楷體" w:hAnsi="Arial" w:cs="Arial" w:hint="eastAsia"/>
          <w:sz w:val="28"/>
        </w:rPr>
        <w:t>】點選完成時，</w:t>
      </w:r>
      <w:r>
        <w:rPr>
          <w:rFonts w:ascii="Arial" w:eastAsia="標楷體" w:hAnsi="Arial" w:cs="Arial" w:hint="eastAsia"/>
          <w:sz w:val="28"/>
          <w:highlight w:val="yellow"/>
        </w:rPr>
        <w:t>檢核身分證明影本</w:t>
      </w:r>
      <w:r>
        <w:rPr>
          <w:rFonts w:ascii="Arial" w:eastAsia="標楷體" w:hAnsi="Arial" w:cs="Arial"/>
          <w:sz w:val="28"/>
          <w:highlight w:val="yellow"/>
        </w:rPr>
        <w:t>(</w:t>
      </w:r>
      <w:r>
        <w:rPr>
          <w:rFonts w:ascii="Arial" w:eastAsia="標楷體" w:hAnsi="Arial" w:cs="Arial" w:hint="eastAsia"/>
          <w:sz w:val="28"/>
          <w:highlight w:val="yellow"/>
        </w:rPr>
        <w:t>證件掃描</w:t>
      </w:r>
      <w:r>
        <w:rPr>
          <w:rFonts w:ascii="Arial" w:eastAsia="標楷體" w:hAnsi="Arial" w:cs="Arial"/>
          <w:sz w:val="28"/>
          <w:highlight w:val="yellow"/>
        </w:rPr>
        <w:t>)</w:t>
      </w:r>
      <w:r>
        <w:rPr>
          <w:rFonts w:ascii="Arial" w:eastAsia="標楷體" w:hAnsi="Arial" w:cs="Arial" w:hint="eastAsia"/>
          <w:sz w:val="28"/>
          <w:highlight w:val="yellow"/>
        </w:rPr>
        <w:t>有輸入</w:t>
      </w:r>
      <w:r>
        <w:rPr>
          <w:rFonts w:ascii="Arial" w:eastAsia="標楷體" w:hAnsi="Arial" w:cs="Arial"/>
          <w:sz w:val="28"/>
          <w:highlight w:val="yellow"/>
        </w:rPr>
        <w:t>1</w:t>
      </w:r>
      <w:r>
        <w:rPr>
          <w:rFonts w:ascii="Arial" w:eastAsia="標楷體" w:hAnsi="Arial" w:cs="Arial" w:hint="eastAsia"/>
          <w:sz w:val="28"/>
          <w:highlight w:val="yellow"/>
        </w:rPr>
        <w:t>張</w:t>
      </w:r>
      <w:r>
        <w:rPr>
          <w:rFonts w:ascii="Arial" w:eastAsia="標楷體" w:hAnsi="Arial" w:cs="Arial"/>
          <w:sz w:val="28"/>
          <w:highlight w:val="yellow"/>
        </w:rPr>
        <w:t>(</w:t>
      </w:r>
      <w:r>
        <w:rPr>
          <w:rFonts w:ascii="Arial" w:eastAsia="標楷體" w:hAnsi="Arial" w:cs="Arial" w:hint="eastAsia"/>
          <w:sz w:val="28"/>
          <w:highlight w:val="yellow"/>
        </w:rPr>
        <w:t>含</w:t>
      </w:r>
      <w:r>
        <w:rPr>
          <w:rFonts w:ascii="Arial" w:eastAsia="標楷體" w:hAnsi="Arial" w:cs="Arial"/>
          <w:sz w:val="28"/>
          <w:highlight w:val="yellow"/>
        </w:rPr>
        <w:t>)</w:t>
      </w:r>
      <w:r>
        <w:rPr>
          <w:rFonts w:ascii="Arial" w:eastAsia="標楷體" w:hAnsi="Arial" w:cs="Arial" w:hint="eastAsia"/>
          <w:sz w:val="28"/>
          <w:highlight w:val="yellow"/>
        </w:rPr>
        <w:t>以上者，是否已完成證件掃描且張數符合，否則跳出視窗：</w:t>
      </w:r>
    </w:p>
    <w:p w:rsidR="00D115A1" w:rsidRPr="00D115A1" w:rsidRDefault="00D115A1" w:rsidP="00D115A1">
      <w:pPr>
        <w:pStyle w:val="ae"/>
        <w:widowControl/>
        <w:tabs>
          <w:tab w:val="left" w:pos="1180"/>
        </w:tabs>
        <w:spacing w:line="400" w:lineRule="exact"/>
        <w:ind w:leftChars="0" w:left="720" w:rightChars="100" w:right="240"/>
        <w:rPr>
          <w:rFonts w:ascii="新細明體" w:hAnsi="新細明體" w:cs="Arial"/>
          <w:sz w:val="28"/>
        </w:rPr>
      </w:pPr>
      <w:r w:rsidRPr="00D115A1">
        <w:rPr>
          <w:rFonts w:ascii="新細明體" w:hAnsi="新細明體" w:cs="Arial" w:hint="eastAsia"/>
          <w:color w:val="1F497D"/>
          <w:sz w:val="28"/>
        </w:rPr>
        <w:t>「尚未完成證件掃描。」</w:t>
      </w:r>
    </w:p>
    <w:p w:rsidR="00D115A1" w:rsidRDefault="00D115A1" w:rsidP="00D115A1">
      <w:pPr>
        <w:widowControl/>
        <w:tabs>
          <w:tab w:val="left" w:pos="1180"/>
        </w:tabs>
        <w:spacing w:line="400" w:lineRule="exact"/>
        <w:ind w:rightChars="100" w:right="240"/>
        <w:rPr>
          <w:rFonts w:ascii="Arial" w:eastAsia="標楷體" w:hAnsi="Arial" w:cs="Arial" w:hint="eastAsia"/>
          <w:sz w:val="28"/>
        </w:rPr>
      </w:pPr>
      <w:r>
        <w:rPr>
          <w:rFonts w:hint="eastAsia"/>
        </w:rPr>
        <w:pict>
          <v:group id="群組 39" o:spid="_x0000_s1059" style="position:absolute;margin-left:44.9pt;margin-top:6.55pt;width:403.8pt;height:100.8pt;z-index:251653120" coordsize="51282,12801" o:gfxdata="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&#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">
            <v:shape id="圖片 37" o:spid="_x0000_s1060" type="#_x0000_t75" style="position:absolute;width:51282;height:128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JD7bEAAAA2wAAAA8AAABkcnMvZG93bnJldi54bWxEj0FLAzEUhO9C/0N4BW82q0KVbdMihRYR&#10;PXQtPb8mr5ttNy9LErurv94IQo/DzHzDzJeDa8WFQmw8K7ifFCCItTcN1wp2n+u7ZxAxIRtsPZOC&#10;b4qwXIxu5lga3/OWLlWqRYZwLFGBTakrpYzaksM48R1x9o4+OExZhlqagH2Gu1Y+FMVUOmw4L1js&#10;aGVJn6svpwB/Pqa93bj301vV4Tbo/UFv9krdjoeXGYhEQ7qG/9uvRsHjE/x9yT9AL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JD7bEAAAA2wAAAA8AAAAAAAAAAAAAAAAA&#10;nwIAAGRycy9kb3ducmV2LnhtbFBLBQYAAAAABAAEAPcAAACQAwAAAAA=&#10;">
              <v:imagedata r:id="rId19" o:title="" croptop="14043f" cropbottom="39504f" cropleft="12747f" cropright="2253f"/>
              <v:path arrowok="t"/>
            </v:shape>
            <v:rect id="矩形 38" o:spid="_x0000_s1061" style="position:absolute;left:24460;top:9448;width:2895;height:19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RtQsAA&#10;AADbAAAADwAAAGRycy9kb3ducmV2LnhtbERPy4rCMBTdD/gP4Qqz09QHPqpRRFBn3FkVt5fm2pY2&#10;N6XJ2Pr3k8XALA/nvd52phIvalxhWcFoGIEgTq0uOFNwux4GCxDOI2usLJOCNznYbnofa4y1bflC&#10;r8RnIoSwi1FB7n0dS+nSnAy6oa2JA/e0jUEfYJNJ3WAbwk0lx1E0kwYLDg051rTPKS2TH6Pgux1X&#10;xSPD8ykpk3tpp8fRfGmU+ux3uxUIT53/F/+5v7SCSRgbvoQf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RtQsAAAADbAAAADwAAAAAAAAAAAAAAAACYAgAAZHJzL2Rvd25y&#10;ZXYueG1sUEsFBgAAAAAEAAQA9QAAAIUDAAAAAA==&#10;" filled="f" strokecolor="red" strokeweight="3pt"/>
          </v:group>
        </w:pict>
      </w:r>
      <w:r>
        <w:rPr>
          <w:rFonts w:hint="eastAsia"/>
        </w:rPr>
        <w:pict>
          <v:shape id="圖片 34" o:spid="_x0000_s1079" type="#_x0000_t75" style="position:absolute;margin-left:268.7pt;margin-top:82.15pt;width:53.4pt;height:16.2pt;z-index:251665408;visibility:visible;mso-width-relative:margin;mso-height-relative:margin">
            <v:imagedata r:id="rId17" o:title="" croptop="55949f" cropbottom="7900f" cropleft="42393f" cropright="18099f"/>
          </v:shape>
        </w:pict>
      </w:r>
    </w:p>
    <w:p w:rsidR="00D115A1" w:rsidRDefault="00D115A1" w:rsidP="00D115A1">
      <w:pPr>
        <w:widowControl/>
        <w:tabs>
          <w:tab w:val="left" w:pos="1180"/>
        </w:tabs>
        <w:spacing w:line="400" w:lineRule="exact"/>
        <w:ind w:rightChars="100" w:right="240"/>
        <w:rPr>
          <w:rFonts w:ascii="Arial" w:eastAsia="標楷體" w:hAnsi="Arial" w:cs="Arial"/>
          <w:sz w:val="28"/>
        </w:rPr>
      </w:pPr>
    </w:p>
    <w:p w:rsidR="00D115A1" w:rsidRDefault="00D115A1" w:rsidP="00D115A1">
      <w:pPr>
        <w:widowControl/>
        <w:tabs>
          <w:tab w:val="left" w:pos="1180"/>
        </w:tabs>
        <w:spacing w:line="400" w:lineRule="exact"/>
        <w:ind w:rightChars="100" w:right="240"/>
        <w:rPr>
          <w:rFonts w:ascii="Arial" w:eastAsia="標楷體" w:hAnsi="Arial" w:cs="Arial"/>
          <w:sz w:val="28"/>
        </w:rPr>
      </w:pPr>
    </w:p>
    <w:p w:rsidR="00D115A1" w:rsidRDefault="00D115A1" w:rsidP="00D115A1">
      <w:pPr>
        <w:widowControl/>
        <w:tabs>
          <w:tab w:val="left" w:pos="1180"/>
        </w:tabs>
        <w:spacing w:line="400" w:lineRule="exact"/>
        <w:ind w:rightChars="100" w:right="240"/>
        <w:rPr>
          <w:rFonts w:ascii="Arial" w:eastAsia="標楷體" w:hAnsi="Arial" w:cs="Arial"/>
          <w:sz w:val="28"/>
        </w:rPr>
      </w:pPr>
    </w:p>
    <w:p w:rsidR="00D115A1" w:rsidRDefault="00D115A1" w:rsidP="00D115A1">
      <w:pPr>
        <w:widowControl/>
        <w:tabs>
          <w:tab w:val="left" w:pos="1180"/>
        </w:tabs>
        <w:spacing w:line="400" w:lineRule="exact"/>
        <w:ind w:rightChars="100" w:right="240"/>
        <w:rPr>
          <w:rFonts w:ascii="Arial" w:eastAsia="標楷體" w:hAnsi="Arial" w:cs="Arial"/>
          <w:sz w:val="28"/>
        </w:rPr>
      </w:pPr>
    </w:p>
    <w:p w:rsidR="00D115A1" w:rsidRDefault="00D115A1" w:rsidP="00D115A1">
      <w:pPr>
        <w:widowControl/>
        <w:tabs>
          <w:tab w:val="left" w:pos="1180"/>
        </w:tabs>
        <w:spacing w:line="400" w:lineRule="exact"/>
        <w:ind w:rightChars="100" w:right="240"/>
        <w:rPr>
          <w:rFonts w:ascii="Arial" w:eastAsia="標楷體" w:hAnsi="Arial" w:cs="Arial"/>
          <w:sz w:val="28"/>
        </w:rPr>
      </w:pPr>
    </w:p>
    <w:p w:rsidR="00D115A1" w:rsidRDefault="00D115A1" w:rsidP="00D115A1">
      <w:pPr>
        <w:pStyle w:val="ae"/>
        <w:widowControl/>
        <w:numPr>
          <w:ilvl w:val="0"/>
          <w:numId w:val="23"/>
        </w:numPr>
        <w:tabs>
          <w:tab w:val="left" w:pos="1180"/>
        </w:tabs>
        <w:spacing w:line="400" w:lineRule="exact"/>
        <w:ind w:leftChars="0" w:rightChars="100" w:right="240" w:hanging="107"/>
        <w:rPr>
          <w:rFonts w:ascii="Arial" w:eastAsia="標楷體" w:hAnsi="Arial" w:cs="Arial"/>
          <w:sz w:val="28"/>
        </w:rPr>
      </w:pPr>
      <w:r>
        <w:rPr>
          <w:rFonts w:ascii="Arial" w:eastAsia="標楷體" w:hAnsi="Arial" w:cs="Arial" w:hint="eastAsia"/>
          <w:sz w:val="28"/>
        </w:rPr>
        <w:t>檢核表產出時，身分證明影本</w:t>
      </w:r>
      <w:r>
        <w:rPr>
          <w:rFonts w:ascii="Arial" w:eastAsia="標楷體" w:hAnsi="Arial" w:cs="Arial"/>
          <w:sz w:val="28"/>
        </w:rPr>
        <w:t>(</w:t>
      </w:r>
      <w:r>
        <w:rPr>
          <w:rFonts w:ascii="Arial" w:eastAsia="標楷體" w:hAnsi="Arial" w:cs="Arial" w:hint="eastAsia"/>
          <w:sz w:val="28"/>
        </w:rPr>
        <w:t>證件掃描</w:t>
      </w:r>
      <w:r>
        <w:rPr>
          <w:rFonts w:ascii="Arial" w:eastAsia="標楷體" w:hAnsi="Arial" w:cs="Arial"/>
          <w:sz w:val="28"/>
        </w:rPr>
        <w:t>)</w:t>
      </w:r>
      <w:r>
        <w:rPr>
          <w:rFonts w:ascii="Arial" w:eastAsia="標楷體" w:hAnsi="Arial" w:cs="Arial" w:hint="eastAsia"/>
          <w:sz w:val="28"/>
        </w:rPr>
        <w:t>後方加上</w:t>
      </w:r>
      <w:r>
        <w:rPr>
          <w:rFonts w:ascii="Arial" w:eastAsia="標楷體" w:hAnsi="Arial" w:cs="Arial"/>
          <w:sz w:val="28"/>
        </w:rPr>
        <w:t>(</w:t>
      </w:r>
      <w:r>
        <w:rPr>
          <w:rFonts w:ascii="Arial" w:eastAsia="標楷體" w:hAnsi="Arial" w:cs="Arial" w:hint="eastAsia"/>
          <w:sz w:val="28"/>
        </w:rPr>
        <w:t>不需掃描</w:t>
      </w:r>
      <w:r>
        <w:rPr>
          <w:rFonts w:ascii="Arial" w:eastAsia="標楷體" w:hAnsi="Arial" w:cs="Arial"/>
          <w:sz w:val="28"/>
        </w:rPr>
        <w:t>)</w:t>
      </w:r>
      <w:r>
        <w:rPr>
          <w:rFonts w:ascii="Arial" w:eastAsia="標楷體" w:hAnsi="Arial" w:cs="Arial" w:hint="eastAsia"/>
          <w:sz w:val="28"/>
        </w:rPr>
        <w:t>。</w:t>
      </w:r>
    </w:p>
    <w:p w:rsidR="00D115A1" w:rsidRDefault="00D115A1" w:rsidP="00D115A1">
      <w:pPr>
        <w:pStyle w:val="ae"/>
        <w:widowControl/>
        <w:tabs>
          <w:tab w:val="left" w:pos="1180"/>
        </w:tabs>
        <w:spacing w:line="400" w:lineRule="exact"/>
        <w:ind w:leftChars="0" w:left="720" w:rightChars="100" w:right="240"/>
        <w:rPr>
          <w:rFonts w:ascii="Arial" w:eastAsia="標楷體" w:hAnsi="Arial" w:cs="Arial"/>
          <w:sz w:val="28"/>
        </w:rPr>
      </w:pPr>
      <w:r>
        <w:rPr>
          <w:rFonts w:ascii="Arial" w:eastAsia="標楷體" w:hAnsi="Arial" w:cs="Arial"/>
          <w:sz w:val="28"/>
        </w:rPr>
        <w:t xml:space="preserve">   </w:t>
      </w:r>
      <w:r>
        <w:rPr>
          <w:rFonts w:ascii="Arial" w:eastAsia="標楷體" w:hAnsi="Arial" w:cs="Arial" w:hint="eastAsia"/>
          <w:sz w:val="28"/>
        </w:rPr>
        <w:t>比照行動理賠作法。</w:t>
      </w:r>
    </w:p>
    <w:p w:rsidR="00D115A1" w:rsidRDefault="00D115A1" w:rsidP="00D115A1">
      <w:pPr>
        <w:pStyle w:val="ae"/>
        <w:widowControl/>
        <w:tabs>
          <w:tab w:val="left" w:pos="1180"/>
        </w:tabs>
        <w:spacing w:line="400" w:lineRule="exact"/>
        <w:ind w:leftChars="0" w:left="720" w:rightChars="100" w:right="240"/>
        <w:rPr>
          <w:rFonts w:ascii="Arial" w:eastAsia="標楷體" w:hAnsi="Arial" w:cs="Arial"/>
          <w:sz w:val="28"/>
        </w:rPr>
      </w:pPr>
      <w:r>
        <w:pict>
          <v:shape id="圖片 1" o:spid="_x0000_s1080" type="#_x0000_t75" style="position:absolute;left:0;text-align:left;margin-left:52.1pt;margin-top:5.55pt;width:385.2pt;height:202.8pt;z-index:251666432;visibility:visible">
            <v:imagedata r:id="rId23" o:title="" croptop="29724f" cropbottom="12534f" cropleft="21572f" cropright="10285f"/>
          </v:shape>
        </w:pict>
      </w:r>
      <w:r>
        <w:pict>
          <v:rect id="矩形 44" o:spid="_x0000_s1081" style="position:absolute;left:0;text-align:left;margin-left:188.3pt;margin-top:141.1pt;width:45pt;height:15pt;z-index:251667456;visibility:visible;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" filled="f" strokecolor="red" strokeweight="3pt"/>
        </w:pict>
      </w:r>
    </w:p>
    <w:p w:rsidR="00D115A1" w:rsidRDefault="00D115A1" w:rsidP="00D115A1">
      <w:pPr>
        <w:pStyle w:val="ae"/>
        <w:widowControl/>
        <w:tabs>
          <w:tab w:val="left" w:pos="1180"/>
        </w:tabs>
        <w:spacing w:line="400" w:lineRule="exact"/>
        <w:ind w:leftChars="0" w:left="720" w:rightChars="100" w:right="240"/>
        <w:rPr>
          <w:rFonts w:ascii="Arial" w:eastAsia="標楷體" w:hAnsi="Arial" w:cs="Arial"/>
          <w:sz w:val="28"/>
        </w:rPr>
      </w:pPr>
    </w:p>
    <w:p w:rsidR="00D115A1" w:rsidRDefault="00D115A1" w:rsidP="00D115A1">
      <w:pPr>
        <w:pStyle w:val="ae"/>
        <w:widowControl/>
        <w:tabs>
          <w:tab w:val="left" w:pos="1180"/>
        </w:tabs>
        <w:spacing w:line="400" w:lineRule="exact"/>
        <w:ind w:leftChars="0" w:left="720" w:rightChars="100" w:right="240"/>
        <w:rPr>
          <w:rFonts w:ascii="Arial" w:eastAsia="標楷體" w:hAnsi="Arial" w:cs="Arial"/>
          <w:sz w:val="28"/>
        </w:rPr>
      </w:pPr>
    </w:p>
    <w:p w:rsidR="00D115A1" w:rsidRDefault="00D115A1" w:rsidP="00D115A1">
      <w:pPr>
        <w:pStyle w:val="ae"/>
        <w:widowControl/>
        <w:tabs>
          <w:tab w:val="left" w:pos="1180"/>
        </w:tabs>
        <w:spacing w:line="400" w:lineRule="exact"/>
        <w:ind w:leftChars="0" w:left="720" w:rightChars="100" w:right="240"/>
        <w:rPr>
          <w:rFonts w:ascii="Arial" w:eastAsia="標楷體" w:hAnsi="Arial" w:cs="Arial"/>
          <w:sz w:val="28"/>
        </w:rPr>
      </w:pPr>
    </w:p>
    <w:p w:rsidR="00D115A1" w:rsidRDefault="00D115A1" w:rsidP="00D115A1">
      <w:pPr>
        <w:pStyle w:val="ae"/>
        <w:widowControl/>
        <w:tabs>
          <w:tab w:val="left" w:pos="1180"/>
        </w:tabs>
        <w:spacing w:line="400" w:lineRule="exact"/>
        <w:ind w:leftChars="0" w:left="720" w:rightChars="100" w:right="240"/>
        <w:rPr>
          <w:rFonts w:ascii="Arial" w:eastAsia="標楷體" w:hAnsi="Arial" w:cs="Arial"/>
          <w:sz w:val="28"/>
        </w:rPr>
      </w:pPr>
    </w:p>
    <w:p w:rsidR="00D115A1" w:rsidRDefault="00D115A1" w:rsidP="00D115A1">
      <w:pPr>
        <w:pStyle w:val="ae"/>
        <w:widowControl/>
        <w:tabs>
          <w:tab w:val="left" w:pos="1180"/>
        </w:tabs>
        <w:spacing w:line="400" w:lineRule="exact"/>
        <w:ind w:leftChars="0" w:left="720" w:rightChars="100" w:right="240"/>
        <w:rPr>
          <w:rFonts w:ascii="Arial" w:eastAsia="標楷體" w:hAnsi="Arial" w:cs="Arial"/>
          <w:sz w:val="28"/>
        </w:rPr>
      </w:pPr>
    </w:p>
    <w:p w:rsidR="00D115A1" w:rsidRDefault="00D115A1" w:rsidP="00D115A1">
      <w:pPr>
        <w:pStyle w:val="ae"/>
        <w:widowControl/>
        <w:tabs>
          <w:tab w:val="left" w:pos="1180"/>
        </w:tabs>
        <w:spacing w:line="400" w:lineRule="exact"/>
        <w:ind w:leftChars="0" w:left="720" w:rightChars="100" w:right="240"/>
        <w:rPr>
          <w:rFonts w:ascii="Arial" w:eastAsia="標楷體" w:hAnsi="Arial" w:cs="Arial"/>
          <w:sz w:val="28"/>
        </w:rPr>
      </w:pPr>
    </w:p>
    <w:p w:rsidR="00D115A1" w:rsidRDefault="00D115A1" w:rsidP="00D115A1">
      <w:pPr>
        <w:pStyle w:val="ae"/>
        <w:widowControl/>
        <w:tabs>
          <w:tab w:val="left" w:pos="1180"/>
        </w:tabs>
        <w:spacing w:line="400" w:lineRule="exact"/>
        <w:ind w:leftChars="0" w:left="720" w:rightChars="100" w:right="240"/>
        <w:rPr>
          <w:rFonts w:ascii="Arial" w:eastAsia="標楷體" w:hAnsi="Arial" w:cs="Arial"/>
          <w:sz w:val="28"/>
        </w:rPr>
      </w:pPr>
    </w:p>
    <w:p w:rsidR="00D115A1" w:rsidRDefault="00D115A1" w:rsidP="00D115A1">
      <w:pPr>
        <w:pStyle w:val="ae"/>
        <w:widowControl/>
        <w:tabs>
          <w:tab w:val="left" w:pos="1180"/>
        </w:tabs>
        <w:spacing w:line="400" w:lineRule="exact"/>
        <w:ind w:leftChars="0" w:left="720" w:rightChars="100" w:right="240"/>
        <w:rPr>
          <w:rFonts w:ascii="Arial" w:eastAsia="標楷體" w:hAnsi="Arial" w:cs="Arial"/>
          <w:sz w:val="28"/>
        </w:rPr>
      </w:pPr>
    </w:p>
    <w:p w:rsidR="00D115A1" w:rsidRDefault="00D115A1" w:rsidP="00D115A1">
      <w:pPr>
        <w:pStyle w:val="ae"/>
        <w:widowControl/>
        <w:tabs>
          <w:tab w:val="left" w:pos="1180"/>
        </w:tabs>
        <w:spacing w:line="400" w:lineRule="exact"/>
        <w:ind w:leftChars="0" w:left="720" w:rightChars="100" w:right="240"/>
        <w:rPr>
          <w:rFonts w:ascii="Arial" w:eastAsia="標楷體" w:hAnsi="Arial" w:cs="Arial" w:hint="eastAsia"/>
          <w:sz w:val="28"/>
        </w:rPr>
      </w:pPr>
    </w:p>
    <w:p w:rsidR="00082252" w:rsidRDefault="00082252" w:rsidP="00D115A1">
      <w:pPr>
        <w:pStyle w:val="ae"/>
        <w:widowControl/>
        <w:tabs>
          <w:tab w:val="left" w:pos="1180"/>
        </w:tabs>
        <w:spacing w:line="400" w:lineRule="exact"/>
        <w:ind w:leftChars="0" w:left="720" w:rightChars="100" w:right="240"/>
        <w:rPr>
          <w:rFonts w:ascii="Arial" w:eastAsia="標楷體" w:hAnsi="Arial" w:cs="Arial"/>
          <w:sz w:val="28"/>
        </w:rPr>
      </w:pPr>
    </w:p>
    <w:p w:rsidR="00082252" w:rsidRPr="00082252" w:rsidRDefault="00082252" w:rsidP="00082252">
      <w:pPr>
        <w:pStyle w:val="ae"/>
        <w:widowControl/>
        <w:numPr>
          <w:ilvl w:val="0"/>
          <w:numId w:val="22"/>
        </w:numPr>
        <w:tabs>
          <w:tab w:val="left" w:pos="1180"/>
        </w:tabs>
        <w:spacing w:line="400" w:lineRule="exact"/>
        <w:ind w:leftChars="0" w:rightChars="100" w:right="240"/>
        <w:rPr>
          <w:rFonts w:ascii="Arial" w:eastAsia="標楷體" w:hAnsi="Arial" w:cs="Arial"/>
          <w:sz w:val="28"/>
        </w:rPr>
      </w:pPr>
      <w:r>
        <w:rPr>
          <w:rFonts w:ascii="Arial" w:eastAsia="標楷體" w:hAnsi="Arial" w:cs="Arial" w:hint="eastAsia"/>
          <w:sz w:val="28"/>
        </w:rPr>
        <w:t>影像合併：</w:t>
      </w:r>
    </w:p>
    <w:p w:rsidR="00A24376" w:rsidRPr="002A58AE" w:rsidRDefault="00082252" w:rsidP="00082252">
      <w:pPr>
        <w:spacing w:line="240" w:lineRule="atLeast"/>
        <w:rPr>
          <w:rFonts w:ascii="細明體" w:eastAsia="細明體" w:hAnsi="細明體" w:hint="eastAsia"/>
          <w:b/>
          <w:sz w:val="20"/>
          <w:szCs w:val="20"/>
        </w:rPr>
      </w:pPr>
      <w:r>
        <w:rPr>
          <w:rFonts w:ascii="Arial" w:eastAsia="標楷體" w:hAnsi="Arial" w:cs="Arial" w:hint="eastAsia"/>
          <w:sz w:val="28"/>
        </w:rPr>
        <w:t>一般掃描完成後，比照行動理賠模式將證件掃描與一般掃描影像合併，進入登打流程。</w:t>
      </w:r>
      <w:r w:rsidR="00DF5045">
        <w:rPr>
          <w:rFonts w:ascii="細明體" w:eastAsia="細明體" w:hAnsi="細明體"/>
          <w:b/>
          <w:sz w:val="20"/>
          <w:szCs w:val="20"/>
        </w:rPr>
        <w:br w:type="page"/>
      </w:r>
      <w:r w:rsidR="004F6BE7" w:rsidRPr="002A58AE">
        <w:rPr>
          <w:rFonts w:ascii="細明體" w:eastAsia="細明體" w:hAnsi="細明體" w:hint="eastAsia"/>
          <w:b/>
          <w:sz w:val="20"/>
          <w:szCs w:val="20"/>
        </w:rPr>
        <w:t>六、程</w:t>
      </w:r>
      <w:r w:rsidR="00A24376" w:rsidRPr="002A58AE">
        <w:rPr>
          <w:rFonts w:ascii="細明體" w:eastAsia="細明體" w:hAnsi="細明體" w:hint="eastAsia"/>
          <w:b/>
          <w:sz w:val="20"/>
          <w:szCs w:val="20"/>
        </w:rPr>
        <w:t>式內容</w:t>
      </w:r>
    </w:p>
    <w:p w:rsidR="00CC5DCA" w:rsidRDefault="00545FED" w:rsidP="008E7A24">
      <w:pPr>
        <w:pStyle w:val="Tabletext"/>
        <w:keepLines w:val="0"/>
        <w:numPr>
          <w:ilvl w:val="0"/>
          <w:numId w:val="11"/>
        </w:numPr>
        <w:spacing w:after="0" w:line="240" w:lineRule="auto"/>
        <w:ind w:leftChars="100" w:left="665"/>
        <w:rPr>
          <w:rFonts w:ascii="細明體" w:eastAsia="細明體" w:hAnsi="細明體" w:hint="eastAsia"/>
          <w:bCs/>
          <w:lang w:eastAsia="zh-TW"/>
        </w:rPr>
      </w:pPr>
      <w:r w:rsidRPr="00545FED">
        <w:rPr>
          <w:rFonts w:ascii="細明體" w:eastAsia="細明體" w:hAnsi="細明體" w:hint="eastAsia"/>
          <w:b/>
          <w:bCs/>
          <w:color w:val="008000"/>
          <w:lang w:eastAsia="zh-TW"/>
        </w:rPr>
        <w:t>功能說明</w:t>
      </w:r>
    </w:p>
    <w:p w:rsidR="008E7A24" w:rsidRDefault="008E7A24" w:rsidP="008E7A24">
      <w:pPr>
        <w:pStyle w:val="Tabletext"/>
        <w:keepLines w:val="0"/>
        <w:numPr>
          <w:ilvl w:val="1"/>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本頁面供服務中心人員簡易理賠受理時輸入該理賠案件相關受款與受款人資訊，受款方式有匯撥、現金與支票，選擇匯撥或支票時可輸入帳戶相關資訊，另外選擇匯撥時提供一指通查詢功能</w:t>
      </w:r>
    </w:p>
    <w:p w:rsidR="00F40C46" w:rsidRPr="008E7A24" w:rsidRDefault="00F40C46" w:rsidP="00F40C46">
      <w:pPr>
        <w:pStyle w:val="Tabletext"/>
        <w:keepLines w:val="0"/>
        <w:spacing w:after="0" w:line="240" w:lineRule="auto"/>
        <w:ind w:left="425"/>
        <w:rPr>
          <w:rFonts w:ascii="細明體" w:eastAsia="細明體" w:hAnsi="細明體" w:hint="eastAsia"/>
          <w:bCs/>
          <w:lang w:eastAsia="zh-TW"/>
        </w:rPr>
      </w:pPr>
    </w:p>
    <w:p w:rsidR="009C012E" w:rsidRPr="002A58AE" w:rsidRDefault="009C012E" w:rsidP="009C012E">
      <w:pPr>
        <w:pStyle w:val="Tabletext"/>
        <w:keepLines w:val="0"/>
        <w:numPr>
          <w:ilvl w:val="0"/>
          <w:numId w:val="11"/>
        </w:numPr>
        <w:spacing w:after="0" w:line="240" w:lineRule="auto"/>
        <w:ind w:leftChars="100" w:left="665"/>
        <w:rPr>
          <w:rFonts w:ascii="細明體" w:eastAsia="細明體" w:hAnsi="細明體" w:hint="eastAsia"/>
          <w:bCs/>
          <w:lang w:eastAsia="zh-TW"/>
        </w:rPr>
      </w:pPr>
      <w:r w:rsidRPr="002A58AE">
        <w:rPr>
          <w:rFonts w:ascii="細明體" w:eastAsia="細明體" w:hAnsi="細明體" w:hint="eastAsia"/>
          <w:b/>
          <w:bCs/>
          <w:color w:val="008000"/>
          <w:lang w:eastAsia="zh-TW"/>
        </w:rPr>
        <w:t>初始畫面</w:t>
      </w:r>
    </w:p>
    <w:p w:rsidR="002E54D1" w:rsidRDefault="009C012E" w:rsidP="00E75553">
      <w:pPr>
        <w:pStyle w:val="Tabletext"/>
        <w:keepLines w:val="0"/>
        <w:numPr>
          <w:ilvl w:val="1"/>
          <w:numId w:val="11"/>
        </w:numPr>
        <w:spacing w:after="0" w:line="240" w:lineRule="auto"/>
        <w:rPr>
          <w:rFonts w:ascii="細明體" w:eastAsia="細明體" w:hAnsi="細明體" w:hint="eastAsia"/>
          <w:bCs/>
          <w:lang w:eastAsia="zh-TW"/>
        </w:rPr>
      </w:pPr>
      <w:r w:rsidRPr="002A58AE">
        <w:rPr>
          <w:rFonts w:ascii="細明體" w:eastAsia="細明體" w:hAnsi="細明體" w:hint="eastAsia"/>
          <w:bCs/>
          <w:lang w:eastAsia="zh-TW"/>
        </w:rPr>
        <w:t>如圖</w:t>
      </w:r>
      <w:r w:rsidR="00015E3F" w:rsidRPr="002A58AE">
        <w:rPr>
          <w:rFonts w:ascii="細明體" w:eastAsia="細明體" w:hAnsi="細明體" w:hint="eastAsia"/>
          <w:bCs/>
          <w:lang w:eastAsia="zh-TW"/>
        </w:rPr>
        <w:t>1</w:t>
      </w:r>
    </w:p>
    <w:p w:rsidR="0034326E" w:rsidRDefault="0034326E" w:rsidP="00E75553">
      <w:pPr>
        <w:pStyle w:val="Tabletext"/>
        <w:keepLines w:val="0"/>
        <w:numPr>
          <w:ilvl w:val="1"/>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傳入參數</w:t>
      </w:r>
    </w:p>
    <w:p w:rsidR="0034326E" w:rsidRDefault="0034326E" w:rsidP="0034326E">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受理編號</w:t>
      </w:r>
    </w:p>
    <w:p w:rsidR="0034326E" w:rsidRDefault="0034326E" w:rsidP="0034326E">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事故者ID</w:t>
      </w:r>
    </w:p>
    <w:p w:rsidR="0034326E" w:rsidRDefault="0034326E" w:rsidP="0034326E">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事故者姓名</w:t>
      </w:r>
    </w:p>
    <w:p w:rsidR="00AA1F8B" w:rsidRPr="0018789A" w:rsidRDefault="00AA1F8B" w:rsidP="0034326E">
      <w:pPr>
        <w:pStyle w:val="Tabletext"/>
        <w:keepLines w:val="0"/>
        <w:numPr>
          <w:ilvl w:val="2"/>
          <w:numId w:val="11"/>
        </w:numPr>
        <w:spacing w:after="0" w:line="240" w:lineRule="auto"/>
        <w:rPr>
          <w:rFonts w:ascii="細明體" w:eastAsia="細明體" w:hAnsi="細明體"/>
          <w:bCs/>
          <w:lang w:eastAsia="zh-TW"/>
        </w:rPr>
      </w:pPr>
      <w:r>
        <w:rPr>
          <w:rFonts w:ascii="細明體" w:eastAsia="細明體" w:hAnsi="細明體" w:hint="eastAsia"/>
          <w:lang w:eastAsia="zh-TW"/>
        </w:rPr>
        <w:t>是否輸入過保險金給付方式IS_INPUT_PAY_TYPE</w:t>
      </w:r>
    </w:p>
    <w:p w:rsidR="00415E1C" w:rsidRPr="0018789A" w:rsidRDefault="00415E1C" w:rsidP="0018789A">
      <w:pPr>
        <w:pStyle w:val="Tabletext"/>
        <w:keepLines w:val="0"/>
        <w:numPr>
          <w:ilvl w:val="1"/>
          <w:numId w:val="11"/>
        </w:numPr>
        <w:spacing w:after="0" w:line="240" w:lineRule="auto"/>
        <w:rPr>
          <w:rFonts w:ascii="細明體" w:eastAsia="細明體" w:hAnsi="細明體"/>
          <w:bCs/>
          <w:color w:val="000000"/>
          <w:lang w:eastAsia="zh-TW"/>
        </w:rPr>
      </w:pPr>
      <w:r w:rsidRPr="0018789A">
        <w:rPr>
          <w:rFonts w:ascii="細明體" w:eastAsia="細明體" w:hAnsi="細明體" w:hint="eastAsia"/>
          <w:color w:val="000000"/>
          <w:lang w:eastAsia="zh-TW"/>
        </w:rPr>
        <w:t>將簡易受理輸入的給付方式資料帶入畫面</w:t>
      </w:r>
    </w:p>
    <w:p w:rsidR="00415E1C" w:rsidRPr="0018789A" w:rsidRDefault="00415E1C" w:rsidP="0018789A">
      <w:pPr>
        <w:pStyle w:val="Tabletext"/>
        <w:keepLines w:val="0"/>
        <w:numPr>
          <w:ilvl w:val="2"/>
          <w:numId w:val="11"/>
        </w:numPr>
        <w:spacing w:after="0" w:line="240" w:lineRule="auto"/>
        <w:rPr>
          <w:rFonts w:ascii="細明體" w:eastAsia="細明體" w:hAnsi="細明體"/>
          <w:bCs/>
          <w:color w:val="000000"/>
          <w:lang w:eastAsia="zh-TW"/>
        </w:rPr>
      </w:pPr>
      <w:r w:rsidRPr="0018789A">
        <w:rPr>
          <w:rFonts w:ascii="細明體" w:eastAsia="細明體" w:hAnsi="細明體" w:hint="eastAsia"/>
          <w:bCs/>
          <w:color w:val="000000"/>
          <w:lang w:eastAsia="zh-TW"/>
        </w:rPr>
        <w:t xml:space="preserve">取得臨櫃輸入的申請書資料DTAAA210 </w:t>
      </w:r>
      <w:r w:rsidRPr="0018789A">
        <w:rPr>
          <w:rFonts w:ascii="細明體" w:eastAsia="細明體" w:hAnsi="細明體"/>
          <w:bCs/>
          <w:color w:val="000000"/>
          <w:lang w:eastAsia="zh-TW"/>
        </w:rPr>
        <w:t>BY</w:t>
      </w:r>
      <w:r w:rsidRPr="0018789A">
        <w:rPr>
          <w:rFonts w:ascii="細明體" w:eastAsia="細明體" w:hAnsi="細明體" w:hint="eastAsia"/>
          <w:bCs/>
          <w:color w:val="000000"/>
          <w:lang w:eastAsia="zh-TW"/>
        </w:rPr>
        <w:t xml:space="preserve"> 受理編號</w:t>
      </w:r>
    </w:p>
    <w:p w:rsidR="00415E1C" w:rsidRPr="0018789A" w:rsidRDefault="00415E1C" w:rsidP="0018789A">
      <w:pPr>
        <w:pStyle w:val="Tabletext"/>
        <w:keepLines w:val="0"/>
        <w:numPr>
          <w:ilvl w:val="2"/>
          <w:numId w:val="11"/>
        </w:numPr>
        <w:spacing w:after="0" w:line="240" w:lineRule="auto"/>
        <w:rPr>
          <w:rFonts w:ascii="細明體" w:eastAsia="細明體" w:hAnsi="細明體"/>
          <w:bCs/>
          <w:color w:val="000000"/>
          <w:lang w:eastAsia="zh-TW"/>
        </w:rPr>
      </w:pPr>
      <w:r w:rsidRPr="0018789A">
        <w:rPr>
          <w:rFonts w:ascii="細明體" w:eastAsia="細明體" w:hAnsi="細明體" w:hint="eastAsia"/>
          <w:bCs/>
          <w:color w:val="000000"/>
          <w:lang w:eastAsia="zh-TW"/>
        </w:rPr>
        <w:t>將申請書資料中的給付方式資料顯示於畫面上</w:t>
      </w:r>
    </w:p>
    <w:p w:rsidR="0017077C" w:rsidRPr="0018789A" w:rsidRDefault="0017077C" w:rsidP="0018789A">
      <w:pPr>
        <w:pStyle w:val="Tabletext"/>
        <w:keepLines w:val="0"/>
        <w:numPr>
          <w:ilvl w:val="2"/>
          <w:numId w:val="11"/>
        </w:numPr>
        <w:spacing w:after="0" w:line="240" w:lineRule="auto"/>
        <w:rPr>
          <w:rFonts w:ascii="細明體" w:eastAsia="細明體" w:hAnsi="細明體" w:hint="eastAsia"/>
          <w:bCs/>
          <w:color w:val="000000"/>
          <w:lang w:eastAsia="zh-TW"/>
        </w:rPr>
      </w:pPr>
      <w:r w:rsidRPr="0018789A">
        <w:rPr>
          <w:rFonts w:ascii="細明體" w:eastAsia="細明體" w:hAnsi="細明體" w:hint="eastAsia"/>
          <w:bCs/>
          <w:color w:val="000000"/>
          <w:lang w:eastAsia="zh-TW"/>
        </w:rPr>
        <w:t>新增顯示多受益人資料</w:t>
      </w:r>
      <w:r w:rsidRPr="0018789A">
        <w:rPr>
          <w:rFonts w:ascii="細明體" w:eastAsia="細明體" w:hAnsi="細明體"/>
          <w:bCs/>
          <w:color w:val="000000"/>
          <w:lang w:eastAsia="zh-TW"/>
        </w:rPr>
        <w:t>DTAAA211</w:t>
      </w:r>
    </w:p>
    <w:p w:rsidR="008F6D68" w:rsidRDefault="008F6D68" w:rsidP="008F6D68">
      <w:pPr>
        <w:pStyle w:val="Tabletext"/>
        <w:keepLines w:val="0"/>
        <w:numPr>
          <w:ilvl w:val="1"/>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畫面操作方式</w:t>
      </w:r>
    </w:p>
    <w:p w:rsidR="00161E48" w:rsidRDefault="00161E48" w:rsidP="00161E48">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lang w:eastAsia="zh-TW"/>
        </w:rPr>
        <w:t>判斷是否為OIU件</w:t>
      </w:r>
      <w:r w:rsidRPr="00161E48">
        <w:rPr>
          <w:rFonts w:ascii="細明體" w:eastAsia="細明體" w:hAnsi="細明體"/>
          <w:lang w:eastAsia="zh-TW"/>
        </w:rPr>
        <w:sym w:font="Wingdings" w:char="F0E8"/>
      </w:r>
      <w:r w:rsidR="00585195">
        <w:rPr>
          <w:rFonts w:ascii="細明體" w:eastAsia="細明體" w:hAnsi="細明體" w:hint="eastAsia"/>
          <w:lang w:eastAsia="zh-TW"/>
        </w:rPr>
        <w:t>利用傳入參數.</w:t>
      </w:r>
      <w:r w:rsidRPr="00161E48">
        <w:rPr>
          <w:rFonts w:ascii="細明體" w:eastAsia="細明體" w:hAnsi="細明體" w:hint="eastAsia"/>
          <w:lang w:eastAsia="zh-TW"/>
        </w:rPr>
        <w:t>受理編號</w:t>
      </w:r>
      <w:r w:rsidR="00585195">
        <w:rPr>
          <w:rFonts w:ascii="細明體" w:eastAsia="細明體" w:hAnsi="細明體" w:hint="eastAsia"/>
          <w:lang w:eastAsia="zh-TW"/>
        </w:rPr>
        <w:t>，</w:t>
      </w:r>
      <w:r>
        <w:rPr>
          <w:rFonts w:ascii="細明體" w:eastAsia="細明體" w:hAnsi="細明體" w:hint="eastAsia"/>
          <w:lang w:eastAsia="zh-TW"/>
        </w:rPr>
        <w:t>讀取理賠簡易受理檔DTAAA003</w:t>
      </w:r>
      <w:r w:rsidR="00585195">
        <w:rPr>
          <w:rFonts w:ascii="細明體" w:eastAsia="細明體" w:hAnsi="細明體" w:hint="eastAsia"/>
          <w:lang w:eastAsia="zh-TW"/>
        </w:rPr>
        <w:t>，</w:t>
      </w:r>
      <w:r>
        <w:rPr>
          <w:rFonts w:ascii="細明體" w:eastAsia="細明體" w:hAnsi="細明體" w:hint="eastAsia"/>
          <w:lang w:eastAsia="zh-TW"/>
        </w:rPr>
        <w:t>取</w:t>
      </w:r>
      <w:r w:rsidRPr="00161E48">
        <w:rPr>
          <w:rFonts w:ascii="細明體" w:eastAsia="細明體" w:hAnsi="細明體"/>
          <w:lang w:eastAsia="zh-TW"/>
        </w:rPr>
        <w:t>IS_OIU</w:t>
      </w:r>
      <w:r>
        <w:rPr>
          <w:rFonts w:ascii="細明體" w:eastAsia="細明體" w:hAnsi="細明體" w:hint="eastAsia"/>
          <w:lang w:eastAsia="zh-TW"/>
        </w:rPr>
        <w:t xml:space="preserve">判斷是否為OIU件 </w:t>
      </w:r>
    </w:p>
    <w:p w:rsidR="00C27F44" w:rsidRDefault="00C27F44" w:rsidP="008F6D68">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若為OIU件時</w:t>
      </w:r>
      <w:r w:rsidR="00585195">
        <w:rPr>
          <w:rFonts w:ascii="細明體" w:eastAsia="細明體" w:hAnsi="細明體" w:hint="eastAsia"/>
          <w:bCs/>
          <w:lang w:eastAsia="zh-TW"/>
        </w:rPr>
        <w:t>：</w:t>
      </w:r>
    </w:p>
    <w:p w:rsidR="00C27F44" w:rsidRDefault="00C27F44" w:rsidP="0058613B">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 xml:space="preserve"> 保險金給付方式選擇只提供匯撥</w:t>
      </w:r>
      <w:r w:rsidR="008F1F7D">
        <w:rPr>
          <w:rFonts w:ascii="細明體" w:eastAsia="細明體" w:hAnsi="細明體" w:hint="eastAsia"/>
          <w:bCs/>
          <w:lang w:eastAsia="zh-TW"/>
        </w:rPr>
        <w:t>。</w:t>
      </w:r>
    </w:p>
    <w:p w:rsidR="008F1F7D" w:rsidRDefault="00C27F44" w:rsidP="0058613B">
      <w:pPr>
        <w:pStyle w:val="Tabletext"/>
        <w:keepLines w:val="0"/>
        <w:numPr>
          <w:ilvl w:val="3"/>
          <w:numId w:val="11"/>
        </w:numPr>
        <w:spacing w:after="0" w:line="240" w:lineRule="auto"/>
        <w:rPr>
          <w:rFonts w:ascii="細明體" w:eastAsia="細明體" w:hAnsi="細明體" w:hint="eastAsia"/>
          <w:bCs/>
          <w:lang w:eastAsia="zh-TW"/>
        </w:rPr>
      </w:pPr>
      <w:r w:rsidRPr="008F1F7D">
        <w:rPr>
          <w:rFonts w:ascii="細明體" w:eastAsia="細明體" w:hAnsi="細明體" w:hint="eastAsia"/>
          <w:bCs/>
          <w:lang w:eastAsia="zh-TW"/>
        </w:rPr>
        <w:t xml:space="preserve"> </w:t>
      </w:r>
      <w:r w:rsidR="00CE3964" w:rsidRPr="008F1F7D">
        <w:rPr>
          <w:rFonts w:ascii="細明體" w:eastAsia="細明體" w:hAnsi="細明體" w:hint="eastAsia"/>
          <w:bCs/>
          <w:lang w:eastAsia="zh-TW"/>
        </w:rPr>
        <w:t>畫面同 畫面圖2-1，僅需顯示第一列(第一列不提供取消的功能</w:t>
      </w:r>
      <w:r w:rsidR="009A0C93">
        <w:rPr>
          <w:rFonts w:ascii="細明體" w:eastAsia="細明體" w:hAnsi="細明體" w:hint="eastAsia"/>
          <w:bCs/>
          <w:lang w:eastAsia="zh-TW"/>
        </w:rPr>
        <w:t>，如畫面圖2-1的區塊1</w:t>
      </w:r>
      <w:r w:rsidR="00CE3964" w:rsidRPr="008F1F7D">
        <w:rPr>
          <w:rFonts w:ascii="細明體" w:eastAsia="細明體" w:hAnsi="細明體" w:hint="eastAsia"/>
          <w:bCs/>
          <w:lang w:eastAsia="zh-TW"/>
        </w:rPr>
        <w:t>)</w:t>
      </w:r>
      <w:r w:rsidR="008F1F7D" w:rsidRPr="008F1F7D">
        <w:rPr>
          <w:rFonts w:ascii="細明體" w:eastAsia="細明體" w:hAnsi="細明體" w:hint="eastAsia"/>
          <w:bCs/>
          <w:lang w:eastAsia="zh-TW"/>
        </w:rPr>
        <w:t>，中文戶名為事故者姓名。</w:t>
      </w:r>
      <w:r w:rsidR="008F1F7D">
        <w:rPr>
          <w:rFonts w:ascii="細明體" w:eastAsia="細明體" w:hAnsi="細明體" w:hint="eastAsia"/>
          <w:bCs/>
          <w:lang w:eastAsia="zh-TW"/>
        </w:rPr>
        <w:t>國家代碼/中文 欄位為readonly, class=</w:t>
      </w:r>
      <w:r w:rsidR="008F1F7D" w:rsidRPr="008F1F7D">
        <w:rPr>
          <w:lang w:eastAsia="zh-TW"/>
        </w:rPr>
        <w:t xml:space="preserve"> </w:t>
      </w:r>
      <w:r w:rsidR="008F1F7D" w:rsidRPr="008F1F7D">
        <w:rPr>
          <w:rFonts w:ascii="細明體" w:eastAsia="細明體" w:hAnsi="細明體"/>
          <w:bCs/>
          <w:lang w:eastAsia="zh-TW"/>
        </w:rPr>
        <w:t>textBoxDisable</w:t>
      </w:r>
      <w:r w:rsidR="008F1F7D">
        <w:rPr>
          <w:rFonts w:ascii="細明體" w:eastAsia="細明體" w:hAnsi="細明體" w:hint="eastAsia"/>
          <w:bCs/>
          <w:lang w:eastAsia="zh-TW"/>
        </w:rPr>
        <w:t>。</w:t>
      </w:r>
    </w:p>
    <w:p w:rsidR="00BD2FC4" w:rsidRPr="00D10A91" w:rsidRDefault="008F1F7D" w:rsidP="0058613B">
      <w:pPr>
        <w:pStyle w:val="Tabletext"/>
        <w:keepLines w:val="0"/>
        <w:numPr>
          <w:ilvl w:val="3"/>
          <w:numId w:val="11"/>
        </w:numPr>
        <w:spacing w:after="0" w:line="240" w:lineRule="auto"/>
        <w:rPr>
          <w:rFonts w:ascii="細明體" w:eastAsia="細明體" w:hAnsi="細明體" w:hint="eastAsia"/>
          <w:bCs/>
          <w:lang w:eastAsia="zh-TW"/>
        </w:rPr>
      </w:pPr>
      <w:r w:rsidRPr="00E32377">
        <w:rPr>
          <w:rFonts w:ascii="細明體" w:eastAsia="細明體" w:hAnsi="細明體" w:hint="eastAsia"/>
          <w:bCs/>
          <w:lang w:eastAsia="zh-TW"/>
        </w:rPr>
        <w:t xml:space="preserve"> 身分別</w:t>
      </w:r>
      <w:r w:rsidRPr="00E12B9C">
        <w:rPr>
          <w:rFonts w:ascii="細明體" w:eastAsia="細明體" w:hAnsi="細明體" w:hint="eastAsia"/>
          <w:bCs/>
          <w:lang w:eastAsia="zh-TW"/>
        </w:rPr>
        <w:t>選項</w:t>
      </w:r>
      <w:r w:rsidRPr="000616FB">
        <w:rPr>
          <w:rFonts w:ascii="細明體" w:eastAsia="細明體" w:hAnsi="細明體" w:hint="eastAsia"/>
          <w:bCs/>
          <w:lang w:eastAsia="zh-TW"/>
        </w:rPr>
        <w:t xml:space="preserve">: </w:t>
      </w:r>
      <w:r w:rsidR="00D10A91">
        <w:rPr>
          <w:rFonts w:ascii="細明體" w:eastAsia="細明體" w:hAnsi="細明體" w:hint="eastAsia"/>
          <w:bCs/>
          <w:lang w:eastAsia="zh-TW"/>
        </w:rPr>
        <w:t>透過代碼對照取得(</w:t>
      </w:r>
      <w:r w:rsidR="00D10A91" w:rsidRPr="00D10A91">
        <w:rPr>
          <w:rFonts w:ascii="細明體" w:eastAsia="細明體" w:hAnsi="細明體" w:hint="eastAsia"/>
          <w:bCs/>
          <w:lang w:eastAsia="zh-TW"/>
        </w:rPr>
        <w:t>系統代號</w:t>
      </w:r>
      <w:r w:rsidR="00D10A91">
        <w:rPr>
          <w:rFonts w:ascii="細明體" w:eastAsia="細明體" w:hAnsi="細明體" w:hint="eastAsia"/>
          <w:bCs/>
          <w:lang w:eastAsia="zh-TW"/>
        </w:rPr>
        <w:t>=DJ，</w:t>
      </w:r>
      <w:r w:rsidR="00D10A91" w:rsidRPr="00D10A91">
        <w:rPr>
          <w:rFonts w:ascii="細明體" w:eastAsia="細明體" w:hAnsi="細明體" w:hint="eastAsia"/>
          <w:bCs/>
          <w:lang w:eastAsia="zh-TW"/>
        </w:rPr>
        <w:t>欄位名稱</w:t>
      </w:r>
      <w:r w:rsidR="00D10A91">
        <w:rPr>
          <w:rFonts w:ascii="細明體" w:eastAsia="細明體" w:hAnsi="細明體" w:hint="eastAsia"/>
          <w:bCs/>
          <w:lang w:eastAsia="zh-TW"/>
        </w:rPr>
        <w:t>=</w:t>
      </w:r>
      <w:r w:rsidR="00D10A91" w:rsidRPr="00D10A91">
        <w:rPr>
          <w:lang w:eastAsia="zh-TW"/>
        </w:rPr>
        <w:t xml:space="preserve"> </w:t>
      </w:r>
      <w:r w:rsidR="00D10A91" w:rsidRPr="00D10A91">
        <w:rPr>
          <w:rFonts w:ascii="細明體" w:eastAsia="細明體" w:hAnsi="細明體"/>
          <w:bCs/>
          <w:lang w:eastAsia="zh-TW"/>
        </w:rPr>
        <w:t>ID_TYPE</w:t>
      </w:r>
      <w:r w:rsidR="00D10A91">
        <w:rPr>
          <w:rFonts w:ascii="細明體" w:eastAsia="細明體" w:hAnsi="細明體" w:hint="eastAsia"/>
          <w:bCs/>
          <w:lang w:eastAsia="zh-TW"/>
        </w:rPr>
        <w:t>)，並新增</w:t>
      </w:r>
      <w:r w:rsidR="00F50E57">
        <w:rPr>
          <w:rFonts w:ascii="細明體" w:eastAsia="細明體" w:hAnsi="細明體" w:hint="eastAsia"/>
          <w:bCs/>
          <w:lang w:eastAsia="zh-TW"/>
        </w:rPr>
        <w:t>選項</w:t>
      </w:r>
      <w:r w:rsidRPr="000616FB">
        <w:rPr>
          <w:rFonts w:ascii="細明體" w:eastAsia="細明體" w:hAnsi="細明體" w:hint="eastAsia"/>
          <w:bCs/>
          <w:lang w:eastAsia="zh-TW"/>
        </w:rPr>
        <w:t>「請</w:t>
      </w:r>
      <w:r w:rsidRPr="00B36000">
        <w:rPr>
          <w:rFonts w:ascii="細明體" w:eastAsia="細明體" w:hAnsi="細明體" w:hint="eastAsia"/>
          <w:bCs/>
          <w:lang w:eastAsia="zh-TW"/>
        </w:rPr>
        <w:t>選</w:t>
      </w:r>
      <w:r w:rsidRPr="006D7F23">
        <w:rPr>
          <w:rFonts w:ascii="細明體" w:eastAsia="細明體" w:hAnsi="細明體" w:hint="eastAsia"/>
          <w:bCs/>
          <w:lang w:eastAsia="zh-TW"/>
        </w:rPr>
        <w:t>擇</w:t>
      </w:r>
      <w:r w:rsidRPr="00210F9D">
        <w:rPr>
          <w:rFonts w:ascii="細明體" w:eastAsia="細明體" w:hAnsi="細明體" w:hint="eastAsia"/>
          <w:bCs/>
          <w:lang w:eastAsia="zh-TW"/>
        </w:rPr>
        <w:t>」</w:t>
      </w:r>
      <w:r w:rsidRPr="00D11660">
        <w:rPr>
          <w:rFonts w:ascii="細明體" w:eastAsia="細明體" w:hAnsi="細明體" w:hint="eastAsia"/>
          <w:bCs/>
          <w:lang w:eastAsia="zh-TW"/>
        </w:rPr>
        <w:t>(</w:t>
      </w:r>
      <w:r w:rsidRPr="00FA637F">
        <w:rPr>
          <w:rFonts w:ascii="細明體" w:eastAsia="細明體" w:hAnsi="細明體" w:hint="eastAsia"/>
          <w:bCs/>
          <w:lang w:eastAsia="zh-TW"/>
        </w:rPr>
        <w:t>預設</w:t>
      </w:r>
      <w:r w:rsidRPr="00B819A1">
        <w:rPr>
          <w:rFonts w:ascii="細明體" w:eastAsia="細明體" w:hAnsi="細明體" w:hint="eastAsia"/>
          <w:bCs/>
          <w:lang w:eastAsia="zh-TW"/>
        </w:rPr>
        <w:t>)</w:t>
      </w:r>
      <w:r w:rsidR="00D10A91" w:rsidRPr="00D10A91">
        <w:rPr>
          <w:rFonts w:ascii="細明體" w:eastAsia="細明體" w:hAnsi="細明體" w:hint="eastAsia"/>
          <w:bCs/>
          <w:lang w:eastAsia="zh-TW"/>
        </w:rPr>
        <w:t xml:space="preserve"> </w:t>
      </w:r>
    </w:p>
    <w:p w:rsidR="008F1F7D" w:rsidRDefault="00BD2FC4" w:rsidP="0058613B">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 xml:space="preserve"> </w:t>
      </w:r>
      <w:r w:rsidRPr="00BD2FC4">
        <w:rPr>
          <w:rFonts w:ascii="細明體" w:eastAsia="細明體" w:hAnsi="細明體" w:hint="eastAsia"/>
          <w:bCs/>
          <w:lang w:eastAsia="zh-TW"/>
        </w:rPr>
        <w:t>英文戶名</w:t>
      </w:r>
      <w:r>
        <w:rPr>
          <w:rFonts w:ascii="細明體" w:eastAsia="細明體" w:hAnsi="細明體" w:hint="eastAsia"/>
          <w:bCs/>
          <w:lang w:eastAsia="zh-TW"/>
        </w:rPr>
        <w:t xml:space="preserve">: </w:t>
      </w:r>
      <w:r w:rsidRPr="00BD2FC4">
        <w:rPr>
          <w:rFonts w:ascii="細明體" w:eastAsia="細明體" w:hAnsi="細明體" w:hint="eastAsia"/>
          <w:bCs/>
          <w:lang w:eastAsia="zh-TW"/>
        </w:rPr>
        <w:t>長度</w:t>
      </w:r>
      <w:r>
        <w:rPr>
          <w:rFonts w:ascii="細明體" w:eastAsia="細明體" w:hAnsi="細明體" w:hint="eastAsia"/>
          <w:bCs/>
          <w:lang w:eastAsia="zh-TW"/>
        </w:rPr>
        <w:t>最長</w:t>
      </w:r>
      <w:r w:rsidRPr="00BD2FC4">
        <w:rPr>
          <w:rFonts w:ascii="細明體" w:eastAsia="細明體" w:hAnsi="細明體" w:hint="eastAsia"/>
          <w:bCs/>
          <w:lang w:eastAsia="zh-TW"/>
        </w:rPr>
        <w:t>140位元、限填半型英文</w:t>
      </w:r>
    </w:p>
    <w:p w:rsidR="00BD2FC4" w:rsidRDefault="00BD2FC4" w:rsidP="0058613B">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 xml:space="preserve"> </w:t>
      </w:r>
      <w:r w:rsidRPr="00BD2FC4">
        <w:rPr>
          <w:rFonts w:ascii="細明體" w:eastAsia="細明體" w:hAnsi="細明體" w:hint="eastAsia"/>
          <w:bCs/>
          <w:lang w:eastAsia="zh-TW"/>
        </w:rPr>
        <w:t>國際銀行代碼</w:t>
      </w:r>
      <w:r>
        <w:rPr>
          <w:rFonts w:ascii="細明體" w:eastAsia="細明體" w:hAnsi="細明體" w:hint="eastAsia"/>
          <w:bCs/>
          <w:lang w:eastAsia="zh-TW"/>
        </w:rPr>
        <w:t>:</w:t>
      </w:r>
      <w:r w:rsidRPr="00BD2FC4">
        <w:rPr>
          <w:rFonts w:hint="eastAsia"/>
          <w:lang w:eastAsia="zh-TW"/>
        </w:rPr>
        <w:t xml:space="preserve"> </w:t>
      </w:r>
      <w:r w:rsidRPr="00BD2FC4">
        <w:rPr>
          <w:rFonts w:ascii="細明體" w:eastAsia="細明體" w:hAnsi="細明體" w:hint="eastAsia"/>
          <w:bCs/>
          <w:lang w:eastAsia="zh-TW"/>
        </w:rPr>
        <w:t>長度</w:t>
      </w:r>
      <w:r>
        <w:rPr>
          <w:rFonts w:ascii="細明體" w:eastAsia="細明體" w:hAnsi="細明體" w:hint="eastAsia"/>
          <w:bCs/>
          <w:lang w:eastAsia="zh-TW"/>
        </w:rPr>
        <w:t>限</w:t>
      </w:r>
      <w:r w:rsidRPr="00BD2FC4">
        <w:rPr>
          <w:rFonts w:ascii="細明體" w:eastAsia="細明體" w:hAnsi="細明體" w:hint="eastAsia"/>
          <w:bCs/>
          <w:lang w:eastAsia="zh-TW"/>
        </w:rPr>
        <w:t>8碼或11碼、限填半型英文及數字</w:t>
      </w:r>
    </w:p>
    <w:p w:rsidR="00BD2FC4" w:rsidRDefault="00BD2FC4" w:rsidP="0058613B">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 xml:space="preserve"> </w:t>
      </w:r>
      <w:r w:rsidRPr="00BD2FC4">
        <w:rPr>
          <w:rFonts w:ascii="細明體" w:eastAsia="細明體" w:hAnsi="細明體" w:hint="eastAsia"/>
          <w:bCs/>
          <w:lang w:eastAsia="zh-TW"/>
        </w:rPr>
        <w:t>銀行名稱/分行</w:t>
      </w:r>
      <w:r>
        <w:rPr>
          <w:rFonts w:ascii="細明體" w:eastAsia="細明體" w:hAnsi="細明體" w:hint="eastAsia"/>
          <w:bCs/>
          <w:lang w:eastAsia="zh-TW"/>
        </w:rPr>
        <w:t xml:space="preserve">: </w:t>
      </w:r>
      <w:r w:rsidRPr="00BD2FC4">
        <w:rPr>
          <w:rFonts w:ascii="細明體" w:eastAsia="細明體" w:hAnsi="細明體" w:hint="eastAsia"/>
          <w:bCs/>
          <w:lang w:eastAsia="zh-TW"/>
        </w:rPr>
        <w:t>長度</w:t>
      </w:r>
      <w:r>
        <w:rPr>
          <w:rFonts w:ascii="細明體" w:eastAsia="細明體" w:hAnsi="細明體" w:hint="eastAsia"/>
          <w:bCs/>
          <w:lang w:eastAsia="zh-TW"/>
        </w:rPr>
        <w:t>最長</w:t>
      </w:r>
      <w:r w:rsidRPr="00BD2FC4">
        <w:rPr>
          <w:rFonts w:ascii="細明體" w:eastAsia="細明體" w:hAnsi="細明體" w:hint="eastAsia"/>
          <w:bCs/>
          <w:lang w:eastAsia="zh-TW"/>
        </w:rPr>
        <w:t>140位元、限填半型英文</w:t>
      </w:r>
    </w:p>
    <w:p w:rsidR="00BD2FC4" w:rsidRPr="008F1F7D" w:rsidRDefault="00BD2FC4" w:rsidP="0058613B">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 xml:space="preserve"> </w:t>
      </w:r>
      <w:r>
        <w:rPr>
          <w:rFonts w:ascii="sөũ" w:hAnsi="sөũ"/>
          <w:lang w:eastAsia="zh-TW"/>
        </w:rPr>
        <w:t>帳號</w:t>
      </w:r>
      <w:r>
        <w:rPr>
          <w:rFonts w:ascii="sөũ" w:hAnsi="sөũ" w:hint="eastAsia"/>
          <w:lang w:eastAsia="zh-TW"/>
        </w:rPr>
        <w:t xml:space="preserve">: </w:t>
      </w:r>
      <w:r w:rsidRPr="00BD2FC4">
        <w:rPr>
          <w:rFonts w:ascii="sөũ" w:hAnsi="sөũ" w:hint="eastAsia"/>
          <w:lang w:eastAsia="zh-TW"/>
        </w:rPr>
        <w:t>長度</w:t>
      </w:r>
      <w:r>
        <w:rPr>
          <w:rFonts w:ascii="細明體" w:eastAsia="細明體" w:hAnsi="細明體" w:hint="eastAsia"/>
          <w:bCs/>
          <w:lang w:eastAsia="zh-TW"/>
        </w:rPr>
        <w:t>最長</w:t>
      </w:r>
      <w:r w:rsidRPr="00BD2FC4">
        <w:rPr>
          <w:rFonts w:ascii="sөũ" w:hAnsi="sөũ" w:hint="eastAsia"/>
          <w:lang w:eastAsia="zh-TW"/>
        </w:rPr>
        <w:t>35</w:t>
      </w:r>
      <w:r w:rsidRPr="00BD2FC4">
        <w:rPr>
          <w:rFonts w:ascii="sөũ" w:hAnsi="sөũ" w:hint="eastAsia"/>
          <w:lang w:eastAsia="zh-TW"/>
        </w:rPr>
        <w:t>位元、限填半型</w:t>
      </w:r>
      <w:r>
        <w:rPr>
          <w:rFonts w:ascii="sөũ" w:hAnsi="sөũ" w:hint="eastAsia"/>
          <w:lang w:eastAsia="zh-TW"/>
        </w:rPr>
        <w:t>數字</w:t>
      </w:r>
    </w:p>
    <w:p w:rsidR="00C27F44" w:rsidRDefault="00C27F44" w:rsidP="008F6D68">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ELSE</w:t>
      </w:r>
    </w:p>
    <w:p w:rsidR="00A65548" w:rsidRDefault="008F6D68" w:rsidP="0058613B">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選擇保險金給付方式時，若選擇匯撥則畫面如圖2</w:t>
      </w:r>
      <w:r w:rsidR="00686266">
        <w:rPr>
          <w:rFonts w:ascii="細明體" w:eastAsia="細明體" w:hAnsi="細明體" w:hint="eastAsia"/>
          <w:bCs/>
          <w:lang w:eastAsia="zh-TW"/>
        </w:rPr>
        <w:t>，僅需顯示第一列</w:t>
      </w:r>
      <w:r w:rsidR="000F6EFE">
        <w:rPr>
          <w:rFonts w:ascii="細明體" w:eastAsia="細明體" w:hAnsi="細明體" w:hint="eastAsia"/>
          <w:bCs/>
          <w:lang w:eastAsia="zh-TW"/>
        </w:rPr>
        <w:t>，戶名為事故者姓名，身份證字號為事故者ID</w:t>
      </w:r>
    </w:p>
    <w:p w:rsidR="008F6D68" w:rsidRDefault="008F6D68" w:rsidP="0058613B">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選擇保險金給付方式時，若選擇現金則畫面如圖3</w:t>
      </w:r>
      <w:r w:rsidR="009D4AC0">
        <w:rPr>
          <w:rFonts w:ascii="細明體" w:eastAsia="細明體" w:hAnsi="細明體" w:hint="eastAsia"/>
          <w:bCs/>
          <w:lang w:eastAsia="zh-TW"/>
        </w:rPr>
        <w:t>，</w:t>
      </w:r>
      <w:r w:rsidR="009D4AC0" w:rsidRPr="0018789A">
        <w:rPr>
          <w:rFonts w:ascii="細明體" w:eastAsia="細明體" w:hAnsi="細明體" w:hint="eastAsia"/>
          <w:bCs/>
          <w:color w:val="FF0000"/>
          <w:lang w:eastAsia="zh-TW"/>
        </w:rPr>
        <w:t>需顯示</w:t>
      </w:r>
      <w:r w:rsidR="00763399" w:rsidRPr="0018789A">
        <w:rPr>
          <w:rFonts w:ascii="細明體" w:eastAsia="細明體" w:hAnsi="細明體" w:hint="eastAsia"/>
          <w:bCs/>
          <w:color w:val="FF0000"/>
          <w:lang w:eastAsia="zh-TW"/>
        </w:rPr>
        <w:t>『受款人</w:t>
      </w:r>
      <w:r w:rsidR="009F26B2">
        <w:rPr>
          <w:rFonts w:ascii="細明體" w:eastAsia="細明體" w:hAnsi="細明體" w:hint="eastAsia"/>
          <w:bCs/>
          <w:color w:val="FF0000"/>
          <w:lang w:eastAsia="zh-TW"/>
        </w:rPr>
        <w:t>姓</w:t>
      </w:r>
      <w:r w:rsidR="00763399" w:rsidRPr="0018789A">
        <w:rPr>
          <w:rFonts w:ascii="細明體" w:eastAsia="細明體" w:hAnsi="細明體" w:hint="eastAsia"/>
          <w:bCs/>
          <w:color w:val="FF0000"/>
          <w:lang w:eastAsia="zh-TW"/>
        </w:rPr>
        <w:t>名』、『受款人身分證字號』兩個輸入框</w:t>
      </w:r>
      <w:r w:rsidR="00FF0D9C">
        <w:rPr>
          <w:rFonts w:ascii="細明體" w:eastAsia="細明體" w:hAnsi="細明體" w:hint="eastAsia"/>
          <w:bCs/>
          <w:color w:val="FF0000"/>
          <w:lang w:eastAsia="zh-TW"/>
        </w:rPr>
        <w:t>，並把值帶上去</w:t>
      </w:r>
      <w:r w:rsidR="00E87C77">
        <w:rPr>
          <w:rFonts w:ascii="細明體" w:eastAsia="細明體" w:hAnsi="細明體" w:hint="eastAsia"/>
          <w:bCs/>
          <w:color w:val="FF0000"/>
          <w:lang w:eastAsia="zh-TW"/>
        </w:rPr>
        <w:t>(有導頁)</w:t>
      </w:r>
    </w:p>
    <w:p w:rsidR="008F6D68" w:rsidRDefault="008F6D68" w:rsidP="0058613B">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選擇保險金給付方式時，若選擇支票則畫面如圖4</w:t>
      </w:r>
      <w:r w:rsidR="00686266">
        <w:rPr>
          <w:rFonts w:ascii="細明體" w:eastAsia="細明體" w:hAnsi="細明體" w:hint="eastAsia"/>
          <w:bCs/>
          <w:lang w:eastAsia="zh-TW"/>
        </w:rPr>
        <w:t>，僅需顯示第一列</w:t>
      </w:r>
      <w:r w:rsidR="000F6EFE">
        <w:rPr>
          <w:rFonts w:ascii="細明體" w:eastAsia="細明體" w:hAnsi="細明體" w:hint="eastAsia"/>
          <w:bCs/>
          <w:lang w:eastAsia="zh-TW"/>
        </w:rPr>
        <w:t>，戶名為事故者姓名，身份證字號為事故者ID</w:t>
      </w:r>
    </w:p>
    <w:p w:rsidR="00686266" w:rsidRDefault="00686266" w:rsidP="00686266">
      <w:pPr>
        <w:pStyle w:val="Tabletext"/>
        <w:keepLines w:val="0"/>
        <w:numPr>
          <w:ilvl w:val="1"/>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選擇匯撥時畫面設定方式</w:t>
      </w:r>
      <w:r w:rsidR="00E32377">
        <w:rPr>
          <w:rFonts w:ascii="細明體" w:eastAsia="細明體" w:hAnsi="細明體" w:hint="eastAsia"/>
          <w:bCs/>
          <w:lang w:eastAsia="zh-TW"/>
        </w:rPr>
        <w:t>(非OIU件)</w:t>
      </w:r>
    </w:p>
    <w:p w:rsidR="00686266" w:rsidRDefault="00686266" w:rsidP="00686266">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如畫面所示顯示行庫代號查詢位置，點選後以新視窗開啟，網址：</w:t>
      </w:r>
      <w:hyperlink r:id="rId24" w:history="1">
        <w:r w:rsidRPr="00804419">
          <w:rPr>
            <w:rStyle w:val="ab"/>
            <w:rFonts w:ascii="細明體" w:eastAsia="細明體" w:hAnsi="細明體"/>
            <w:bCs/>
            <w:lang w:eastAsia="zh-TW"/>
          </w:rPr>
          <w:t>http://www.fisc.com.tw/tc/service/branch.aspx</w:t>
        </w:r>
      </w:hyperlink>
    </w:p>
    <w:p w:rsidR="00686266" w:rsidRDefault="00686266" w:rsidP="00686266">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點擊</w:t>
      </w:r>
      <w:r w:rsidRPr="00686266">
        <w:rPr>
          <w:rFonts w:ascii="細明體" w:eastAsia="細明體" w:hAnsi="細明體" w:hint="eastAsia"/>
          <w:bCs/>
          <w:bdr w:val="single" w:sz="4" w:space="0" w:color="auto"/>
          <w:lang w:eastAsia="zh-TW"/>
        </w:rPr>
        <w:t>新增</w:t>
      </w:r>
      <w:r>
        <w:rPr>
          <w:rFonts w:ascii="細明體" w:eastAsia="細明體" w:hAnsi="細明體" w:hint="eastAsia"/>
          <w:bCs/>
          <w:lang w:eastAsia="zh-TW"/>
        </w:rPr>
        <w:t>按鈕後，於第一列下方產生新的一列受款人資訊供輸入，列尾產生</w:t>
      </w:r>
      <w:r w:rsidRPr="00686266">
        <w:rPr>
          <w:rFonts w:ascii="細明體" w:eastAsia="細明體" w:hAnsi="細明體" w:hint="eastAsia"/>
          <w:bCs/>
          <w:bdr w:val="single" w:sz="4" w:space="0" w:color="auto"/>
          <w:lang w:eastAsia="zh-TW"/>
        </w:rPr>
        <w:t>移除</w:t>
      </w:r>
      <w:r>
        <w:rPr>
          <w:rFonts w:ascii="細明體" w:eastAsia="細明體" w:hAnsi="細明體" w:hint="eastAsia"/>
          <w:bCs/>
          <w:lang w:eastAsia="zh-TW"/>
        </w:rPr>
        <w:t>按鈕</w:t>
      </w:r>
    </w:p>
    <w:p w:rsidR="00686266" w:rsidRDefault="00686266" w:rsidP="00686266">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若於第二列之後受款人列點擊</w:t>
      </w:r>
      <w:r w:rsidRPr="00686266">
        <w:rPr>
          <w:rFonts w:ascii="細明體" w:eastAsia="細明體" w:hAnsi="細明體" w:hint="eastAsia"/>
          <w:bCs/>
          <w:bdr w:val="single" w:sz="4" w:space="0" w:color="auto"/>
          <w:lang w:eastAsia="zh-TW"/>
        </w:rPr>
        <w:t>移除</w:t>
      </w:r>
      <w:r>
        <w:rPr>
          <w:rFonts w:ascii="細明體" w:eastAsia="細明體" w:hAnsi="細明體" w:hint="eastAsia"/>
          <w:bCs/>
          <w:lang w:eastAsia="zh-TW"/>
        </w:rPr>
        <w:t>，則將該列刪除</w:t>
      </w:r>
    </w:p>
    <w:p w:rsidR="000F6EFE" w:rsidRDefault="000F6EFE" w:rsidP="00686266">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勾選一指通checkbox時，</w:t>
      </w:r>
      <w:r w:rsidR="00FF258A">
        <w:rPr>
          <w:rFonts w:ascii="細明體" w:eastAsia="細明體" w:hAnsi="細明體" w:hint="eastAsia"/>
          <w:bCs/>
          <w:lang w:eastAsia="zh-TW"/>
        </w:rPr>
        <w:t>以該列身分證字號查詢一指通資料，方式：</w:t>
      </w:r>
    </w:p>
    <w:p w:rsidR="00FF258A" w:rsidRDefault="00FF258A" w:rsidP="00FF258A">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讀取指定匯撥資料檔DBAB.DTABO001</w:t>
      </w:r>
      <w:r w:rsidR="00D57420">
        <w:rPr>
          <w:rFonts w:ascii="細明體" w:eastAsia="細明體" w:hAnsi="細明體" w:hint="eastAsia"/>
          <w:bCs/>
          <w:lang w:eastAsia="zh-TW"/>
        </w:rPr>
        <w:t>，其中申請人ID=身分證字號，幣別=</w:t>
      </w:r>
      <w:r w:rsidR="00D57420">
        <w:rPr>
          <w:rFonts w:ascii="細明體" w:eastAsia="細明體" w:hAnsi="細明體"/>
          <w:bCs/>
          <w:lang w:eastAsia="zh-TW"/>
        </w:rPr>
        <w:t>”</w:t>
      </w:r>
      <w:r w:rsidR="00D57420">
        <w:rPr>
          <w:rFonts w:ascii="細明體" w:eastAsia="細明體" w:hAnsi="細明體" w:hint="eastAsia"/>
          <w:bCs/>
          <w:lang w:eastAsia="zh-TW"/>
        </w:rPr>
        <w:t>NTD</w:t>
      </w:r>
      <w:r w:rsidR="00D57420">
        <w:rPr>
          <w:rFonts w:ascii="細明體" w:eastAsia="細明體" w:hAnsi="細明體"/>
          <w:bCs/>
          <w:lang w:eastAsia="zh-TW"/>
        </w:rPr>
        <w:t>”</w:t>
      </w:r>
    </w:p>
    <w:p w:rsidR="00D57420" w:rsidRDefault="00D57420" w:rsidP="00FF258A">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若無資料顯示提示訊息『查無一指通資料』並取消一指通checkbox勾選</w:t>
      </w:r>
    </w:p>
    <w:p w:rsidR="002A51F3" w:rsidRDefault="00D57420" w:rsidP="00682E4D">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若有資料則顯示至畫面，其中戶名=申請人姓名DTABO001.APC_NAME，行庫代號=行庫代號DTABO001.BANK_NO，帳號=帳號DTABO001.ACNT_NO</w:t>
      </w:r>
      <w:r w:rsidR="008C190C">
        <w:rPr>
          <w:rFonts w:ascii="細明體" w:eastAsia="細明體" w:hAnsi="細明體" w:hint="eastAsia"/>
          <w:bCs/>
          <w:lang w:eastAsia="zh-TW"/>
        </w:rPr>
        <w:t>，並將相關欄位鎖住不可修改</w:t>
      </w:r>
      <w:ins w:id="74" w:author="i9200230,陳德仁" w:date="2020-07-22T17:06:00Z">
        <w:r w:rsidR="00682E4D">
          <w:rPr>
            <w:rFonts w:ascii="細明體" w:eastAsia="細明體" w:hAnsi="細明體" w:hint="eastAsia"/>
            <w:bCs/>
            <w:lang w:eastAsia="zh-TW"/>
          </w:rPr>
          <w:t>，</w:t>
        </w:r>
        <w:r w:rsidR="00682E4D" w:rsidRPr="00C748B8">
          <w:rPr>
            <w:rFonts w:ascii="細明體" w:eastAsia="細明體" w:hAnsi="細明體" w:hint="eastAsia"/>
            <w:bCs/>
            <w:color w:val="FF0000"/>
            <w:lang w:eastAsia="zh-TW"/>
            <w:rPrChange w:id="75" w:author="i9200230,陳德仁" w:date="2020-07-23T09:19:00Z">
              <w:rPr>
                <w:rFonts w:ascii="細明體" w:eastAsia="細明體" w:hAnsi="細明體" w:hint="eastAsia"/>
                <w:bCs/>
                <w:lang w:eastAsia="zh-TW"/>
              </w:rPr>
            </w:rPrChange>
          </w:rPr>
          <w:t>包括身分證字號，戶名也不得修改</w:t>
        </w:r>
      </w:ins>
    </w:p>
    <w:p w:rsidR="00A51F26" w:rsidRDefault="00A51F26" w:rsidP="00E769B3">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輸入行庫代號時，依照輸入行庫代號取回行庫代號中文</w:t>
      </w:r>
    </w:p>
    <w:p w:rsidR="00A51F26" w:rsidRPr="00A51F26" w:rsidRDefault="00A51F26" w:rsidP="00A51F26">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呼叫</w:t>
      </w:r>
      <w:r>
        <w:rPr>
          <w:rFonts w:ascii="細明體" w:eastAsia="細明體" w:hAnsi="細明體" w:hint="eastAsia"/>
          <w:lang w:eastAsia="zh-TW"/>
        </w:rPr>
        <w:t>銀行資訊檢核模組DC_B0Z028.getBankInfo，參數</w:t>
      </w:r>
    </w:p>
    <w:p w:rsidR="00A51F26" w:rsidRDefault="00A51F26" w:rsidP="00E769B3">
      <w:pPr>
        <w:pStyle w:val="Tabletext"/>
        <w:keepLines w:val="0"/>
        <w:numPr>
          <w:ilvl w:val="4"/>
          <w:numId w:val="11"/>
        </w:numPr>
        <w:spacing w:after="0" w:line="240" w:lineRule="auto"/>
        <w:rPr>
          <w:rFonts w:ascii="細明體" w:eastAsia="細明體" w:hAnsi="細明體" w:hint="eastAsia"/>
          <w:bCs/>
          <w:lang w:eastAsia="zh-TW"/>
        </w:rPr>
      </w:pPr>
      <w:r>
        <w:rPr>
          <w:rFonts w:ascii="細明體" w:eastAsia="細明體" w:hAnsi="細明體" w:hint="eastAsia"/>
          <w:lang w:eastAsia="zh-TW"/>
        </w:rPr>
        <w:t>輸入.行庫代號</w:t>
      </w:r>
    </w:p>
    <w:p w:rsidR="00A51F26" w:rsidRDefault="00A51F26" w:rsidP="00E769B3">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輸入銀行帳號時，對帳號進行檢核</w:t>
      </w:r>
    </w:p>
    <w:p w:rsidR="00A51F26" w:rsidRPr="00A51F26" w:rsidRDefault="00A51F26" w:rsidP="00A51F26">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呼叫</w:t>
      </w:r>
      <w:r>
        <w:rPr>
          <w:rFonts w:ascii="細明體" w:eastAsia="細明體" w:hAnsi="細明體" w:hint="eastAsia"/>
          <w:lang w:eastAsia="zh-TW"/>
        </w:rPr>
        <w:t>匯款帳號檢核模組DC_B0Z036.isValidAccountNo，參數</w:t>
      </w:r>
    </w:p>
    <w:p w:rsidR="00A51F26" w:rsidRPr="00A51F26" w:rsidRDefault="00A51F26" w:rsidP="00E769B3">
      <w:pPr>
        <w:pStyle w:val="Tabletext"/>
        <w:keepLines w:val="0"/>
        <w:numPr>
          <w:ilvl w:val="4"/>
          <w:numId w:val="11"/>
        </w:numPr>
        <w:spacing w:after="0" w:line="240" w:lineRule="auto"/>
        <w:rPr>
          <w:rFonts w:ascii="細明體" w:eastAsia="細明體" w:hAnsi="細明體" w:hint="eastAsia"/>
          <w:bCs/>
          <w:lang w:eastAsia="zh-TW"/>
        </w:rPr>
      </w:pPr>
      <w:r>
        <w:rPr>
          <w:rFonts w:ascii="細明體" w:eastAsia="細明體" w:hAnsi="細明體" w:hint="eastAsia"/>
          <w:lang w:eastAsia="zh-TW"/>
        </w:rPr>
        <w:t>輸入.行庫代號</w:t>
      </w:r>
    </w:p>
    <w:p w:rsidR="00A51F26" w:rsidRPr="00A51F26" w:rsidRDefault="00A51F26" w:rsidP="00E769B3">
      <w:pPr>
        <w:pStyle w:val="Tabletext"/>
        <w:keepLines w:val="0"/>
        <w:numPr>
          <w:ilvl w:val="4"/>
          <w:numId w:val="11"/>
        </w:numPr>
        <w:spacing w:after="0" w:line="240" w:lineRule="auto"/>
        <w:rPr>
          <w:rFonts w:ascii="細明體" w:eastAsia="細明體" w:hAnsi="細明體" w:hint="eastAsia"/>
          <w:bCs/>
          <w:lang w:eastAsia="zh-TW"/>
        </w:rPr>
      </w:pPr>
      <w:r>
        <w:rPr>
          <w:rFonts w:ascii="細明體" w:eastAsia="細明體" w:hAnsi="細明體" w:hint="eastAsia"/>
          <w:lang w:eastAsia="zh-TW"/>
        </w:rPr>
        <w:t>輸入.帳號</w:t>
      </w:r>
    </w:p>
    <w:p w:rsidR="00A51F26" w:rsidRPr="00A51F26" w:rsidRDefault="00A51F26" w:rsidP="00E769B3">
      <w:pPr>
        <w:pStyle w:val="Tabletext"/>
        <w:keepLines w:val="0"/>
        <w:numPr>
          <w:ilvl w:val="4"/>
          <w:numId w:val="11"/>
        </w:numPr>
        <w:spacing w:after="0" w:line="240" w:lineRule="auto"/>
        <w:rPr>
          <w:rFonts w:ascii="細明體" w:eastAsia="細明體" w:hAnsi="細明體" w:hint="eastAsia"/>
          <w:bCs/>
          <w:lang w:eastAsia="zh-TW"/>
        </w:rPr>
      </w:pPr>
      <w:r>
        <w:rPr>
          <w:rFonts w:ascii="細明體" w:eastAsia="細明體" w:hAnsi="細明體" w:hint="eastAsia"/>
          <w:lang w:eastAsia="zh-TW"/>
        </w:rPr>
        <w:t>是否外幣false</w:t>
      </w:r>
    </w:p>
    <w:p w:rsidR="00A51F26" w:rsidRPr="00A51F26" w:rsidRDefault="00A51F26" w:rsidP="00A51F26">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呼叫</w:t>
      </w:r>
      <w:r>
        <w:rPr>
          <w:rFonts w:ascii="細明體" w:eastAsia="細明體" w:hAnsi="細明體" w:hint="eastAsia"/>
          <w:lang w:eastAsia="zh-TW"/>
        </w:rPr>
        <w:t>匯款帳號檢核模組DC_B0Z036.isValidAccountNo，參數</w:t>
      </w:r>
    </w:p>
    <w:p w:rsidR="00A51F26" w:rsidRPr="00A51F26" w:rsidRDefault="00A51F26" w:rsidP="00A51F26">
      <w:pPr>
        <w:pStyle w:val="Tabletext"/>
        <w:keepLines w:val="0"/>
        <w:numPr>
          <w:ilvl w:val="4"/>
          <w:numId w:val="11"/>
        </w:numPr>
        <w:spacing w:after="0" w:line="240" w:lineRule="auto"/>
        <w:rPr>
          <w:rFonts w:ascii="細明體" w:eastAsia="細明體" w:hAnsi="細明體" w:hint="eastAsia"/>
          <w:bCs/>
          <w:lang w:eastAsia="zh-TW"/>
        </w:rPr>
      </w:pPr>
      <w:r>
        <w:rPr>
          <w:rFonts w:ascii="細明體" w:eastAsia="細明體" w:hAnsi="細明體" w:hint="eastAsia"/>
          <w:lang w:eastAsia="zh-TW"/>
        </w:rPr>
        <w:t>輸入.行庫代號</w:t>
      </w:r>
    </w:p>
    <w:p w:rsidR="00A51F26" w:rsidRPr="00A51F26" w:rsidRDefault="00A51F26" w:rsidP="00A51F26">
      <w:pPr>
        <w:pStyle w:val="Tabletext"/>
        <w:keepLines w:val="0"/>
        <w:numPr>
          <w:ilvl w:val="4"/>
          <w:numId w:val="11"/>
        </w:numPr>
        <w:spacing w:after="0" w:line="240" w:lineRule="auto"/>
        <w:rPr>
          <w:rFonts w:ascii="細明體" w:eastAsia="細明體" w:hAnsi="細明體" w:hint="eastAsia"/>
          <w:bCs/>
          <w:lang w:eastAsia="zh-TW"/>
        </w:rPr>
      </w:pPr>
      <w:r>
        <w:rPr>
          <w:rFonts w:ascii="細明體" w:eastAsia="細明體" w:hAnsi="細明體" w:hint="eastAsia"/>
          <w:lang w:eastAsia="zh-TW"/>
        </w:rPr>
        <w:t>輸入.帳號</w:t>
      </w:r>
    </w:p>
    <w:p w:rsidR="00A51F26" w:rsidRPr="00A51F26" w:rsidRDefault="00A51F26" w:rsidP="00A51F26">
      <w:pPr>
        <w:pStyle w:val="Tabletext"/>
        <w:keepLines w:val="0"/>
        <w:numPr>
          <w:ilvl w:val="4"/>
          <w:numId w:val="11"/>
        </w:numPr>
        <w:spacing w:after="0" w:line="240" w:lineRule="auto"/>
        <w:rPr>
          <w:rFonts w:ascii="細明體" w:eastAsia="細明體" w:hAnsi="細明體" w:hint="eastAsia"/>
          <w:bCs/>
          <w:lang w:eastAsia="zh-TW"/>
        </w:rPr>
      </w:pPr>
      <w:r>
        <w:rPr>
          <w:rFonts w:ascii="細明體" w:eastAsia="細明體" w:hAnsi="細明體" w:hint="eastAsia"/>
          <w:lang w:eastAsia="zh-TW"/>
        </w:rPr>
        <w:t>是否外幣true</w:t>
      </w:r>
    </w:p>
    <w:p w:rsidR="00A51F26" w:rsidRDefault="002F7BCC" w:rsidP="00A51F26">
      <w:pPr>
        <w:pStyle w:val="Tabletext"/>
        <w:keepLines w:val="0"/>
        <w:numPr>
          <w:ilvl w:val="3"/>
          <w:numId w:val="11"/>
        </w:numPr>
        <w:spacing w:after="0" w:line="240" w:lineRule="auto"/>
        <w:rPr>
          <w:ins w:id="76" w:author="洪豪" w:date="2018-11-29T11:15:00Z"/>
          <w:rFonts w:ascii="細明體" w:eastAsia="細明體" w:hAnsi="細明體"/>
          <w:bCs/>
          <w:lang w:eastAsia="zh-TW"/>
        </w:rPr>
      </w:pPr>
      <w:r>
        <w:rPr>
          <w:rFonts w:ascii="細明體" w:eastAsia="細明體" w:hAnsi="細明體" w:hint="eastAsia"/>
          <w:bCs/>
          <w:lang w:eastAsia="zh-TW"/>
        </w:rPr>
        <w:t>若回傳直接為false則拋出錯誤訊息『檢查帳號有誤！』</w:t>
      </w:r>
    </w:p>
    <w:p w:rsidR="00F43278" w:rsidRPr="002A51F3" w:rsidRDefault="00F43278" w:rsidP="00F43278">
      <w:pPr>
        <w:pStyle w:val="Tabletext"/>
        <w:keepLines w:val="0"/>
        <w:numPr>
          <w:ilvl w:val="2"/>
          <w:numId w:val="11"/>
        </w:numPr>
        <w:spacing w:after="0" w:line="240" w:lineRule="auto"/>
        <w:rPr>
          <w:rFonts w:ascii="細明體" w:eastAsia="細明體" w:hAnsi="細明體" w:hint="eastAsia"/>
          <w:bCs/>
          <w:lang w:eastAsia="zh-TW"/>
        </w:rPr>
        <w:pPrChange w:id="77" w:author="洪豪" w:date="2018-11-29T11:15:00Z">
          <w:pPr>
            <w:pStyle w:val="Tabletext"/>
            <w:keepLines w:val="0"/>
            <w:numPr>
              <w:ilvl w:val="3"/>
              <w:numId w:val="11"/>
            </w:numPr>
            <w:spacing w:after="0" w:line="240" w:lineRule="auto"/>
            <w:ind w:left="1984" w:hanging="708"/>
          </w:pPr>
        </w:pPrChange>
      </w:pPr>
      <w:ins w:id="78" w:author="洪豪" w:date="2018-11-29T11:16:00Z">
        <w:r>
          <w:rPr>
            <w:rFonts w:ascii="細明體" w:eastAsia="細明體" w:hAnsi="細明體" w:hint="eastAsia"/>
            <w:bCs/>
            <w:lang w:eastAsia="zh-TW"/>
          </w:rPr>
          <w:t>輸入ID後查詢模組AA_M2Z100</w:t>
        </w:r>
      </w:ins>
      <w:ins w:id="79" w:author="洪豪" w:date="2018-11-29T11:18:00Z">
        <w:r>
          <w:rPr>
            <w:rFonts w:ascii="細明體" w:eastAsia="細明體" w:hAnsi="細明體"/>
            <w:bCs/>
            <w:lang w:eastAsia="zh-TW"/>
          </w:rPr>
          <w:t>.</w:t>
        </w:r>
        <w:r w:rsidRPr="00F43278">
          <w:t xml:space="preserve"> </w:t>
        </w:r>
        <w:r w:rsidRPr="00F43278">
          <w:rPr>
            <w:rFonts w:ascii="細明體" w:eastAsia="細明體" w:hAnsi="細明體"/>
            <w:bCs/>
            <w:lang w:eastAsia="zh-TW"/>
          </w:rPr>
          <w:t>getFatca_CRS</w:t>
        </w:r>
      </w:ins>
      <w:ins w:id="80" w:author="洪豪" w:date="2018-11-29T11:19:00Z">
        <w:r w:rsidR="00BB0F50">
          <w:rPr>
            <w:rFonts w:ascii="細明體" w:eastAsia="細明體" w:hAnsi="細明體" w:hint="eastAsia"/>
            <w:bCs/>
            <w:lang w:eastAsia="zh-TW"/>
          </w:rPr>
          <w:t>，將結果顯示於畫面上</w:t>
        </w:r>
      </w:ins>
    </w:p>
    <w:p w:rsidR="00686266" w:rsidRDefault="00D870A4" w:rsidP="00686266">
      <w:pPr>
        <w:pStyle w:val="Tabletext"/>
        <w:keepLines w:val="0"/>
        <w:numPr>
          <w:ilvl w:val="1"/>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選擇支票時畫面設定方式</w:t>
      </w:r>
    </w:p>
    <w:p w:rsidR="00D870A4" w:rsidRDefault="00D870A4" w:rsidP="00D870A4">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點擊</w:t>
      </w:r>
      <w:r w:rsidRPr="00686266">
        <w:rPr>
          <w:rFonts w:ascii="細明體" w:eastAsia="細明體" w:hAnsi="細明體" w:hint="eastAsia"/>
          <w:bCs/>
          <w:bdr w:val="single" w:sz="4" w:space="0" w:color="auto"/>
          <w:lang w:eastAsia="zh-TW"/>
        </w:rPr>
        <w:t>新增</w:t>
      </w:r>
      <w:r>
        <w:rPr>
          <w:rFonts w:ascii="細明體" w:eastAsia="細明體" w:hAnsi="細明體" w:hint="eastAsia"/>
          <w:bCs/>
          <w:lang w:eastAsia="zh-TW"/>
        </w:rPr>
        <w:t>按鈕後，於第一列下方產生新的一列受款人資訊供輸入，列尾產生</w:t>
      </w:r>
      <w:r w:rsidRPr="00686266">
        <w:rPr>
          <w:rFonts w:ascii="細明體" w:eastAsia="細明體" w:hAnsi="細明體" w:hint="eastAsia"/>
          <w:bCs/>
          <w:bdr w:val="single" w:sz="4" w:space="0" w:color="auto"/>
          <w:lang w:eastAsia="zh-TW"/>
        </w:rPr>
        <w:t>移除</w:t>
      </w:r>
      <w:r>
        <w:rPr>
          <w:rFonts w:ascii="細明體" w:eastAsia="細明體" w:hAnsi="細明體" w:hint="eastAsia"/>
          <w:bCs/>
          <w:lang w:eastAsia="zh-TW"/>
        </w:rPr>
        <w:t>按鈕</w:t>
      </w:r>
    </w:p>
    <w:p w:rsidR="00D870A4" w:rsidRDefault="00D870A4" w:rsidP="00D870A4">
      <w:pPr>
        <w:pStyle w:val="Tabletext"/>
        <w:keepLines w:val="0"/>
        <w:numPr>
          <w:ilvl w:val="2"/>
          <w:numId w:val="11"/>
        </w:numPr>
        <w:spacing w:after="0" w:line="240" w:lineRule="auto"/>
        <w:rPr>
          <w:ins w:id="81" w:author="洪豪" w:date="2018-11-29T11:19:00Z"/>
          <w:rFonts w:ascii="細明體" w:eastAsia="細明體" w:hAnsi="細明體"/>
          <w:bCs/>
          <w:lang w:eastAsia="zh-TW"/>
        </w:rPr>
      </w:pPr>
      <w:r>
        <w:rPr>
          <w:rFonts w:ascii="細明體" w:eastAsia="細明體" w:hAnsi="細明體" w:hint="eastAsia"/>
          <w:bCs/>
          <w:lang w:eastAsia="zh-TW"/>
        </w:rPr>
        <w:t>若於第二列之後受款人列點擊</w:t>
      </w:r>
      <w:r w:rsidRPr="00686266">
        <w:rPr>
          <w:rFonts w:ascii="細明體" w:eastAsia="細明體" w:hAnsi="細明體" w:hint="eastAsia"/>
          <w:bCs/>
          <w:bdr w:val="single" w:sz="4" w:space="0" w:color="auto"/>
          <w:lang w:eastAsia="zh-TW"/>
        </w:rPr>
        <w:t>移除</w:t>
      </w:r>
      <w:r>
        <w:rPr>
          <w:rFonts w:ascii="細明體" w:eastAsia="細明體" w:hAnsi="細明體" w:hint="eastAsia"/>
          <w:bCs/>
          <w:lang w:eastAsia="zh-TW"/>
        </w:rPr>
        <w:t>，則將該列刪除</w:t>
      </w:r>
    </w:p>
    <w:p w:rsidR="00BB0F50" w:rsidRDefault="00BB0F50" w:rsidP="00D870A4">
      <w:pPr>
        <w:pStyle w:val="Tabletext"/>
        <w:keepLines w:val="0"/>
        <w:numPr>
          <w:ilvl w:val="2"/>
          <w:numId w:val="11"/>
        </w:numPr>
        <w:spacing w:after="0" w:line="240" w:lineRule="auto"/>
        <w:rPr>
          <w:rFonts w:ascii="細明體" w:eastAsia="細明體" w:hAnsi="細明體" w:hint="eastAsia"/>
          <w:bCs/>
          <w:lang w:eastAsia="zh-TW"/>
        </w:rPr>
      </w:pPr>
      <w:ins w:id="82" w:author="洪豪" w:date="2018-11-29T11:19:00Z">
        <w:r>
          <w:rPr>
            <w:rFonts w:ascii="細明體" w:eastAsia="細明體" w:hAnsi="細明體" w:hint="eastAsia"/>
            <w:bCs/>
            <w:lang w:eastAsia="zh-TW"/>
          </w:rPr>
          <w:t>輸入ID後查詢模組AA_M2Z100</w:t>
        </w:r>
        <w:r>
          <w:rPr>
            <w:rFonts w:ascii="細明體" w:eastAsia="細明體" w:hAnsi="細明體"/>
            <w:bCs/>
            <w:lang w:eastAsia="zh-TW"/>
          </w:rPr>
          <w:t>.</w:t>
        </w:r>
        <w:r w:rsidRPr="00F43278">
          <w:rPr>
            <w:lang w:eastAsia="zh-TW"/>
          </w:rPr>
          <w:t xml:space="preserve"> </w:t>
        </w:r>
        <w:r w:rsidRPr="00F43278">
          <w:rPr>
            <w:rFonts w:ascii="細明體" w:eastAsia="細明體" w:hAnsi="細明體"/>
            <w:bCs/>
            <w:lang w:eastAsia="zh-TW"/>
          </w:rPr>
          <w:t>getFatca_CRS</w:t>
        </w:r>
        <w:r>
          <w:rPr>
            <w:rFonts w:ascii="細明體" w:eastAsia="細明體" w:hAnsi="細明體" w:hint="eastAsia"/>
            <w:bCs/>
            <w:lang w:eastAsia="zh-TW"/>
          </w:rPr>
          <w:t>，將結果顯示於畫面上</w:t>
        </w:r>
      </w:ins>
    </w:p>
    <w:p w:rsidR="00E32377" w:rsidRDefault="00E32377" w:rsidP="00E32377">
      <w:pPr>
        <w:pStyle w:val="Tabletext"/>
        <w:keepLines w:val="0"/>
        <w:numPr>
          <w:ilvl w:val="1"/>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選擇匯撥時畫面設定方式(OIU件)</w:t>
      </w:r>
    </w:p>
    <w:p w:rsidR="00E32377" w:rsidRDefault="00E32377" w:rsidP="00E32377">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如畫面所示顯示行庫代號查詢位置，點選後以新視窗開啟，網址：</w:t>
      </w:r>
      <w:hyperlink r:id="rId25" w:history="1">
        <w:r w:rsidRPr="00804419">
          <w:rPr>
            <w:rStyle w:val="ab"/>
            <w:rFonts w:ascii="細明體" w:eastAsia="細明體" w:hAnsi="細明體"/>
            <w:bCs/>
            <w:lang w:eastAsia="zh-TW"/>
          </w:rPr>
          <w:t>http://www.fisc.com.tw/tc/service/branch.aspx</w:t>
        </w:r>
      </w:hyperlink>
    </w:p>
    <w:p w:rsidR="00E32377" w:rsidRDefault="00E32377" w:rsidP="009A0C93">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點擊</w:t>
      </w:r>
      <w:r w:rsidRPr="00686266">
        <w:rPr>
          <w:rFonts w:ascii="細明體" w:eastAsia="細明體" w:hAnsi="細明體" w:hint="eastAsia"/>
          <w:bCs/>
          <w:bdr w:val="single" w:sz="4" w:space="0" w:color="auto"/>
          <w:lang w:eastAsia="zh-TW"/>
        </w:rPr>
        <w:t>新增</w:t>
      </w:r>
      <w:r>
        <w:rPr>
          <w:rFonts w:ascii="細明體" w:eastAsia="細明體" w:hAnsi="細明體" w:hint="eastAsia"/>
          <w:bCs/>
          <w:lang w:eastAsia="zh-TW"/>
        </w:rPr>
        <w:t>按鈕後，於第一列下方產生新的一列受款人資訊供輸入，列尾產生</w:t>
      </w:r>
      <w:r w:rsidRPr="00686266">
        <w:rPr>
          <w:rFonts w:ascii="細明體" w:eastAsia="細明體" w:hAnsi="細明體" w:hint="eastAsia"/>
          <w:bCs/>
          <w:bdr w:val="single" w:sz="4" w:space="0" w:color="auto"/>
          <w:lang w:eastAsia="zh-TW"/>
        </w:rPr>
        <w:t>移除</w:t>
      </w:r>
      <w:r>
        <w:rPr>
          <w:rFonts w:ascii="細明體" w:eastAsia="細明體" w:hAnsi="細明體" w:hint="eastAsia"/>
          <w:bCs/>
          <w:lang w:eastAsia="zh-TW"/>
        </w:rPr>
        <w:t>按鈕</w:t>
      </w:r>
      <w:r w:rsidR="009A0C93">
        <w:rPr>
          <w:rFonts w:ascii="細明體" w:eastAsia="細明體" w:hAnsi="細明體" w:hint="eastAsia"/>
          <w:bCs/>
          <w:lang w:eastAsia="zh-TW"/>
        </w:rPr>
        <w:t>(</w:t>
      </w:r>
      <w:r w:rsidR="009A0C93" w:rsidRPr="009A0C93">
        <w:rPr>
          <w:rFonts w:ascii="細明體" w:eastAsia="細明體" w:hAnsi="細明體" w:hint="eastAsia"/>
          <w:bCs/>
          <w:lang w:eastAsia="zh-TW"/>
        </w:rPr>
        <w:t>如畫面圖2-1的區塊</w:t>
      </w:r>
      <w:r w:rsidR="009A0C93">
        <w:rPr>
          <w:rFonts w:ascii="細明體" w:eastAsia="細明體" w:hAnsi="細明體" w:hint="eastAsia"/>
          <w:bCs/>
          <w:lang w:eastAsia="zh-TW"/>
        </w:rPr>
        <w:t>2</w:t>
      </w:r>
      <w:r w:rsidR="009A0C93" w:rsidRPr="009A0C93">
        <w:rPr>
          <w:rFonts w:ascii="細明體" w:eastAsia="細明體" w:hAnsi="細明體" w:hint="eastAsia"/>
          <w:bCs/>
          <w:lang w:eastAsia="zh-TW"/>
        </w:rPr>
        <w:t>)</w:t>
      </w:r>
    </w:p>
    <w:p w:rsidR="00E32377" w:rsidRDefault="00E32377" w:rsidP="0058613B">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若於第二列之後受款人列點擊</w:t>
      </w:r>
      <w:r w:rsidRPr="00686266">
        <w:rPr>
          <w:rFonts w:ascii="細明體" w:eastAsia="細明體" w:hAnsi="細明體" w:hint="eastAsia"/>
          <w:bCs/>
          <w:bdr w:val="single" w:sz="4" w:space="0" w:color="auto"/>
          <w:lang w:eastAsia="zh-TW"/>
        </w:rPr>
        <w:t>移除</w:t>
      </w:r>
      <w:r>
        <w:rPr>
          <w:rFonts w:ascii="細明體" w:eastAsia="細明體" w:hAnsi="細明體" w:hint="eastAsia"/>
          <w:bCs/>
          <w:lang w:eastAsia="zh-TW"/>
        </w:rPr>
        <w:t>，則將該列刪除</w:t>
      </w:r>
    </w:p>
    <w:p w:rsidR="00E32377" w:rsidRDefault="00E32377" w:rsidP="0058613B">
      <w:pPr>
        <w:pStyle w:val="Tabletext"/>
        <w:keepLines w:val="0"/>
        <w:numPr>
          <w:ilvl w:val="2"/>
          <w:numId w:val="11"/>
        </w:numPr>
        <w:spacing w:after="0" w:line="240" w:lineRule="auto"/>
        <w:rPr>
          <w:rFonts w:ascii="細明體" w:eastAsia="細明體" w:hAnsi="細明體" w:hint="eastAsia"/>
          <w:bCs/>
          <w:lang w:eastAsia="zh-TW"/>
        </w:rPr>
      </w:pPr>
      <w:r w:rsidRPr="008F1F7D">
        <w:rPr>
          <w:rFonts w:ascii="細明體" w:eastAsia="細明體" w:hAnsi="細明體" w:hint="eastAsia"/>
          <w:bCs/>
          <w:lang w:eastAsia="zh-TW"/>
        </w:rPr>
        <w:t xml:space="preserve">國家代碼查詢超連結: </w:t>
      </w:r>
    </w:p>
    <w:p w:rsidR="00E32377" w:rsidRDefault="00E32377" w:rsidP="0058613B">
      <w:pPr>
        <w:pStyle w:val="Tabletext"/>
        <w:keepLines w:val="0"/>
        <w:numPr>
          <w:ilvl w:val="3"/>
          <w:numId w:val="11"/>
        </w:numPr>
        <w:spacing w:after="0" w:line="240" w:lineRule="auto"/>
        <w:rPr>
          <w:rFonts w:ascii="細明體" w:eastAsia="細明體" w:hAnsi="細明體" w:hint="eastAsia"/>
          <w:bCs/>
          <w:lang w:eastAsia="zh-TW"/>
        </w:rPr>
      </w:pPr>
      <w:r w:rsidRPr="008F1F7D">
        <w:rPr>
          <w:rFonts w:ascii="細明體" w:eastAsia="細明體" w:hAnsi="細明體" w:hint="eastAsia"/>
          <w:bCs/>
          <w:lang w:eastAsia="zh-TW"/>
        </w:rPr>
        <w:t xml:space="preserve">開啟小視窗連結AAC0_2200 </w:t>
      </w:r>
    </w:p>
    <w:p w:rsidR="00E32377" w:rsidRDefault="00E32377" w:rsidP="0058613B">
      <w:pPr>
        <w:pStyle w:val="Tabletext"/>
        <w:keepLines w:val="0"/>
        <w:numPr>
          <w:ilvl w:val="3"/>
          <w:numId w:val="11"/>
        </w:numPr>
        <w:spacing w:after="0" w:line="240" w:lineRule="auto"/>
        <w:rPr>
          <w:rFonts w:ascii="細明體" w:eastAsia="細明體" w:hAnsi="細明體" w:hint="eastAsia"/>
          <w:bCs/>
          <w:lang w:eastAsia="zh-TW"/>
        </w:rPr>
      </w:pPr>
      <w:r w:rsidRPr="008F1F7D">
        <w:rPr>
          <w:rFonts w:ascii="細明體" w:eastAsia="細明體" w:hAnsi="細明體" w:hint="eastAsia"/>
          <w:bCs/>
          <w:lang w:eastAsia="zh-TW"/>
        </w:rPr>
        <w:t>將選擇的代碼對應的中文國家名稱及代碼帶回至</w:t>
      </w:r>
      <w:r>
        <w:rPr>
          <w:rFonts w:ascii="細明體" w:eastAsia="細明體" w:hAnsi="細明體" w:hint="eastAsia"/>
          <w:bCs/>
          <w:lang w:eastAsia="zh-TW"/>
        </w:rPr>
        <w:t>該行的</w:t>
      </w:r>
      <w:r w:rsidRPr="008F1F7D">
        <w:rPr>
          <w:rFonts w:ascii="細明體" w:eastAsia="細明體" w:hAnsi="細明體" w:hint="eastAsia"/>
          <w:bCs/>
          <w:lang w:eastAsia="zh-TW"/>
        </w:rPr>
        <w:t>國</w:t>
      </w:r>
      <w:r>
        <w:rPr>
          <w:rFonts w:ascii="細明體" w:eastAsia="細明體" w:hAnsi="細明體" w:hint="eastAsia"/>
          <w:bCs/>
          <w:lang w:eastAsia="zh-TW"/>
        </w:rPr>
        <w:t>家代碼</w:t>
      </w:r>
      <w:r w:rsidRPr="008F1F7D">
        <w:rPr>
          <w:rFonts w:ascii="細明體" w:eastAsia="細明體" w:hAnsi="細明體" w:hint="eastAsia"/>
          <w:bCs/>
          <w:lang w:eastAsia="zh-TW"/>
        </w:rPr>
        <w:t>及國</w:t>
      </w:r>
      <w:r>
        <w:rPr>
          <w:rFonts w:ascii="細明體" w:eastAsia="細明體" w:hAnsi="細明體" w:hint="eastAsia"/>
          <w:bCs/>
          <w:lang w:eastAsia="zh-TW"/>
        </w:rPr>
        <w:t>家中文</w:t>
      </w:r>
      <w:r w:rsidRPr="008F1F7D">
        <w:rPr>
          <w:rFonts w:ascii="細明體" w:eastAsia="細明體" w:hAnsi="細明體" w:hint="eastAsia"/>
          <w:bCs/>
          <w:lang w:eastAsia="zh-TW"/>
        </w:rPr>
        <w:t>之資訊。</w:t>
      </w:r>
    </w:p>
    <w:p w:rsidR="00E12B9C" w:rsidRDefault="00B36000" w:rsidP="0058613B">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輸入</w:t>
      </w:r>
      <w:r w:rsidR="000616FB" w:rsidRPr="000616FB">
        <w:rPr>
          <w:rFonts w:ascii="細明體" w:eastAsia="細明體" w:hAnsi="細明體" w:hint="eastAsia"/>
          <w:bCs/>
          <w:lang w:eastAsia="zh-TW"/>
        </w:rPr>
        <w:t>國際銀行代碼</w:t>
      </w:r>
      <w:r>
        <w:rPr>
          <w:rFonts w:ascii="細明體" w:eastAsia="細明體" w:hAnsi="細明體" w:hint="eastAsia"/>
          <w:bCs/>
          <w:lang w:eastAsia="zh-TW"/>
        </w:rPr>
        <w:t>後自動帶入</w:t>
      </w:r>
      <w:r w:rsidR="000616FB" w:rsidRPr="000616FB">
        <w:rPr>
          <w:rFonts w:ascii="細明體" w:eastAsia="細明體" w:hAnsi="細明體" w:hint="eastAsia"/>
          <w:bCs/>
          <w:lang w:eastAsia="zh-TW"/>
        </w:rPr>
        <w:t>銀行名稱/分行</w:t>
      </w:r>
      <w:r w:rsidR="000616FB">
        <w:rPr>
          <w:rFonts w:ascii="細明體" w:eastAsia="細明體" w:hAnsi="細明體" w:hint="eastAsia"/>
          <w:bCs/>
          <w:lang w:eastAsia="zh-TW"/>
        </w:rPr>
        <w:t>:</w:t>
      </w:r>
    </w:p>
    <w:p w:rsidR="000616FB" w:rsidRDefault="000616FB" w:rsidP="0058613B">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 xml:space="preserve"> $SWIFT_CODE_MAP = 呼叫</w:t>
      </w:r>
      <w:r w:rsidRPr="000616FB">
        <w:rPr>
          <w:rFonts w:ascii="細明體" w:eastAsia="細明體" w:hAnsi="細明體" w:hint="eastAsia"/>
          <w:bCs/>
          <w:lang w:eastAsia="zh-TW"/>
        </w:rPr>
        <w:t>SWIFT CODE資訊明細檔維護模組</w:t>
      </w:r>
      <w:r w:rsidRPr="000616FB">
        <w:rPr>
          <w:rFonts w:ascii="細明體" w:eastAsia="細明體" w:hAnsi="細明體"/>
          <w:bCs/>
          <w:lang w:eastAsia="zh-TW"/>
        </w:rPr>
        <w:t>DJ_B0Z037</w:t>
      </w:r>
      <w:r>
        <w:rPr>
          <w:rFonts w:ascii="細明體" w:eastAsia="細明體" w:hAnsi="細明體" w:hint="eastAsia"/>
          <w:bCs/>
          <w:lang w:eastAsia="zh-TW"/>
        </w:rPr>
        <w:t>.</w:t>
      </w:r>
      <w:r w:rsidRPr="000616FB">
        <w:rPr>
          <w:lang w:eastAsia="zh-TW"/>
        </w:rPr>
        <w:t xml:space="preserve"> </w:t>
      </w:r>
      <w:r>
        <w:rPr>
          <w:rFonts w:hint="eastAsia"/>
          <w:lang w:eastAsia="zh-TW"/>
        </w:rPr>
        <w:t>q</w:t>
      </w:r>
      <w:r w:rsidRPr="000616FB">
        <w:rPr>
          <w:rFonts w:ascii="細明體" w:eastAsia="細明體" w:hAnsi="細明體"/>
          <w:bCs/>
          <w:lang w:eastAsia="zh-TW"/>
        </w:rPr>
        <w:t>uery</w:t>
      </w:r>
      <w:r>
        <w:rPr>
          <w:rFonts w:ascii="細明體" w:eastAsia="細明體" w:hAnsi="細明體" w:hint="eastAsia"/>
          <w:bCs/>
          <w:lang w:eastAsia="zh-TW"/>
        </w:rPr>
        <w:t>(畫面.</w:t>
      </w:r>
      <w:r w:rsidRPr="000616FB">
        <w:rPr>
          <w:rFonts w:ascii="細明體" w:eastAsia="細明體" w:hAnsi="細明體" w:hint="eastAsia"/>
          <w:bCs/>
          <w:lang w:eastAsia="zh-TW"/>
        </w:rPr>
        <w:t>國際銀行代碼</w:t>
      </w:r>
      <w:r>
        <w:rPr>
          <w:rFonts w:ascii="細明體" w:eastAsia="細明體" w:hAnsi="細明體" w:hint="eastAsia"/>
          <w:bCs/>
          <w:lang w:eastAsia="zh-TW"/>
        </w:rPr>
        <w:t>)</w:t>
      </w:r>
    </w:p>
    <w:p w:rsidR="000616FB" w:rsidRDefault="000616FB" w:rsidP="0058613B">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 xml:space="preserve"> 若模組正常，將$SWIFT_CODE_MAP的</w:t>
      </w:r>
      <w:r w:rsidRPr="000616FB">
        <w:rPr>
          <w:rFonts w:ascii="細明體" w:eastAsia="細明體" w:hAnsi="細明體"/>
          <w:bCs/>
          <w:lang w:eastAsia="zh-TW"/>
        </w:rPr>
        <w:t>BANK_NM</w:t>
      </w:r>
      <w:r>
        <w:rPr>
          <w:rFonts w:ascii="細明體" w:eastAsia="細明體" w:hAnsi="細明體" w:hint="eastAsia"/>
          <w:bCs/>
          <w:lang w:eastAsia="zh-TW"/>
        </w:rPr>
        <w:t>帶入畫面.</w:t>
      </w:r>
      <w:r w:rsidRPr="000616FB">
        <w:rPr>
          <w:rFonts w:ascii="細明體" w:eastAsia="細明體" w:hAnsi="細明體" w:hint="eastAsia"/>
          <w:bCs/>
          <w:lang w:eastAsia="zh-TW"/>
        </w:rPr>
        <w:t>銀行名稱/分行</w:t>
      </w:r>
    </w:p>
    <w:p w:rsidR="00B36000" w:rsidRDefault="00B36000" w:rsidP="0058613B">
      <w:pPr>
        <w:pStyle w:val="Tabletext"/>
        <w:keepLines w:val="0"/>
        <w:numPr>
          <w:ilvl w:val="3"/>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 xml:space="preserve"> 若模組異常則不自動帶入</w:t>
      </w:r>
    </w:p>
    <w:p w:rsidR="00CB3765" w:rsidRDefault="00CB3765" w:rsidP="00CB3765">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身分別檢核: 必須選擇(不可為請選擇)</w:t>
      </w:r>
    </w:p>
    <w:p w:rsidR="00210F9D" w:rsidRDefault="00210F9D" w:rsidP="0058613B">
      <w:pPr>
        <w:pStyle w:val="Tabletext"/>
        <w:keepLines w:val="0"/>
        <w:numPr>
          <w:ilvl w:val="2"/>
          <w:numId w:val="11"/>
        </w:numPr>
        <w:spacing w:after="0" w:line="240" w:lineRule="auto"/>
        <w:rPr>
          <w:rFonts w:ascii="細明體" w:eastAsia="細明體" w:hAnsi="細明體" w:hint="eastAsia"/>
          <w:bCs/>
          <w:lang w:eastAsia="zh-TW"/>
        </w:rPr>
      </w:pPr>
      <w:r>
        <w:rPr>
          <w:rFonts w:ascii="細明體" w:eastAsia="細明體" w:hAnsi="細明體" w:hint="eastAsia"/>
          <w:bCs/>
          <w:lang w:eastAsia="zh-TW"/>
        </w:rPr>
        <w:t>生日</w:t>
      </w:r>
      <w:r w:rsidR="00662E31">
        <w:rPr>
          <w:rFonts w:ascii="細明體" w:eastAsia="細明體" w:hAnsi="細明體" w:hint="eastAsia"/>
          <w:bCs/>
          <w:lang w:eastAsia="zh-TW"/>
        </w:rPr>
        <w:t>或證照號碼</w:t>
      </w:r>
      <w:r w:rsidR="00D11660">
        <w:rPr>
          <w:rFonts w:ascii="細明體" w:eastAsia="細明體" w:hAnsi="細明體" w:hint="eastAsia"/>
          <w:bCs/>
          <w:lang w:eastAsia="zh-TW"/>
        </w:rPr>
        <w:t>檢核:</w:t>
      </w:r>
      <w:r w:rsidR="00CB3765">
        <w:rPr>
          <w:rFonts w:ascii="細明體" w:eastAsia="細明體" w:hAnsi="細明體" w:hint="eastAsia"/>
          <w:bCs/>
          <w:lang w:eastAsia="zh-TW"/>
        </w:rPr>
        <w:t xml:space="preserve"> </w:t>
      </w:r>
      <w:r w:rsidR="00662E31">
        <w:rPr>
          <w:rFonts w:ascii="細明體" w:eastAsia="細明體" w:hAnsi="細明體" w:hint="eastAsia"/>
          <w:bCs/>
          <w:lang w:eastAsia="zh-TW"/>
        </w:rPr>
        <w:t>必須輸入。</w:t>
      </w:r>
      <w:r w:rsidR="00CB3765">
        <w:rPr>
          <w:rFonts w:ascii="細明體" w:eastAsia="細明體" w:hAnsi="細明體" w:hint="eastAsia"/>
          <w:bCs/>
          <w:lang w:eastAsia="zh-TW"/>
        </w:rPr>
        <w:t>若身份別為</w:t>
      </w:r>
      <w:r w:rsidR="00662E31">
        <w:rPr>
          <w:rFonts w:ascii="細明體" w:eastAsia="細明體" w:hAnsi="細明體" w:hint="eastAsia"/>
          <w:bCs/>
          <w:lang w:eastAsia="zh-TW"/>
        </w:rPr>
        <w:t>4(個人(自然人))，則欄位必</w:t>
      </w:r>
      <w:r>
        <w:rPr>
          <w:rFonts w:ascii="細明體" w:eastAsia="細明體" w:hAnsi="細明體" w:hint="eastAsia"/>
          <w:bCs/>
          <w:lang w:eastAsia="zh-TW"/>
        </w:rPr>
        <w:t>需符合西元年月日格式(YYYY-MM-DD)</w:t>
      </w:r>
      <w:r w:rsidR="00662E31">
        <w:rPr>
          <w:rFonts w:ascii="細明體" w:eastAsia="細明體" w:hAnsi="細明體" w:hint="eastAsia"/>
          <w:bCs/>
          <w:lang w:eastAsia="zh-TW"/>
        </w:rPr>
        <w:t>。</w:t>
      </w:r>
    </w:p>
    <w:p w:rsidR="00E21531" w:rsidRPr="00E32377" w:rsidRDefault="00E21531" w:rsidP="00A65548">
      <w:pPr>
        <w:pStyle w:val="Tabletext"/>
        <w:keepLines w:val="0"/>
        <w:spacing w:after="0" w:line="240" w:lineRule="auto"/>
        <w:ind w:left="425"/>
        <w:rPr>
          <w:rFonts w:ascii="細明體" w:eastAsia="細明體" w:hAnsi="細明體" w:hint="eastAsia"/>
          <w:bCs/>
          <w:lang w:eastAsia="zh-TW"/>
        </w:rPr>
      </w:pPr>
    </w:p>
    <w:p w:rsidR="00E32377" w:rsidRPr="00A65548" w:rsidRDefault="00E32377" w:rsidP="00A65548">
      <w:pPr>
        <w:pStyle w:val="Tabletext"/>
        <w:keepLines w:val="0"/>
        <w:spacing w:after="0" w:line="240" w:lineRule="auto"/>
        <w:ind w:left="425"/>
        <w:rPr>
          <w:rFonts w:ascii="細明體" w:eastAsia="細明體" w:hAnsi="細明體" w:hint="eastAsia"/>
          <w:bCs/>
          <w:lang w:eastAsia="zh-TW"/>
        </w:rPr>
      </w:pPr>
    </w:p>
    <w:p w:rsidR="009C012E" w:rsidRPr="002A58AE" w:rsidRDefault="000F6EFE" w:rsidP="009C012E">
      <w:pPr>
        <w:pStyle w:val="Tabletext"/>
        <w:keepLines w:val="0"/>
        <w:numPr>
          <w:ilvl w:val="0"/>
          <w:numId w:val="11"/>
        </w:numPr>
        <w:spacing w:after="0" w:line="240" w:lineRule="auto"/>
        <w:ind w:leftChars="100" w:left="665"/>
        <w:rPr>
          <w:rFonts w:ascii="細明體" w:eastAsia="細明體" w:hAnsi="細明體" w:hint="eastAsia"/>
          <w:b/>
          <w:bCs/>
          <w:color w:val="008000"/>
          <w:lang w:eastAsia="zh-TW"/>
        </w:rPr>
      </w:pPr>
      <w:r>
        <w:rPr>
          <w:rFonts w:ascii="細明體" w:eastAsia="細明體" w:hAnsi="細明體" w:hint="eastAsia"/>
          <w:b/>
          <w:bCs/>
          <w:color w:val="008000"/>
          <w:lang w:eastAsia="zh-TW"/>
        </w:rPr>
        <w:t>完成</w:t>
      </w:r>
    </w:p>
    <w:p w:rsidR="00CC5DCA" w:rsidRDefault="00E96036" w:rsidP="004C3E50">
      <w:pPr>
        <w:pStyle w:val="Tabletext"/>
        <w:keepLines w:val="0"/>
        <w:numPr>
          <w:ilvl w:val="1"/>
          <w:numId w:val="11"/>
        </w:numPr>
        <w:spacing w:after="0" w:line="240" w:lineRule="auto"/>
        <w:rPr>
          <w:rFonts w:ascii="細明體" w:eastAsia="細明體" w:hAnsi="細明體" w:hint="eastAsia"/>
          <w:lang w:eastAsia="zh-TW"/>
        </w:rPr>
      </w:pPr>
      <w:r>
        <w:rPr>
          <w:rFonts w:ascii="細明體" w:eastAsia="細明體" w:hAnsi="細明體" w:hint="eastAsia"/>
          <w:lang w:eastAsia="zh-TW"/>
        </w:rPr>
        <w:t>檢核</w:t>
      </w:r>
    </w:p>
    <w:p w:rsidR="008C190C" w:rsidRDefault="008C190C" w:rsidP="008C190C">
      <w:pPr>
        <w:pStyle w:val="Tabletext"/>
        <w:keepLines w:val="0"/>
        <w:numPr>
          <w:ilvl w:val="2"/>
          <w:numId w:val="11"/>
        </w:numPr>
        <w:spacing w:after="0" w:line="240" w:lineRule="auto"/>
        <w:rPr>
          <w:rFonts w:ascii="細明體" w:eastAsia="細明體" w:hAnsi="細明體" w:hint="eastAsia"/>
          <w:lang w:eastAsia="zh-TW"/>
        </w:rPr>
      </w:pPr>
      <w:r>
        <w:rPr>
          <w:rFonts w:ascii="細明體" w:eastAsia="細明體" w:hAnsi="細明體" w:hint="eastAsia"/>
          <w:lang w:eastAsia="zh-TW"/>
        </w:rPr>
        <w:t>保險金給付方式必須要是匯撥、現金或是支票其中之一</w:t>
      </w:r>
    </w:p>
    <w:p w:rsidR="008C190C" w:rsidRDefault="00E96036" w:rsidP="008C190C">
      <w:pPr>
        <w:pStyle w:val="Tabletext"/>
        <w:keepLines w:val="0"/>
        <w:numPr>
          <w:ilvl w:val="2"/>
          <w:numId w:val="11"/>
        </w:numPr>
        <w:spacing w:after="0" w:line="240" w:lineRule="auto"/>
        <w:rPr>
          <w:ins w:id="83" w:author="i9200230,陳德仁" w:date="2020-07-22T17:07:00Z"/>
          <w:rFonts w:ascii="細明體" w:eastAsia="細明體" w:hAnsi="細明體"/>
          <w:lang w:eastAsia="zh-TW"/>
        </w:rPr>
      </w:pPr>
      <w:r>
        <w:rPr>
          <w:rFonts w:ascii="細明體" w:eastAsia="細明體" w:hAnsi="細明體" w:hint="eastAsia"/>
          <w:lang w:eastAsia="zh-TW"/>
        </w:rPr>
        <w:t>若保險金給付方式為匯撥或支票時，所有欄位都必須有值</w:t>
      </w:r>
    </w:p>
    <w:p w:rsidR="00682E4D" w:rsidRDefault="00682E4D" w:rsidP="00682E4D">
      <w:pPr>
        <w:pStyle w:val="Tabletext"/>
        <w:keepLines w:val="0"/>
        <w:numPr>
          <w:ilvl w:val="2"/>
          <w:numId w:val="11"/>
        </w:numPr>
        <w:spacing w:after="0" w:line="240" w:lineRule="auto"/>
        <w:rPr>
          <w:ins w:id="84" w:author="i9200230,陳德仁" w:date="2020-07-22T17:07:00Z"/>
          <w:rFonts w:ascii="細明體" w:eastAsia="細明體" w:hAnsi="細明體"/>
          <w:lang w:eastAsia="zh-TW"/>
        </w:rPr>
      </w:pPr>
      <w:ins w:id="85" w:author="i9200230,陳德仁" w:date="2020-07-22T17:07:00Z">
        <w:r w:rsidRPr="00682E4D">
          <w:rPr>
            <w:rFonts w:ascii="細明體" w:eastAsia="細明體" w:hAnsi="細明體" w:hint="eastAsia"/>
            <w:lang w:eastAsia="zh-TW"/>
          </w:rPr>
          <w:t>若保險金給付方式為匯撥，</w:t>
        </w:r>
        <w:r w:rsidRPr="007D2157">
          <w:rPr>
            <w:rFonts w:ascii="細明體" w:eastAsia="細明體" w:hAnsi="細明體" w:hint="eastAsia"/>
            <w:color w:val="FF0000"/>
            <w:lang w:eastAsia="zh-TW"/>
            <w:rPrChange w:id="86" w:author="i9200230,陳德仁" w:date="2020-07-23T09:25:00Z">
              <w:rPr>
                <w:rFonts w:ascii="細明體" w:eastAsia="細明體" w:hAnsi="細明體" w:hint="eastAsia"/>
                <w:lang w:eastAsia="zh-TW"/>
              </w:rPr>
            </w:rPrChange>
          </w:rPr>
          <w:t>$帳號曾經退匯($ACNT _REFUND)=" "</w:t>
        </w:r>
      </w:ins>
      <w:ins w:id="87" w:author="i9200230,陳德仁" w:date="2020-07-23T09:25:00Z">
        <w:r w:rsidR="007D2157">
          <w:rPr>
            <w:rFonts w:ascii="細明體" w:eastAsia="細明體" w:hAnsi="細明體" w:hint="eastAsia"/>
            <w:lang w:eastAsia="zh-TW"/>
          </w:rPr>
          <w:t>。</w:t>
        </w:r>
      </w:ins>
      <w:ins w:id="88" w:author="i9200230,陳德仁" w:date="2020-07-22T17:07:00Z">
        <w:r w:rsidRPr="00682E4D">
          <w:rPr>
            <w:rFonts w:ascii="細明體" w:eastAsia="細明體" w:hAnsi="細明體" w:hint="eastAsia"/>
            <w:lang w:eastAsia="zh-TW"/>
          </w:rPr>
          <w:t>以畫面.受款人ID ，畫面.中文戶名，畫面.國際銀行代碼，畫面.帳號CALL AAM2Z100.checkACNT(String ACNT_ID,String ACNT_NAME,String BANK_NO,String ACNT_NO)，若回傳CHK_ACNT_RESULT= "N"—此帳戶資訊曾有退匯紀錄，CHK_ACNT_RESULT= "Y"—此帳戶資訊曾無退匯紀錄</w:t>
        </w:r>
      </w:ins>
    </w:p>
    <w:p w:rsidR="00934790" w:rsidRDefault="00934790" w:rsidP="00934790">
      <w:pPr>
        <w:numPr>
          <w:ilvl w:val="2"/>
          <w:numId w:val="11"/>
        </w:numPr>
        <w:rPr>
          <w:ins w:id="89" w:author="i9200230,陳德仁" w:date="2020-07-23T09:04:00Z"/>
          <w:rFonts w:ascii="細明體" w:eastAsia="細明體" w:hAnsi="細明體"/>
          <w:kern w:val="0"/>
          <w:sz w:val="20"/>
          <w:szCs w:val="20"/>
        </w:rPr>
      </w:pPr>
      <w:ins w:id="90" w:author="i9200230,陳德仁" w:date="2020-07-23T09:03:00Z">
        <w:r w:rsidRPr="00934790">
          <w:rPr>
            <w:rFonts w:ascii="細明體" w:eastAsia="細明體" w:hAnsi="細明體" w:hint="eastAsia"/>
            <w:kern w:val="0"/>
            <w:sz w:val="20"/>
            <w:szCs w:val="20"/>
          </w:rPr>
          <w:t>若有退匯記錄(CHK_ACNT_RESULT= "N")，則顯示下方檢核訊息</w:t>
        </w:r>
      </w:ins>
    </w:p>
    <w:p w:rsidR="00A95E92" w:rsidRPr="00934790" w:rsidRDefault="00A95E92" w:rsidP="00A95E92">
      <w:pPr>
        <w:ind w:left="1418"/>
        <w:rPr>
          <w:ins w:id="91" w:author="i9200230,陳德仁" w:date="2020-07-23T09:03:00Z"/>
          <w:rFonts w:ascii="細明體" w:eastAsia="細明體" w:hAnsi="細明體" w:hint="eastAsia"/>
          <w:kern w:val="0"/>
          <w:sz w:val="20"/>
          <w:szCs w:val="20"/>
        </w:rPr>
        <w:pPrChange w:id="92" w:author="i9200230,陳德仁" w:date="2020-07-23T09:04:00Z">
          <w:pPr>
            <w:numPr>
              <w:ilvl w:val="2"/>
              <w:numId w:val="11"/>
            </w:numPr>
            <w:ind w:left="1418" w:hanging="567"/>
          </w:pPr>
        </w:pPrChange>
      </w:pPr>
      <w:ins w:id="93" w:author="i9200230,陳德仁" w:date="2020-07-23T09:04:00Z">
        <w:r>
          <w:rPr>
            <w:rFonts w:ascii="細明體" w:eastAsia="細明體" w:hAnsi="細明體" w:hint="eastAsia"/>
            <w:noProof/>
          </w:rPr>
        </w:r>
        <w:r>
          <w:rPr>
            <w:rFonts w:ascii="細明體" w:eastAsia="細明體" w:hAnsi="細明體"/>
          </w:rPr>
          <w:pict>
            <v:shape id="_x0000_s1082" type="#_x0000_t75" style="width:348.05pt;height:117pt;mso-position-horizontal-relative:char;mso-position-vertical-relative:line">
              <v:imagedata r:id="rId26" o:title=""/>
              <w10:anchorlock/>
            </v:shape>
          </w:pict>
        </w:r>
      </w:ins>
    </w:p>
    <w:p w:rsidR="00682E4D" w:rsidRDefault="00A95E92" w:rsidP="00A95E92">
      <w:pPr>
        <w:pStyle w:val="Tabletext"/>
        <w:keepLines w:val="0"/>
        <w:numPr>
          <w:ilvl w:val="2"/>
          <w:numId w:val="11"/>
        </w:numPr>
        <w:spacing w:after="0" w:line="240" w:lineRule="auto"/>
        <w:rPr>
          <w:ins w:id="94" w:author="i9200230,陳德仁" w:date="2020-07-23T09:06:00Z"/>
          <w:rFonts w:ascii="細明體" w:eastAsia="細明體" w:hAnsi="細明體"/>
          <w:lang w:eastAsia="zh-TW"/>
        </w:rPr>
      </w:pPr>
      <w:ins w:id="95" w:author="i9200230,陳德仁" w:date="2020-07-23T09:05:00Z">
        <w:r w:rsidRPr="00A95E92">
          <w:rPr>
            <w:rFonts w:ascii="細明體" w:eastAsia="細明體" w:hAnsi="細明體" w:hint="eastAsia"/>
            <w:lang w:eastAsia="zh-TW"/>
          </w:rPr>
          <w:t>上述若選擇繼續使用，則不再卡控並留存紀錄，理賠簡易受理給付方式檔.</w:t>
        </w:r>
        <w:r w:rsidRPr="007D2157">
          <w:rPr>
            <w:rFonts w:ascii="細明體" w:eastAsia="細明體" w:hAnsi="細明體" w:hint="eastAsia"/>
            <w:color w:val="FF0000"/>
            <w:lang w:eastAsia="zh-TW"/>
            <w:rPrChange w:id="96" w:author="i9200230,陳德仁" w:date="2020-07-23T09:29:00Z">
              <w:rPr>
                <w:rFonts w:ascii="細明體" w:eastAsia="細明體" w:hAnsi="細明體" w:hint="eastAsia"/>
                <w:lang w:eastAsia="zh-TW"/>
              </w:rPr>
            </w:rPrChange>
          </w:rPr>
          <w:t>$帳號曾經退匯($ACNT _REFUND) ="Y"</w:t>
        </w:r>
        <w:r w:rsidRPr="00A95E92">
          <w:rPr>
            <w:rFonts w:ascii="細明體" w:eastAsia="細明體" w:hAnsi="細明體" w:hint="eastAsia"/>
            <w:lang w:eastAsia="zh-TW"/>
          </w:rPr>
          <w:t>。</w:t>
        </w:r>
      </w:ins>
    </w:p>
    <w:p w:rsidR="004E0736" w:rsidRDefault="004E0736" w:rsidP="004E0736">
      <w:pPr>
        <w:pStyle w:val="Tabletext"/>
        <w:keepLines w:val="0"/>
        <w:numPr>
          <w:ilvl w:val="2"/>
          <w:numId w:val="11"/>
        </w:numPr>
        <w:spacing w:after="0" w:line="240" w:lineRule="auto"/>
        <w:rPr>
          <w:rFonts w:ascii="細明體" w:eastAsia="細明體" w:hAnsi="細明體" w:hint="eastAsia"/>
          <w:lang w:eastAsia="zh-TW"/>
        </w:rPr>
      </w:pPr>
      <w:ins w:id="97" w:author="i9200230,陳德仁" w:date="2020-07-23T09:06:00Z">
        <w:r w:rsidRPr="004E0736">
          <w:rPr>
            <w:rFonts w:ascii="細明體" w:eastAsia="細明體" w:hAnsi="細明體" w:hint="eastAsia"/>
            <w:lang w:eastAsia="zh-TW"/>
          </w:rPr>
          <w:t>上述若選擇重新輸入，則游標停留在行庫代號，由使用者重新輸入行庫代號及帳號，並重新檢核</w:t>
        </w:r>
      </w:ins>
    </w:p>
    <w:p w:rsidR="00E96036" w:rsidRDefault="00661546" w:rsidP="00E96036">
      <w:pPr>
        <w:pStyle w:val="Tabletext"/>
        <w:keepLines w:val="0"/>
        <w:numPr>
          <w:ilvl w:val="1"/>
          <w:numId w:val="11"/>
        </w:numPr>
        <w:spacing w:after="0" w:line="240" w:lineRule="auto"/>
        <w:rPr>
          <w:rFonts w:ascii="細明體" w:eastAsia="細明體" w:hAnsi="細明體" w:hint="eastAsia"/>
          <w:lang w:eastAsia="zh-TW"/>
        </w:rPr>
      </w:pPr>
      <w:r>
        <w:rPr>
          <w:rFonts w:ascii="細明體" w:eastAsia="細明體" w:hAnsi="細明體" w:hint="eastAsia"/>
          <w:lang w:eastAsia="zh-TW"/>
        </w:rPr>
        <w:t>依畫面受益人數目逐筆寫入</w:t>
      </w:r>
      <w:r w:rsidR="0034326E">
        <w:rPr>
          <w:rFonts w:ascii="細明體" w:eastAsia="細明體" w:hAnsi="細明體" w:hint="eastAsia"/>
          <w:lang w:eastAsia="zh-TW"/>
        </w:rPr>
        <w:t>理賠簡易受理給付方式檔DTAAA018</w:t>
      </w:r>
    </w:p>
    <w:p w:rsidR="0034326E" w:rsidRDefault="00661546" w:rsidP="0034326E">
      <w:pPr>
        <w:pStyle w:val="Tabletext"/>
        <w:keepLines w:val="0"/>
        <w:numPr>
          <w:ilvl w:val="2"/>
          <w:numId w:val="11"/>
        </w:numPr>
        <w:spacing w:after="0" w:line="240" w:lineRule="auto"/>
        <w:rPr>
          <w:rFonts w:ascii="細明體" w:eastAsia="細明體" w:hAnsi="細明體" w:hint="eastAsia"/>
          <w:lang w:eastAsia="zh-TW"/>
        </w:rPr>
      </w:pPr>
      <w:r>
        <w:rPr>
          <w:rFonts w:ascii="細明體" w:eastAsia="細明體" w:hAnsi="細明體" w:hint="eastAsia"/>
          <w:lang w:eastAsia="zh-TW"/>
        </w:rPr>
        <w:t>若畫面.給付方式=匯撥</w:t>
      </w:r>
    </w:p>
    <w:p w:rsidR="00B819A1" w:rsidRDefault="00B819A1" w:rsidP="00661546">
      <w:pPr>
        <w:pStyle w:val="Tabletext"/>
        <w:keepLines w:val="0"/>
        <w:numPr>
          <w:ilvl w:val="3"/>
          <w:numId w:val="11"/>
        </w:numPr>
        <w:spacing w:after="0" w:line="240" w:lineRule="auto"/>
        <w:rPr>
          <w:rFonts w:ascii="細明體" w:eastAsia="細明體" w:hAnsi="細明體" w:hint="eastAsia"/>
          <w:lang w:eastAsia="zh-TW"/>
        </w:rPr>
      </w:pPr>
      <w:r>
        <w:rPr>
          <w:rFonts w:ascii="細明體" w:eastAsia="細明體" w:hAnsi="細明體" w:hint="eastAsia"/>
          <w:lang w:eastAsia="zh-TW"/>
        </w:rPr>
        <w:t xml:space="preserve"> OIU件</w:t>
      </w:r>
    </w:p>
    <w:p w:rsidR="00B819A1" w:rsidRDefault="00B819A1" w:rsidP="00B819A1">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理賠簡易受理給付方式檔.受理編號=傳入.受理編號</w:t>
      </w:r>
    </w:p>
    <w:p w:rsidR="00B819A1" w:rsidRDefault="00B819A1" w:rsidP="00B819A1">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理賠簡易受理給付方式檔.給付方式=畫面.給付方式</w:t>
      </w:r>
    </w:p>
    <w:p w:rsidR="00B819A1" w:rsidRDefault="00B819A1" w:rsidP="00B819A1">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理賠簡易受理給付方式檔.受款人姓名=畫面.</w:t>
      </w:r>
      <w:r w:rsidR="00D10A91">
        <w:rPr>
          <w:rFonts w:ascii="細明體" w:eastAsia="細明體" w:hAnsi="細明體" w:hint="eastAsia"/>
          <w:lang w:eastAsia="zh-TW"/>
        </w:rPr>
        <w:t>中文戶名</w:t>
      </w:r>
    </w:p>
    <w:p w:rsidR="00B819A1" w:rsidRDefault="00B819A1" w:rsidP="00D10A91">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理賠簡易受理給付方式檔.行庫代號=畫面.</w:t>
      </w:r>
      <w:r w:rsidR="00D10A91" w:rsidRPr="00D10A91">
        <w:rPr>
          <w:rFonts w:ascii="細明體" w:eastAsia="細明體" w:hAnsi="細明體" w:hint="eastAsia"/>
          <w:lang w:eastAsia="zh-TW"/>
        </w:rPr>
        <w:t>國際銀行代碼</w:t>
      </w:r>
    </w:p>
    <w:p w:rsidR="00B819A1" w:rsidRDefault="00B819A1"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理賠簡易受理給付方式檔.帳號=畫面.帳號</w:t>
      </w:r>
    </w:p>
    <w:p w:rsidR="00B819A1" w:rsidRDefault="00B819A1"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理賠簡易受理給付方式檔.一指通表示 = N</w:t>
      </w:r>
    </w:p>
    <w:p w:rsidR="00D10A91" w:rsidRDefault="00D10A91"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w:t>
      </w:r>
      <w:r w:rsidRPr="00D10A91">
        <w:rPr>
          <w:rFonts w:ascii="細明體" w:eastAsia="細明體" w:hAnsi="細明體" w:hint="eastAsia"/>
          <w:lang w:eastAsia="zh-TW"/>
        </w:rPr>
        <w:t>英文戶名</w:t>
      </w:r>
      <w:r>
        <w:rPr>
          <w:rFonts w:ascii="細明體" w:eastAsia="細明體" w:hAnsi="細明體" w:hint="eastAsia"/>
          <w:lang w:eastAsia="zh-TW"/>
        </w:rPr>
        <w:t xml:space="preserve"> = 畫面.</w:t>
      </w:r>
      <w:r w:rsidRPr="00D10A91">
        <w:rPr>
          <w:rFonts w:ascii="細明體" w:eastAsia="細明體" w:hAnsi="細明體" w:hint="eastAsia"/>
          <w:lang w:eastAsia="zh-TW"/>
        </w:rPr>
        <w:t>英文戶名</w:t>
      </w:r>
    </w:p>
    <w:p w:rsidR="00D10A91" w:rsidRDefault="00D10A91"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w:t>
      </w:r>
      <w:r w:rsidRPr="00D10A91">
        <w:rPr>
          <w:rFonts w:ascii="細明體" w:eastAsia="細明體" w:hAnsi="細明體" w:hint="eastAsia"/>
          <w:lang w:eastAsia="zh-TW"/>
        </w:rPr>
        <w:t>受款人出生日期</w:t>
      </w:r>
      <w:r>
        <w:rPr>
          <w:rFonts w:ascii="細明體" w:eastAsia="細明體" w:hAnsi="細明體" w:hint="eastAsia"/>
          <w:lang w:eastAsia="zh-TW"/>
        </w:rPr>
        <w:t xml:space="preserve"> = 畫面.</w:t>
      </w:r>
      <w:r w:rsidRPr="00D10A91">
        <w:rPr>
          <w:rFonts w:ascii="細明體" w:eastAsia="細明體" w:hAnsi="細明體" w:hint="eastAsia"/>
          <w:lang w:eastAsia="zh-TW"/>
        </w:rPr>
        <w:t>出生日期</w:t>
      </w:r>
    </w:p>
    <w:p w:rsidR="00D10A91" w:rsidRDefault="00D10A91"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w:t>
      </w:r>
      <w:r w:rsidRPr="00D10A91">
        <w:rPr>
          <w:rFonts w:ascii="細明體" w:eastAsia="細明體" w:hAnsi="細明體" w:hint="eastAsia"/>
          <w:lang w:eastAsia="zh-TW"/>
        </w:rPr>
        <w:t>受款人國別代碼</w:t>
      </w:r>
      <w:r>
        <w:rPr>
          <w:rFonts w:ascii="細明體" w:eastAsia="細明體" w:hAnsi="細明體" w:hint="eastAsia"/>
          <w:lang w:eastAsia="zh-TW"/>
        </w:rPr>
        <w:t xml:space="preserve"> = 畫面.國家代碼</w:t>
      </w:r>
    </w:p>
    <w:p w:rsidR="00D10A91" w:rsidRDefault="00D10A91" w:rsidP="0058613B">
      <w:pPr>
        <w:pStyle w:val="Tabletext"/>
        <w:keepLines w:val="0"/>
        <w:numPr>
          <w:ilvl w:val="4"/>
          <w:numId w:val="11"/>
        </w:numPr>
        <w:spacing w:after="0" w:line="240" w:lineRule="auto"/>
        <w:rPr>
          <w:rFonts w:ascii="細明體" w:eastAsia="細明體" w:hAnsi="細明體" w:hint="eastAsia"/>
          <w:lang w:eastAsia="zh-TW"/>
        </w:rPr>
      </w:pPr>
      <w:r w:rsidRPr="00F50E57">
        <w:rPr>
          <w:rFonts w:ascii="細明體" w:eastAsia="細明體" w:hAnsi="細明體" w:hint="eastAsia"/>
          <w:lang w:eastAsia="zh-TW"/>
        </w:rPr>
        <w:t>理賠簡易受理給付方式檔.身分別= 畫面.身分別</w:t>
      </w:r>
    </w:p>
    <w:p w:rsidR="00CE0BA6" w:rsidRPr="00CE0BA6" w:rsidRDefault="005F6C5A" w:rsidP="00CB3765">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bCs/>
          <w:lang w:eastAsia="zh-TW"/>
        </w:rPr>
        <w:t xml:space="preserve">IF </w:t>
      </w:r>
      <w:r w:rsidR="00CE0BA6">
        <w:rPr>
          <w:rFonts w:ascii="細明體" w:eastAsia="細明體" w:hAnsi="細明體" w:hint="eastAsia"/>
          <w:bCs/>
          <w:lang w:eastAsia="zh-TW"/>
        </w:rPr>
        <w:t xml:space="preserve">身份別為4(個人(自然人)) </w:t>
      </w:r>
      <w:r w:rsidR="00CE0BA6" w:rsidRPr="00CE0BA6">
        <w:rPr>
          <w:rFonts w:ascii="細明體" w:eastAsia="細明體" w:hAnsi="細明體"/>
          <w:bCs/>
          <w:lang w:eastAsia="zh-TW"/>
        </w:rPr>
        <w:sym w:font="Wingdings" w:char="F0E8"/>
      </w:r>
    </w:p>
    <w:p w:rsidR="00CB3765" w:rsidRDefault="00C0397D" w:rsidP="0058613B">
      <w:pPr>
        <w:pStyle w:val="Tabletext"/>
        <w:keepLines w:val="0"/>
        <w:numPr>
          <w:ilvl w:val="5"/>
          <w:numId w:val="11"/>
        </w:numPr>
        <w:spacing w:after="0" w:line="240" w:lineRule="auto"/>
        <w:rPr>
          <w:rFonts w:ascii="細明體" w:eastAsia="細明體" w:hAnsi="細明體" w:hint="eastAsia"/>
          <w:lang w:eastAsia="zh-TW"/>
        </w:rPr>
      </w:pPr>
      <w:r>
        <w:rPr>
          <w:rFonts w:ascii="細明體" w:eastAsia="細明體" w:hAnsi="細明體" w:hint="eastAsia"/>
          <w:lang w:eastAsia="zh-TW"/>
        </w:rPr>
        <w:t xml:space="preserve"> </w:t>
      </w:r>
      <w:r w:rsidR="00CE0BA6">
        <w:rPr>
          <w:rFonts w:ascii="細明體" w:eastAsia="細明體" w:hAnsi="細明體" w:hint="eastAsia"/>
          <w:lang w:eastAsia="zh-TW"/>
        </w:rPr>
        <w:t>$編碼 =畫面.生日(取YYYYMMDD)</w:t>
      </w:r>
    </w:p>
    <w:p w:rsidR="00CB3765" w:rsidRDefault="00C0397D"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 xml:space="preserve">ELSE </w:t>
      </w:r>
      <w:r w:rsidRPr="00C0397D">
        <w:rPr>
          <w:rFonts w:ascii="細明體" w:eastAsia="細明體" w:hAnsi="細明體"/>
          <w:lang w:eastAsia="zh-TW"/>
        </w:rPr>
        <w:sym w:font="Wingdings" w:char="F0E8"/>
      </w:r>
    </w:p>
    <w:p w:rsidR="00C0397D" w:rsidRDefault="00C0397D" w:rsidP="0058613B">
      <w:pPr>
        <w:pStyle w:val="Tabletext"/>
        <w:keepLines w:val="0"/>
        <w:numPr>
          <w:ilvl w:val="5"/>
          <w:numId w:val="11"/>
        </w:numPr>
        <w:spacing w:after="0" w:line="240" w:lineRule="auto"/>
        <w:rPr>
          <w:rFonts w:ascii="細明體" w:eastAsia="細明體" w:hAnsi="細明體" w:hint="eastAsia"/>
          <w:lang w:eastAsia="zh-TW"/>
        </w:rPr>
      </w:pPr>
      <w:r>
        <w:rPr>
          <w:rFonts w:ascii="細明體" w:eastAsia="細明體" w:hAnsi="細明體" w:hint="eastAsia"/>
          <w:lang w:eastAsia="zh-TW"/>
        </w:rPr>
        <w:t xml:space="preserve"> $編碼 =畫面.證照號碼 </w:t>
      </w:r>
      <w:r w:rsidRPr="00C0397D">
        <w:rPr>
          <w:rFonts w:ascii="細明體" w:eastAsia="細明體" w:hAnsi="細明體" w:hint="eastAsia"/>
          <w:lang w:eastAsia="zh-TW"/>
        </w:rPr>
        <w:t>自個位數往前取六碼(六碼數字，不足六碼者前面補0)</w:t>
      </w:r>
    </w:p>
    <w:p w:rsidR="005F6C5A" w:rsidRPr="00CE0BA6" w:rsidRDefault="005F6C5A"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END IF</w:t>
      </w:r>
    </w:p>
    <w:p w:rsidR="00CE0BA6" w:rsidRPr="0058613B" w:rsidRDefault="00CE0BA6" w:rsidP="0058613B">
      <w:pPr>
        <w:pStyle w:val="Tabletext"/>
        <w:keepLines w:val="0"/>
        <w:numPr>
          <w:ilvl w:val="4"/>
          <w:numId w:val="11"/>
        </w:numPr>
        <w:spacing w:after="0" w:line="240" w:lineRule="auto"/>
        <w:rPr>
          <w:rFonts w:ascii="細明體" w:eastAsia="細明體" w:hAnsi="細明體"/>
          <w:lang w:eastAsia="zh-TW"/>
        </w:rPr>
      </w:pPr>
      <w:r>
        <w:rPr>
          <w:rFonts w:ascii="細明體" w:eastAsia="細明體" w:hAnsi="細明體" w:hint="eastAsia"/>
          <w:lang w:eastAsia="zh-TW"/>
        </w:rPr>
        <w:t>理賠簡易受理給付方式檔.受款人ID=</w:t>
      </w:r>
      <w:r w:rsidR="005F6C5A">
        <w:rPr>
          <w:rFonts w:ascii="細明體" w:eastAsia="細明體" w:hAnsi="細明體" w:hint="eastAsia"/>
          <w:lang w:eastAsia="zh-TW"/>
        </w:rPr>
        <w:t xml:space="preserve"> $編碼</w:t>
      </w:r>
      <w:r>
        <w:rPr>
          <w:rFonts w:ascii="細明體" w:eastAsia="細明體" w:hAnsi="細明體" w:hint="eastAsia"/>
          <w:lang w:eastAsia="zh-TW"/>
        </w:rPr>
        <w:t xml:space="preserve">+ 英文戶名前兩碼(轉大寫)   </w:t>
      </w:r>
      <w:r w:rsidR="005F6C5A">
        <w:rPr>
          <w:rFonts w:ascii="細明體" w:eastAsia="細明體" w:hAnsi="細明體"/>
          <w:lang w:eastAsia="zh-TW"/>
        </w:rPr>
        <w:br/>
      </w:r>
      <w:r w:rsidRPr="00F9002E">
        <w:rPr>
          <w:rFonts w:ascii="細明體" w:eastAsia="細明體" w:hAnsi="細明體" w:hint="eastAsia"/>
          <w:shd w:val="pct15" w:color="auto" w:fill="FFFFFF"/>
          <w:lang w:eastAsia="zh-TW"/>
        </w:rPr>
        <w:t>EX. 生日1988-01-01 ,英文戶名</w:t>
      </w:r>
      <w:r w:rsidRPr="00F9002E">
        <w:rPr>
          <w:rFonts w:ascii="細明體" w:eastAsia="細明體" w:hAnsi="細明體"/>
          <w:shd w:val="pct15" w:color="auto" w:fill="FFFFFF"/>
          <w:lang w:eastAsia="zh-TW"/>
        </w:rPr>
        <w:t>M</w:t>
      </w:r>
      <w:r w:rsidRPr="00F9002E">
        <w:rPr>
          <w:rFonts w:ascii="細明體" w:eastAsia="細明體" w:hAnsi="細明體" w:hint="eastAsia"/>
          <w:shd w:val="pct15" w:color="auto" w:fill="FFFFFF"/>
          <w:lang w:eastAsia="zh-TW"/>
        </w:rPr>
        <w:t>A</w:t>
      </w:r>
      <w:r w:rsidRPr="00F9002E">
        <w:rPr>
          <w:rFonts w:ascii="細明體" w:eastAsia="細明體" w:hAnsi="細明體"/>
          <w:shd w:val="pct15" w:color="auto" w:fill="FFFFFF"/>
          <w:lang w:eastAsia="zh-TW"/>
        </w:rPr>
        <w:t>KICHI OSARU</w:t>
      </w:r>
      <w:r w:rsidRPr="00F9002E">
        <w:rPr>
          <w:rFonts w:ascii="細明體" w:eastAsia="細明體" w:hAnsi="細明體" w:hint="eastAsia"/>
          <w:shd w:val="pct15" w:color="auto" w:fill="FFFFFF"/>
          <w:lang w:eastAsia="zh-TW"/>
        </w:rPr>
        <w:t xml:space="preserve"> </w:t>
      </w:r>
      <w:r w:rsidRPr="00F9002E">
        <w:rPr>
          <w:rFonts w:ascii="細明體" w:eastAsia="細明體" w:hAnsi="細明體"/>
          <w:shd w:val="pct15" w:color="auto" w:fill="FFFFFF"/>
          <w:lang w:eastAsia="zh-TW"/>
        </w:rPr>
        <w:sym w:font="Wingdings" w:char="F0E8"/>
      </w:r>
      <w:r w:rsidRPr="00F9002E">
        <w:rPr>
          <w:rFonts w:ascii="細明體" w:eastAsia="細明體" w:hAnsi="細明體" w:hint="eastAsia"/>
          <w:shd w:val="pct15" w:color="auto" w:fill="FFFFFF"/>
          <w:lang w:eastAsia="zh-TW"/>
        </w:rPr>
        <w:t xml:space="preserve"> 19880101MA</w:t>
      </w:r>
    </w:p>
    <w:p w:rsidR="004B2DC7" w:rsidRDefault="004B2DC7" w:rsidP="0058613B">
      <w:pPr>
        <w:pStyle w:val="Tabletext"/>
        <w:keepLines w:val="0"/>
        <w:numPr>
          <w:ilvl w:val="4"/>
          <w:numId w:val="11"/>
        </w:numPr>
        <w:spacing w:after="0" w:line="240" w:lineRule="auto"/>
        <w:rPr>
          <w:rFonts w:ascii="細明體" w:eastAsia="細明體" w:hAnsi="細明體"/>
          <w:lang w:eastAsia="zh-TW"/>
        </w:rPr>
      </w:pPr>
      <w:r>
        <w:rPr>
          <w:rFonts w:ascii="細明體" w:eastAsia="細明體" w:hAnsi="細明體"/>
          <w:lang w:eastAsia="zh-TW"/>
        </w:rPr>
        <w:t>$</w:t>
      </w:r>
      <w:r>
        <w:rPr>
          <w:rFonts w:ascii="細明體" w:eastAsia="細明體" w:hAnsi="細明體" w:hint="eastAsia"/>
          <w:lang w:eastAsia="zh-TW"/>
        </w:rPr>
        <w:t>風險等級 = 呼叫AI_L0Z002取得受款人的風險等級</w:t>
      </w:r>
    </w:p>
    <w:p w:rsidR="004B2DC7" w:rsidRDefault="004B2DC7"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w:t>
      </w:r>
      <w:r w:rsidRPr="004B2DC7">
        <w:rPr>
          <w:rFonts w:hint="eastAsia"/>
          <w:lang w:eastAsia="zh-TW"/>
        </w:rPr>
        <w:t xml:space="preserve"> </w:t>
      </w:r>
      <w:r w:rsidRPr="004B2DC7">
        <w:rPr>
          <w:rFonts w:ascii="細明體" w:eastAsia="細明體" w:hAnsi="細明體" w:hint="eastAsia"/>
          <w:lang w:eastAsia="zh-TW"/>
        </w:rPr>
        <w:t>洗錢風險等級</w:t>
      </w:r>
      <w:r>
        <w:rPr>
          <w:rFonts w:ascii="細明體" w:eastAsia="細明體" w:hAnsi="細明體" w:hint="eastAsia"/>
          <w:lang w:eastAsia="zh-TW"/>
        </w:rPr>
        <w:t xml:space="preserve"> = </w:t>
      </w:r>
      <w:r>
        <w:rPr>
          <w:rFonts w:ascii="細明體" w:eastAsia="細明體" w:hAnsi="細明體"/>
          <w:lang w:eastAsia="zh-TW"/>
        </w:rPr>
        <w:t>$</w:t>
      </w:r>
      <w:r>
        <w:rPr>
          <w:rFonts w:ascii="細明體" w:eastAsia="細明體" w:hAnsi="細明體" w:hint="eastAsia"/>
          <w:lang w:eastAsia="zh-TW"/>
        </w:rPr>
        <w:t>風險等級</w:t>
      </w:r>
    </w:p>
    <w:p w:rsidR="00F50E57" w:rsidRDefault="00F50E57"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寫入理賠簡易受理給付方式檔DTAAA018時若有發生資料重覆的狀況時</w:t>
      </w:r>
      <w:r w:rsidRPr="00F50E57">
        <w:rPr>
          <w:rFonts w:ascii="細明體" w:eastAsia="細明體" w:hAnsi="細明體"/>
          <w:lang w:eastAsia="zh-TW"/>
        </w:rPr>
        <w:sym w:font="Wingdings" w:char="F0E8"/>
      </w:r>
    </w:p>
    <w:p w:rsidR="00F50E57" w:rsidRDefault="00F50E57" w:rsidP="0058613B">
      <w:pPr>
        <w:pStyle w:val="Tabletext"/>
        <w:keepLines w:val="0"/>
        <w:numPr>
          <w:ilvl w:val="5"/>
          <w:numId w:val="11"/>
        </w:numPr>
        <w:spacing w:after="0" w:line="240" w:lineRule="auto"/>
        <w:rPr>
          <w:rFonts w:ascii="細明體" w:eastAsia="細明體" w:hAnsi="細明體"/>
          <w:lang w:eastAsia="zh-TW"/>
        </w:rPr>
      </w:pPr>
      <w:r>
        <w:rPr>
          <w:rFonts w:ascii="細明體" w:eastAsia="細明體" w:hAnsi="細明體" w:hint="eastAsia"/>
          <w:lang w:eastAsia="zh-TW"/>
        </w:rPr>
        <w:t>重新設定理賠簡易受理給付方式檔.受款人ID=</w:t>
      </w:r>
      <w:r w:rsidR="005F6C5A">
        <w:rPr>
          <w:rFonts w:ascii="細明體" w:eastAsia="細明體" w:hAnsi="細明體" w:hint="eastAsia"/>
          <w:lang w:eastAsia="zh-TW"/>
        </w:rPr>
        <w:t xml:space="preserve"> $編碼</w:t>
      </w:r>
      <w:r>
        <w:rPr>
          <w:rFonts w:ascii="細明體" w:eastAsia="細明體" w:hAnsi="細明體" w:hint="eastAsia"/>
          <w:lang w:eastAsia="zh-TW"/>
        </w:rPr>
        <w:t>+ 英文戶名</w:t>
      </w:r>
      <w:r w:rsidRPr="00F50E57">
        <w:rPr>
          <w:rFonts w:ascii="細明體" w:eastAsia="細明體" w:hAnsi="細明體" w:hint="eastAsia"/>
          <w:lang w:eastAsia="zh-TW"/>
        </w:rPr>
        <w:t>第二個單字</w:t>
      </w:r>
      <w:r>
        <w:rPr>
          <w:rFonts w:ascii="細明體" w:eastAsia="細明體" w:hAnsi="細明體" w:hint="eastAsia"/>
          <w:lang w:eastAsia="zh-TW"/>
        </w:rPr>
        <w:t>前兩碼(轉大寫)</w:t>
      </w:r>
      <w:r w:rsidR="00EB1923">
        <w:rPr>
          <w:rFonts w:ascii="細明體" w:eastAsia="細明體" w:hAnsi="細明體" w:hint="eastAsia"/>
          <w:lang w:eastAsia="zh-TW"/>
        </w:rPr>
        <w:t>。</w:t>
      </w:r>
      <w:r>
        <w:rPr>
          <w:rFonts w:ascii="細明體" w:eastAsia="細明體" w:hAnsi="細明體" w:hint="eastAsia"/>
          <w:lang w:eastAsia="zh-TW"/>
        </w:rPr>
        <w:t xml:space="preserve">   </w:t>
      </w:r>
      <w:r w:rsidRPr="0058613B">
        <w:rPr>
          <w:rFonts w:ascii="細明體" w:eastAsia="細明體" w:hAnsi="細明體" w:hint="eastAsia"/>
          <w:shd w:val="pct15" w:color="auto" w:fill="FFFFFF"/>
          <w:lang w:eastAsia="zh-TW"/>
        </w:rPr>
        <w:t>EX. 生日1988-01-01 ,英文戶名</w:t>
      </w:r>
      <w:r w:rsidRPr="0058613B">
        <w:rPr>
          <w:rFonts w:ascii="細明體" w:eastAsia="細明體" w:hAnsi="細明體"/>
          <w:shd w:val="pct15" w:color="auto" w:fill="FFFFFF"/>
          <w:lang w:eastAsia="zh-TW"/>
        </w:rPr>
        <w:t>M</w:t>
      </w:r>
      <w:r w:rsidRPr="0058613B">
        <w:rPr>
          <w:rFonts w:ascii="細明體" w:eastAsia="細明體" w:hAnsi="細明體" w:hint="eastAsia"/>
          <w:shd w:val="pct15" w:color="auto" w:fill="FFFFFF"/>
          <w:lang w:eastAsia="zh-TW"/>
        </w:rPr>
        <w:t>A</w:t>
      </w:r>
      <w:r w:rsidRPr="0058613B">
        <w:rPr>
          <w:rFonts w:ascii="細明體" w:eastAsia="細明體" w:hAnsi="細明體"/>
          <w:shd w:val="pct15" w:color="auto" w:fill="FFFFFF"/>
          <w:lang w:eastAsia="zh-TW"/>
        </w:rPr>
        <w:t>KICHI OSARU</w:t>
      </w:r>
      <w:r w:rsidRPr="0058613B">
        <w:rPr>
          <w:rFonts w:ascii="細明體" w:eastAsia="細明體" w:hAnsi="細明體" w:hint="eastAsia"/>
          <w:shd w:val="pct15" w:color="auto" w:fill="FFFFFF"/>
          <w:lang w:eastAsia="zh-TW"/>
        </w:rPr>
        <w:t xml:space="preserve"> </w:t>
      </w:r>
      <w:r w:rsidRPr="0058613B">
        <w:rPr>
          <w:rFonts w:ascii="細明體" w:eastAsia="細明體" w:hAnsi="細明體"/>
          <w:shd w:val="pct15" w:color="auto" w:fill="FFFFFF"/>
          <w:lang w:eastAsia="zh-TW"/>
        </w:rPr>
        <w:sym w:font="Wingdings" w:char="F0E8"/>
      </w:r>
      <w:r w:rsidRPr="0058613B">
        <w:rPr>
          <w:rFonts w:ascii="細明體" w:eastAsia="細明體" w:hAnsi="細明體" w:hint="eastAsia"/>
          <w:shd w:val="pct15" w:color="auto" w:fill="FFFFFF"/>
          <w:lang w:eastAsia="zh-TW"/>
        </w:rPr>
        <w:t xml:space="preserve"> 19880101OS</w:t>
      </w:r>
      <w:r>
        <w:rPr>
          <w:rFonts w:ascii="細明體" w:eastAsia="細明體" w:hAnsi="細明體"/>
          <w:shd w:val="pct15" w:color="auto" w:fill="FFFFFF"/>
          <w:lang w:eastAsia="zh-TW"/>
        </w:rPr>
        <w:br/>
      </w:r>
      <w:r w:rsidR="00EB1923">
        <w:rPr>
          <w:rFonts w:ascii="細明體" w:eastAsia="細明體" w:hAnsi="細明體" w:hint="eastAsia"/>
          <w:lang w:eastAsia="zh-TW"/>
        </w:rPr>
        <w:t>再</w:t>
      </w:r>
      <w:r>
        <w:rPr>
          <w:rFonts w:ascii="細明體" w:eastAsia="細明體" w:hAnsi="細明體" w:hint="eastAsia"/>
          <w:lang w:eastAsia="zh-TW"/>
        </w:rPr>
        <w:t>重新寫一次檔案</w:t>
      </w:r>
      <w:r w:rsidR="00EB1923">
        <w:rPr>
          <w:rFonts w:ascii="細明體" w:eastAsia="細明體" w:hAnsi="細明體" w:hint="eastAsia"/>
          <w:lang w:eastAsia="zh-TW"/>
        </w:rPr>
        <w:t>。若再有異常則拋出錯誤訊息。</w:t>
      </w:r>
    </w:p>
    <w:p w:rsidR="004B2DC7" w:rsidRDefault="004B2DC7" w:rsidP="0058613B">
      <w:pPr>
        <w:pStyle w:val="Tabletext"/>
        <w:keepLines w:val="0"/>
        <w:numPr>
          <w:ilvl w:val="5"/>
          <w:numId w:val="11"/>
        </w:numPr>
        <w:spacing w:after="0" w:line="240" w:lineRule="auto"/>
        <w:rPr>
          <w:rFonts w:ascii="細明體" w:eastAsia="細明體" w:hAnsi="細明體"/>
          <w:lang w:eastAsia="zh-TW"/>
        </w:rPr>
      </w:pPr>
      <w:r>
        <w:rPr>
          <w:rFonts w:ascii="細明體" w:eastAsia="細明體" w:hAnsi="細明體"/>
          <w:lang w:eastAsia="zh-TW"/>
        </w:rPr>
        <w:t>$</w:t>
      </w:r>
      <w:r>
        <w:rPr>
          <w:rFonts w:ascii="細明體" w:eastAsia="細明體" w:hAnsi="細明體" w:hint="eastAsia"/>
          <w:lang w:eastAsia="zh-TW"/>
        </w:rPr>
        <w:t>風險等級 = 呼叫AI_L0Z002取得新轉碼受款人的風險等級</w:t>
      </w:r>
    </w:p>
    <w:p w:rsidR="004B2DC7" w:rsidRDefault="004B2DC7" w:rsidP="0058613B">
      <w:pPr>
        <w:pStyle w:val="Tabletext"/>
        <w:keepLines w:val="0"/>
        <w:numPr>
          <w:ilvl w:val="5"/>
          <w:numId w:val="11"/>
        </w:numPr>
        <w:spacing w:after="0" w:line="240" w:lineRule="auto"/>
        <w:rPr>
          <w:ins w:id="98" w:author="i9200230,陳德仁" w:date="2020-07-23T09:08:00Z"/>
          <w:rFonts w:ascii="細明體" w:eastAsia="細明體" w:hAnsi="細明體"/>
          <w:lang w:eastAsia="zh-TW"/>
        </w:rPr>
      </w:pPr>
      <w:r>
        <w:rPr>
          <w:rFonts w:ascii="細明體" w:eastAsia="細明體" w:hAnsi="細明體" w:hint="eastAsia"/>
          <w:lang w:eastAsia="zh-TW"/>
        </w:rPr>
        <w:t>理賠簡易受理給付方式檔.</w:t>
      </w:r>
      <w:r w:rsidRPr="004B2DC7">
        <w:rPr>
          <w:rFonts w:hint="eastAsia"/>
          <w:lang w:eastAsia="zh-TW"/>
        </w:rPr>
        <w:t xml:space="preserve"> </w:t>
      </w:r>
      <w:r w:rsidRPr="004B2DC7">
        <w:rPr>
          <w:rFonts w:ascii="細明體" w:eastAsia="細明體" w:hAnsi="細明體" w:hint="eastAsia"/>
          <w:lang w:eastAsia="zh-TW"/>
        </w:rPr>
        <w:t>洗錢風險等級</w:t>
      </w:r>
      <w:r>
        <w:rPr>
          <w:rFonts w:ascii="細明體" w:eastAsia="細明體" w:hAnsi="細明體" w:hint="eastAsia"/>
          <w:lang w:eastAsia="zh-TW"/>
        </w:rPr>
        <w:t xml:space="preserve"> = </w:t>
      </w:r>
      <w:r>
        <w:rPr>
          <w:rFonts w:ascii="細明體" w:eastAsia="細明體" w:hAnsi="細明體"/>
          <w:lang w:eastAsia="zh-TW"/>
        </w:rPr>
        <w:t>$</w:t>
      </w:r>
      <w:r>
        <w:rPr>
          <w:rFonts w:ascii="細明體" w:eastAsia="細明體" w:hAnsi="細明體" w:hint="eastAsia"/>
          <w:lang w:eastAsia="zh-TW"/>
        </w:rPr>
        <w:t>風險等級</w:t>
      </w:r>
    </w:p>
    <w:p w:rsidR="00F36D69" w:rsidRPr="00F50E57" w:rsidRDefault="00F36D69" w:rsidP="00F36D69">
      <w:pPr>
        <w:pStyle w:val="Tabletext"/>
        <w:keepLines w:val="0"/>
        <w:numPr>
          <w:ilvl w:val="5"/>
          <w:numId w:val="11"/>
        </w:numPr>
        <w:spacing w:after="0" w:line="240" w:lineRule="auto"/>
        <w:rPr>
          <w:rFonts w:ascii="細明體" w:eastAsia="細明體" w:hAnsi="細明體" w:hint="eastAsia"/>
          <w:lang w:eastAsia="zh-TW"/>
        </w:rPr>
      </w:pPr>
      <w:ins w:id="99" w:author="i9200230,陳德仁" w:date="2020-07-23T09:08:00Z">
        <w:r w:rsidRPr="00F36D69">
          <w:rPr>
            <w:rFonts w:ascii="細明體" w:eastAsia="細明體" w:hAnsi="細明體" w:hint="eastAsia"/>
            <w:lang w:eastAsia="zh-TW"/>
          </w:rPr>
          <w:t>理賠簡易受理給付方式檔.</w:t>
        </w:r>
        <w:r w:rsidRPr="00F36D69">
          <w:rPr>
            <w:rFonts w:ascii="細明體" w:eastAsia="細明體" w:hAnsi="細明體" w:hint="eastAsia"/>
            <w:color w:val="FF0000"/>
            <w:lang w:eastAsia="zh-TW"/>
            <w:rPrChange w:id="100" w:author="i9200230,陳德仁" w:date="2020-07-23T09:08:00Z">
              <w:rPr>
                <w:rFonts w:ascii="細明體" w:eastAsia="細明體" w:hAnsi="細明體" w:hint="eastAsia"/>
                <w:lang w:eastAsia="zh-TW"/>
              </w:rPr>
            </w:rPrChange>
          </w:rPr>
          <w:t>帳號曾經退匯(ACNT_REFUND) =" "</w:t>
        </w:r>
      </w:ins>
    </w:p>
    <w:p w:rsidR="00B819A1" w:rsidRDefault="00B819A1" w:rsidP="00661546">
      <w:pPr>
        <w:pStyle w:val="Tabletext"/>
        <w:keepLines w:val="0"/>
        <w:numPr>
          <w:ilvl w:val="3"/>
          <w:numId w:val="11"/>
        </w:numPr>
        <w:spacing w:after="0" w:line="240" w:lineRule="auto"/>
        <w:rPr>
          <w:rFonts w:ascii="細明體" w:eastAsia="細明體" w:hAnsi="細明體" w:hint="eastAsia"/>
          <w:lang w:eastAsia="zh-TW"/>
        </w:rPr>
      </w:pPr>
      <w:r>
        <w:rPr>
          <w:rFonts w:ascii="細明體" w:eastAsia="細明體" w:hAnsi="細明體" w:hint="eastAsia"/>
          <w:lang w:eastAsia="zh-TW"/>
        </w:rPr>
        <w:t xml:space="preserve"> 非OIU件</w:t>
      </w:r>
    </w:p>
    <w:p w:rsidR="00661546" w:rsidRDefault="00661546"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理賠簡易受理給付方式檔.受理編號=傳入.受理編號</w:t>
      </w:r>
    </w:p>
    <w:p w:rsidR="00661546" w:rsidRDefault="00661546"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理賠簡易受理給付方式檔.給付方式=畫面.給付方式</w:t>
      </w:r>
    </w:p>
    <w:p w:rsidR="00661546" w:rsidRDefault="00661546"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理賠簡易受理給付方式檔.受款人ID=畫面.受款人ID</w:t>
      </w:r>
    </w:p>
    <w:p w:rsidR="00661546" w:rsidRDefault="00661546"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理賠簡易受理給付方式檔.受款人姓名=畫面.受款人姓名</w:t>
      </w:r>
    </w:p>
    <w:p w:rsidR="00661546" w:rsidRDefault="00661546"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理賠簡易受理給付方式檔.行庫代號=畫面.行庫代號</w:t>
      </w:r>
    </w:p>
    <w:p w:rsidR="00661546" w:rsidRDefault="00661546"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理賠簡易受理給付方式檔.帳號=畫面.帳號</w:t>
      </w:r>
    </w:p>
    <w:p w:rsidR="00661546" w:rsidRDefault="00661546" w:rsidP="0058613B">
      <w:pPr>
        <w:pStyle w:val="Tabletext"/>
        <w:keepLines w:val="0"/>
        <w:numPr>
          <w:ilvl w:val="4"/>
          <w:numId w:val="11"/>
        </w:numPr>
        <w:spacing w:after="0" w:line="240" w:lineRule="auto"/>
        <w:rPr>
          <w:ins w:id="101" w:author="i9200230,陳德仁" w:date="2020-07-23T09:08:00Z"/>
          <w:rFonts w:ascii="細明體" w:eastAsia="細明體" w:hAnsi="細明體"/>
          <w:lang w:eastAsia="zh-TW"/>
        </w:rPr>
      </w:pPr>
      <w:r>
        <w:rPr>
          <w:rFonts w:ascii="細明體" w:eastAsia="細明體" w:hAnsi="細明體" w:hint="eastAsia"/>
          <w:lang w:eastAsia="zh-TW"/>
        </w:rPr>
        <w:t>理賠簡易受理給付方式檔.一指通表示=畫面.一指通表示</w:t>
      </w:r>
    </w:p>
    <w:p w:rsidR="00F36D69" w:rsidRPr="00F36D69" w:rsidRDefault="00F36D69" w:rsidP="00F36D69">
      <w:pPr>
        <w:numPr>
          <w:ilvl w:val="4"/>
          <w:numId w:val="11"/>
        </w:numPr>
        <w:rPr>
          <w:rFonts w:ascii="細明體" w:eastAsia="細明體" w:hAnsi="細明體" w:hint="eastAsia"/>
          <w:kern w:val="0"/>
          <w:sz w:val="20"/>
          <w:szCs w:val="20"/>
          <w:rPrChange w:id="102" w:author="i9200230,陳德仁" w:date="2020-07-23T09:09:00Z">
            <w:rPr>
              <w:rFonts w:hint="eastAsia"/>
              <w:lang w:eastAsia="zh-TW"/>
            </w:rPr>
          </w:rPrChange>
        </w:rPr>
        <w:pPrChange w:id="103" w:author="i9200230,陳德仁" w:date="2020-07-23T09:09:00Z">
          <w:pPr>
            <w:pStyle w:val="Tabletext"/>
            <w:keepLines w:val="0"/>
            <w:numPr>
              <w:ilvl w:val="4"/>
              <w:numId w:val="11"/>
            </w:numPr>
            <w:spacing w:after="0" w:line="240" w:lineRule="auto"/>
            <w:ind w:left="2551" w:hanging="850"/>
          </w:pPr>
        </w:pPrChange>
      </w:pPr>
      <w:ins w:id="104" w:author="i9200230,陳德仁" w:date="2020-07-23T09:08:00Z">
        <w:r w:rsidRPr="00F36D69">
          <w:rPr>
            <w:rFonts w:ascii="細明體" w:eastAsia="細明體" w:hAnsi="細明體" w:hint="eastAsia"/>
            <w:kern w:val="0"/>
            <w:sz w:val="20"/>
            <w:szCs w:val="20"/>
          </w:rPr>
          <w:t>理賠簡易受理給付方式檔.</w:t>
        </w:r>
        <w:r w:rsidRPr="00F36D69">
          <w:rPr>
            <w:rFonts w:ascii="細明體" w:eastAsia="細明體" w:hAnsi="細明體" w:hint="eastAsia"/>
            <w:color w:val="FF0000"/>
            <w:kern w:val="0"/>
            <w:sz w:val="20"/>
            <w:szCs w:val="20"/>
            <w:rPrChange w:id="105" w:author="i9200230,陳德仁" w:date="2020-07-23T09:09:00Z">
              <w:rPr>
                <w:rFonts w:ascii="細明體" w:eastAsia="細明體" w:hAnsi="細明體" w:hint="eastAsia"/>
              </w:rPr>
            </w:rPrChange>
          </w:rPr>
          <w:t>帳號曾經退匯=$ACNT_REFUND</w:t>
        </w:r>
      </w:ins>
    </w:p>
    <w:p w:rsidR="004B2DC7" w:rsidRDefault="004B2DC7" w:rsidP="004B2DC7">
      <w:pPr>
        <w:pStyle w:val="Tabletext"/>
        <w:keepLines w:val="0"/>
        <w:numPr>
          <w:ilvl w:val="3"/>
          <w:numId w:val="11"/>
        </w:numPr>
        <w:spacing w:after="0" w:line="240" w:lineRule="auto"/>
        <w:rPr>
          <w:rFonts w:ascii="細明體" w:eastAsia="細明體" w:hAnsi="細明體"/>
          <w:lang w:eastAsia="zh-TW"/>
        </w:rPr>
      </w:pPr>
      <w:r>
        <w:rPr>
          <w:rFonts w:ascii="細明體" w:eastAsia="細明體" w:hAnsi="細明體"/>
          <w:lang w:eastAsia="zh-TW"/>
        </w:rPr>
        <w:t>$</w:t>
      </w:r>
      <w:r>
        <w:rPr>
          <w:rFonts w:ascii="細明體" w:eastAsia="細明體" w:hAnsi="細明體" w:hint="eastAsia"/>
          <w:lang w:eastAsia="zh-TW"/>
        </w:rPr>
        <w:t>風險等級 = 呼叫AI_L0Z002取得受款人的風險等級</w:t>
      </w:r>
    </w:p>
    <w:p w:rsidR="004B2DC7" w:rsidRDefault="004B2DC7" w:rsidP="0058613B">
      <w:pPr>
        <w:pStyle w:val="Tabletext"/>
        <w:keepLines w:val="0"/>
        <w:numPr>
          <w:ilvl w:val="4"/>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w:t>
      </w:r>
      <w:r w:rsidRPr="004B2DC7">
        <w:rPr>
          <w:rFonts w:hint="eastAsia"/>
          <w:lang w:eastAsia="zh-TW"/>
        </w:rPr>
        <w:t xml:space="preserve"> </w:t>
      </w:r>
      <w:r w:rsidRPr="004B2DC7">
        <w:rPr>
          <w:rFonts w:ascii="細明體" w:eastAsia="細明體" w:hAnsi="細明體" w:hint="eastAsia"/>
          <w:lang w:eastAsia="zh-TW"/>
        </w:rPr>
        <w:t>洗錢風險等級</w:t>
      </w:r>
      <w:r>
        <w:rPr>
          <w:rFonts w:ascii="細明體" w:eastAsia="細明體" w:hAnsi="細明體" w:hint="eastAsia"/>
          <w:lang w:eastAsia="zh-TW"/>
        </w:rPr>
        <w:t xml:space="preserve"> = </w:t>
      </w:r>
      <w:r>
        <w:rPr>
          <w:rFonts w:ascii="細明體" w:eastAsia="細明體" w:hAnsi="細明體"/>
          <w:lang w:eastAsia="zh-TW"/>
        </w:rPr>
        <w:t>$</w:t>
      </w:r>
      <w:r>
        <w:rPr>
          <w:rFonts w:ascii="細明體" w:eastAsia="細明體" w:hAnsi="細明體" w:hint="eastAsia"/>
          <w:lang w:eastAsia="zh-TW"/>
        </w:rPr>
        <w:t>風險等級</w:t>
      </w:r>
    </w:p>
    <w:p w:rsidR="00661546" w:rsidRDefault="00661546" w:rsidP="00661546">
      <w:pPr>
        <w:pStyle w:val="Tabletext"/>
        <w:keepLines w:val="0"/>
        <w:numPr>
          <w:ilvl w:val="2"/>
          <w:numId w:val="11"/>
        </w:numPr>
        <w:spacing w:after="0" w:line="240" w:lineRule="auto"/>
        <w:rPr>
          <w:rFonts w:ascii="細明體" w:eastAsia="細明體" w:hAnsi="細明體" w:hint="eastAsia"/>
          <w:lang w:eastAsia="zh-TW"/>
        </w:rPr>
      </w:pPr>
      <w:r>
        <w:rPr>
          <w:rFonts w:ascii="細明體" w:eastAsia="細明體" w:hAnsi="細明體" w:hint="eastAsia"/>
          <w:lang w:eastAsia="zh-TW"/>
        </w:rPr>
        <w:t>若畫面.給付方式=</w:t>
      </w:r>
      <w:r w:rsidR="00F50E57">
        <w:rPr>
          <w:rFonts w:ascii="細明體" w:eastAsia="細明體" w:hAnsi="細明體" w:hint="eastAsia"/>
          <w:lang w:eastAsia="zh-TW"/>
        </w:rPr>
        <w:t>現金</w:t>
      </w:r>
      <w:r>
        <w:rPr>
          <w:rFonts w:ascii="細明體" w:eastAsia="細明體" w:hAnsi="細明體" w:hint="eastAsia"/>
          <w:lang w:eastAsia="zh-TW"/>
        </w:rPr>
        <w:t xml:space="preserve"> 或 支票</w:t>
      </w:r>
    </w:p>
    <w:p w:rsidR="00661546" w:rsidRDefault="00661546" w:rsidP="00661546">
      <w:pPr>
        <w:pStyle w:val="Tabletext"/>
        <w:keepLines w:val="0"/>
        <w:numPr>
          <w:ilvl w:val="3"/>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理賠簡易受理給付方式檔.受理編號=傳入.受理編號</w:t>
      </w:r>
    </w:p>
    <w:p w:rsidR="00661546" w:rsidRDefault="00661546" w:rsidP="00661546">
      <w:pPr>
        <w:pStyle w:val="Tabletext"/>
        <w:keepLines w:val="0"/>
        <w:numPr>
          <w:ilvl w:val="3"/>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理賠簡易受理給付方式檔.給付方式=畫面.給付方式</w:t>
      </w:r>
    </w:p>
    <w:p w:rsidR="00C33E05" w:rsidRPr="0018789A" w:rsidRDefault="00661546" w:rsidP="0018789A">
      <w:pPr>
        <w:pStyle w:val="Tabletext"/>
        <w:keepLines w:val="0"/>
        <w:numPr>
          <w:ilvl w:val="3"/>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理賠簡易受理給付方式檔.受款人ID=</w:t>
      </w:r>
      <w:r w:rsidR="001B240D">
        <w:rPr>
          <w:rFonts w:ascii="細明體" w:eastAsia="細明體" w:hAnsi="細明體" w:hint="eastAsia"/>
          <w:lang w:eastAsia="zh-TW"/>
        </w:rPr>
        <w:t xml:space="preserve"> </w:t>
      </w:r>
      <w:r w:rsidR="001B240D" w:rsidRPr="0018789A">
        <w:rPr>
          <w:rFonts w:ascii="細明體" w:eastAsia="細明體" w:hAnsi="細明體" w:hint="eastAsia"/>
          <w:color w:val="FF0000"/>
          <w:lang w:eastAsia="zh-TW"/>
        </w:rPr>
        <w:t>輸入框</w:t>
      </w:r>
      <w:r w:rsidRPr="0018789A">
        <w:rPr>
          <w:rFonts w:ascii="細明體" w:eastAsia="細明體" w:hAnsi="細明體" w:hint="eastAsia"/>
          <w:color w:val="FF0000"/>
          <w:lang w:eastAsia="zh-TW"/>
        </w:rPr>
        <w:t>.受款人ID</w:t>
      </w:r>
    </w:p>
    <w:p w:rsidR="00661546" w:rsidRDefault="00661546" w:rsidP="00661546">
      <w:pPr>
        <w:pStyle w:val="Tabletext"/>
        <w:keepLines w:val="0"/>
        <w:numPr>
          <w:ilvl w:val="3"/>
          <w:numId w:val="11"/>
        </w:numPr>
        <w:spacing w:after="0" w:line="240" w:lineRule="auto"/>
        <w:rPr>
          <w:rFonts w:ascii="細明體" w:eastAsia="細明體" w:hAnsi="細明體"/>
          <w:lang w:eastAsia="zh-TW"/>
        </w:rPr>
      </w:pPr>
      <w:r>
        <w:rPr>
          <w:rFonts w:ascii="細明體" w:eastAsia="細明體" w:hAnsi="細明體" w:hint="eastAsia"/>
          <w:lang w:eastAsia="zh-TW"/>
        </w:rPr>
        <w:t>理賠簡易受理給付方式檔.受款人姓名=</w:t>
      </w:r>
      <w:r w:rsidR="001B240D">
        <w:rPr>
          <w:rFonts w:ascii="細明體" w:eastAsia="細明體" w:hAnsi="細明體" w:hint="eastAsia"/>
          <w:lang w:eastAsia="zh-TW"/>
        </w:rPr>
        <w:t xml:space="preserve"> </w:t>
      </w:r>
      <w:r w:rsidR="001B240D" w:rsidRPr="00A37FDF">
        <w:rPr>
          <w:rFonts w:ascii="細明體" w:eastAsia="細明體" w:hAnsi="細明體" w:hint="eastAsia"/>
          <w:color w:val="FF0000"/>
          <w:lang w:eastAsia="zh-TW"/>
        </w:rPr>
        <w:t>輸入框</w:t>
      </w:r>
      <w:r w:rsidRPr="0018789A">
        <w:rPr>
          <w:rFonts w:ascii="細明體" w:eastAsia="細明體" w:hAnsi="細明體" w:hint="eastAsia"/>
          <w:color w:val="FF0000"/>
          <w:lang w:eastAsia="zh-TW"/>
        </w:rPr>
        <w:t>.受款人姓名</w:t>
      </w:r>
    </w:p>
    <w:p w:rsidR="004B2DC7" w:rsidRDefault="004B2DC7" w:rsidP="004B2DC7">
      <w:pPr>
        <w:pStyle w:val="Tabletext"/>
        <w:keepLines w:val="0"/>
        <w:numPr>
          <w:ilvl w:val="3"/>
          <w:numId w:val="11"/>
        </w:numPr>
        <w:spacing w:after="0" w:line="240" w:lineRule="auto"/>
        <w:rPr>
          <w:rFonts w:ascii="細明體" w:eastAsia="細明體" w:hAnsi="細明體"/>
          <w:lang w:eastAsia="zh-TW"/>
        </w:rPr>
      </w:pPr>
      <w:r>
        <w:rPr>
          <w:rFonts w:ascii="細明體" w:eastAsia="細明體" w:hAnsi="細明體" w:hint="eastAsia"/>
          <w:lang w:eastAsia="zh-TW"/>
        </w:rPr>
        <w:t xml:space="preserve"> </w:t>
      </w:r>
      <w:r>
        <w:rPr>
          <w:rFonts w:ascii="細明體" w:eastAsia="細明體" w:hAnsi="細明體"/>
          <w:lang w:eastAsia="zh-TW"/>
        </w:rPr>
        <w:t>$</w:t>
      </w:r>
      <w:r>
        <w:rPr>
          <w:rFonts w:ascii="細明體" w:eastAsia="細明體" w:hAnsi="細明體" w:hint="eastAsia"/>
          <w:lang w:eastAsia="zh-TW"/>
        </w:rPr>
        <w:t>風險等級 = 呼叫AI_L0Z002取得受款人的風險等級</w:t>
      </w:r>
    </w:p>
    <w:p w:rsidR="004B2DC7" w:rsidRPr="00661546" w:rsidRDefault="004B2DC7" w:rsidP="004B2DC7">
      <w:pPr>
        <w:pStyle w:val="Tabletext"/>
        <w:keepLines w:val="0"/>
        <w:numPr>
          <w:ilvl w:val="3"/>
          <w:numId w:val="11"/>
        </w:numPr>
        <w:spacing w:after="0" w:line="240" w:lineRule="auto"/>
        <w:rPr>
          <w:rFonts w:ascii="細明體" w:eastAsia="細明體" w:hAnsi="細明體" w:hint="eastAsia"/>
          <w:lang w:eastAsia="zh-TW"/>
        </w:rPr>
      </w:pPr>
      <w:r>
        <w:rPr>
          <w:rFonts w:ascii="細明體" w:eastAsia="細明體" w:hAnsi="細明體" w:hint="eastAsia"/>
          <w:lang w:eastAsia="zh-TW"/>
        </w:rPr>
        <w:t>理賠簡易受理給付方式檔.</w:t>
      </w:r>
      <w:r w:rsidRPr="004B2DC7">
        <w:rPr>
          <w:rFonts w:hint="eastAsia"/>
          <w:lang w:eastAsia="zh-TW"/>
        </w:rPr>
        <w:t xml:space="preserve"> </w:t>
      </w:r>
      <w:r w:rsidRPr="004B2DC7">
        <w:rPr>
          <w:rFonts w:ascii="細明體" w:eastAsia="細明體" w:hAnsi="細明體" w:hint="eastAsia"/>
          <w:lang w:eastAsia="zh-TW"/>
        </w:rPr>
        <w:t>洗錢風險等級</w:t>
      </w:r>
      <w:r>
        <w:rPr>
          <w:rFonts w:ascii="細明體" w:eastAsia="細明體" w:hAnsi="細明體" w:hint="eastAsia"/>
          <w:lang w:eastAsia="zh-TW"/>
        </w:rPr>
        <w:t xml:space="preserve"> = </w:t>
      </w:r>
      <w:r>
        <w:rPr>
          <w:rFonts w:ascii="細明體" w:eastAsia="細明體" w:hAnsi="細明體"/>
          <w:lang w:eastAsia="zh-TW"/>
        </w:rPr>
        <w:t>$</w:t>
      </w:r>
      <w:r>
        <w:rPr>
          <w:rFonts w:ascii="細明體" w:eastAsia="細明體" w:hAnsi="細明體" w:hint="eastAsia"/>
          <w:lang w:eastAsia="zh-TW"/>
        </w:rPr>
        <w:t>風險等級</w:t>
      </w:r>
    </w:p>
    <w:p w:rsidR="00B61594" w:rsidRDefault="00AE0BF5" w:rsidP="00D52E6B">
      <w:pPr>
        <w:pStyle w:val="Tabletext"/>
        <w:keepLines w:val="0"/>
        <w:numPr>
          <w:ilvl w:val="1"/>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若是否要寫備註訊息不為N，則跳轉頁面至受理備註訊息輸入AAC0_2102，參數：</w:t>
      </w:r>
    </w:p>
    <w:p w:rsidR="00AE0BF5" w:rsidRDefault="00AE0BF5" w:rsidP="00AE0BF5">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受理編號</w:t>
      </w:r>
      <w:r w:rsidR="00FF0454">
        <w:rPr>
          <w:rFonts w:ascii="細明體" w:eastAsia="細明體" w:hAnsi="細明體" w:cs="Courier New" w:hint="eastAsia"/>
          <w:lang w:eastAsia="zh-TW"/>
        </w:rPr>
        <w:t>：APLY_NO</w:t>
      </w:r>
    </w:p>
    <w:p w:rsidR="00AE0BF5" w:rsidRDefault="00AE0BF5" w:rsidP="00AE0BF5">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是否要寫備註訊息</w:t>
      </w:r>
      <w:r w:rsidR="00FF0454">
        <w:rPr>
          <w:rFonts w:ascii="細明體" w:eastAsia="細明體" w:hAnsi="細明體" w:cs="Courier New" w:hint="eastAsia"/>
          <w:lang w:eastAsia="zh-TW"/>
        </w:rPr>
        <w:t>：IS_MENO</w:t>
      </w:r>
    </w:p>
    <w:p w:rsidR="00AE0BF5" w:rsidRDefault="00AE0BF5" w:rsidP="00AE0BF5">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事故者I</w:t>
      </w:r>
      <w:r w:rsidR="00FF0454">
        <w:rPr>
          <w:rFonts w:ascii="細明體" w:eastAsia="細明體" w:hAnsi="細明體" w:cs="Courier New" w:hint="eastAsia"/>
          <w:lang w:eastAsia="zh-TW"/>
        </w:rPr>
        <w:t>D：OCR_ID</w:t>
      </w:r>
    </w:p>
    <w:p w:rsidR="00AE0BF5" w:rsidRDefault="00AE0BF5" w:rsidP="00AE0BF5">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事故者姓名</w:t>
      </w:r>
      <w:r w:rsidR="00FF0454">
        <w:rPr>
          <w:rFonts w:ascii="細明體" w:eastAsia="細明體" w:hAnsi="細明體" w:cs="Courier New" w:hint="eastAsia"/>
          <w:lang w:eastAsia="zh-TW"/>
        </w:rPr>
        <w:t>：OCR_NAME</w:t>
      </w:r>
    </w:p>
    <w:p w:rsidR="00AE0BF5" w:rsidRDefault="00AE0BF5" w:rsidP="00AE0BF5">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事故日</w:t>
      </w:r>
      <w:r w:rsidR="00FF0454">
        <w:rPr>
          <w:rFonts w:ascii="細明體" w:eastAsia="細明體" w:hAnsi="細明體" w:cs="Courier New" w:hint="eastAsia"/>
          <w:lang w:eastAsia="zh-TW"/>
        </w:rPr>
        <w:t>：OCR_DATE</w:t>
      </w:r>
    </w:p>
    <w:p w:rsidR="00AE0BF5" w:rsidRDefault="00FF0454" w:rsidP="00AE0BF5">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連結：LINK=AAA1_0108</w:t>
      </w:r>
    </w:p>
    <w:p w:rsidR="00FF0454" w:rsidRPr="00FF0454" w:rsidRDefault="00FF0454" w:rsidP="00FF0454">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上一頁：BACK=AAA1_0100</w:t>
      </w:r>
    </w:p>
    <w:p w:rsidR="00A97B4A" w:rsidRDefault="00442CAB" w:rsidP="00A97B4A">
      <w:pPr>
        <w:pStyle w:val="Tabletext"/>
        <w:keepLines w:val="0"/>
        <w:numPr>
          <w:ilvl w:val="1"/>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列印理賠簡易受理申請書，如AAA1_0101</w:t>
      </w:r>
    </w:p>
    <w:p w:rsidR="00442CAB" w:rsidRDefault="00442CAB" w:rsidP="00442CAB">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呼叫AAA1_0101_mod().print，參數：</w:t>
      </w:r>
    </w:p>
    <w:p w:rsidR="00442CAB" w:rsidRDefault="00442CAB" w:rsidP="00442CAB">
      <w:pPr>
        <w:pStyle w:val="Tabletext"/>
        <w:keepLines w:val="0"/>
        <w:numPr>
          <w:ilvl w:val="3"/>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IP=</w:t>
      </w:r>
      <w:r>
        <w:rPr>
          <w:rFonts w:ascii="細明體" w:eastAsia="細明體" w:hAnsi="細明體" w:cs="Courier New"/>
          <w:lang w:eastAsia="zh-TW"/>
        </w:rPr>
        <w:t>U</w:t>
      </w:r>
      <w:r>
        <w:rPr>
          <w:rFonts w:ascii="細明體" w:eastAsia="細明體" w:hAnsi="細明體" w:cs="Courier New" w:hint="eastAsia"/>
          <w:lang w:eastAsia="zh-TW"/>
        </w:rPr>
        <w:t>ser.getClientIP()</w:t>
      </w:r>
    </w:p>
    <w:p w:rsidR="00442CAB" w:rsidRDefault="00442CAB" w:rsidP="00442CAB">
      <w:pPr>
        <w:pStyle w:val="Tabletext"/>
        <w:keepLines w:val="0"/>
        <w:numPr>
          <w:ilvl w:val="3"/>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處理人員ID</w:t>
      </w:r>
    </w:p>
    <w:p w:rsidR="00442CAB" w:rsidRDefault="00442CAB" w:rsidP="00442CAB">
      <w:pPr>
        <w:pStyle w:val="Tabletext"/>
        <w:keepLines w:val="0"/>
        <w:numPr>
          <w:ilvl w:val="3"/>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受理編號</w:t>
      </w:r>
    </w:p>
    <w:p w:rsidR="00442CAB" w:rsidRDefault="00442CAB" w:rsidP="00442CAB">
      <w:pPr>
        <w:pStyle w:val="Tabletext"/>
        <w:keepLines w:val="0"/>
        <w:numPr>
          <w:ilvl w:val="3"/>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事故者ID</w:t>
      </w:r>
    </w:p>
    <w:p w:rsidR="00442CAB" w:rsidRDefault="00442CAB" w:rsidP="00442CAB">
      <w:pPr>
        <w:pStyle w:val="Tabletext"/>
        <w:keepLines w:val="0"/>
        <w:numPr>
          <w:ilvl w:val="3"/>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事故者姓名</w:t>
      </w:r>
    </w:p>
    <w:p w:rsidR="00442CAB" w:rsidRDefault="00442CAB" w:rsidP="00442CAB">
      <w:pPr>
        <w:pStyle w:val="Tabletext"/>
        <w:keepLines w:val="0"/>
        <w:numPr>
          <w:ilvl w:val="3"/>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事故日</w:t>
      </w:r>
    </w:p>
    <w:p w:rsidR="00442CAB" w:rsidRDefault="00442CAB" w:rsidP="00442CAB">
      <w:pPr>
        <w:pStyle w:val="Tabletext"/>
        <w:keepLines w:val="0"/>
        <w:numPr>
          <w:ilvl w:val="3"/>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是否要寫備註訊息：IS_MENO</w:t>
      </w:r>
    </w:p>
    <w:p w:rsidR="00442CAB" w:rsidRDefault="00332D23" w:rsidP="00971D57">
      <w:pPr>
        <w:pStyle w:val="Tabletext"/>
        <w:keepLines w:val="0"/>
        <w:numPr>
          <w:ilvl w:val="1"/>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跳轉頁面至理賠簡易受理輸入AAA1_0100，參數：</w:t>
      </w:r>
    </w:p>
    <w:p w:rsidR="00332D23" w:rsidRDefault="00332D23" w:rsidP="00332D23">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受理編號：APLY_NO</w:t>
      </w:r>
    </w:p>
    <w:p w:rsidR="00332D23" w:rsidRDefault="00332D23" w:rsidP="00332D23">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是否要寫備註訊息：IS_MENO</w:t>
      </w:r>
    </w:p>
    <w:p w:rsidR="00332D23" w:rsidRDefault="00332D23" w:rsidP="00332D23">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事故者ID：OCR_ID</w:t>
      </w:r>
    </w:p>
    <w:p w:rsidR="00332D23" w:rsidRDefault="00332D23" w:rsidP="00332D23">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事故者姓名：OCR_NAME</w:t>
      </w:r>
    </w:p>
    <w:p w:rsidR="00332D23" w:rsidRDefault="00332D23" w:rsidP="00332D23">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事故日：OCR_DATE</w:t>
      </w:r>
    </w:p>
    <w:p w:rsidR="00332D23" w:rsidRDefault="00332D23" w:rsidP="00332D23">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BACK：Y</w:t>
      </w:r>
    </w:p>
    <w:p w:rsidR="00332D23" w:rsidRDefault="00C75BA6" w:rsidP="00C75BA6">
      <w:pPr>
        <w:pStyle w:val="Tabletext"/>
        <w:keepLines w:val="0"/>
        <w:numPr>
          <w:ilvl w:val="1"/>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END</w:t>
      </w:r>
    </w:p>
    <w:p w:rsidR="00682864" w:rsidRPr="00806CF8" w:rsidRDefault="00D115A1" w:rsidP="00806CF8">
      <w:pPr>
        <w:pStyle w:val="Tabletext"/>
        <w:keepLines w:val="0"/>
        <w:numPr>
          <w:ilvl w:val="0"/>
          <w:numId w:val="11"/>
        </w:numPr>
        <w:spacing w:after="0" w:line="240" w:lineRule="auto"/>
        <w:rPr>
          <w:rFonts w:ascii="細明體" w:eastAsia="細明體" w:hAnsi="細明體" w:cs="Courier New" w:hint="eastAsia"/>
          <w:lang w:eastAsia="zh-TW"/>
        </w:rPr>
      </w:pPr>
      <w:r w:rsidRPr="00D115A1">
        <w:rPr>
          <w:rFonts w:ascii="細明體" w:eastAsia="細明體" w:hAnsi="細明體" w:cs="Courier New" w:hint="eastAsia"/>
          <w:b/>
          <w:lang w:eastAsia="zh-TW"/>
        </w:rPr>
        <w:t>證件掃描</w:t>
      </w:r>
      <w:r>
        <w:rPr>
          <w:rFonts w:ascii="細明體" w:eastAsia="細明體" w:hAnsi="細明體" w:cs="Courier New" w:hint="eastAsia"/>
          <w:b/>
          <w:lang w:eastAsia="zh-TW"/>
        </w:rPr>
        <w:t>:</w:t>
      </w:r>
      <w:r w:rsidR="002034BA">
        <w:rPr>
          <w:rFonts w:ascii="細明體" w:eastAsia="細明體" w:hAnsi="細明體" w:cs="Courier New" w:hint="eastAsia"/>
          <w:b/>
          <w:lang w:eastAsia="zh-TW"/>
        </w:rPr>
        <w:t xml:space="preserve"> (ABR00100有類似功能) </w:t>
      </w:r>
    </w:p>
    <w:p w:rsidR="00D115A1" w:rsidRDefault="00D115A1" w:rsidP="00D115A1">
      <w:pPr>
        <w:pStyle w:val="Tabletext"/>
        <w:keepLines w:val="0"/>
        <w:numPr>
          <w:ilvl w:val="1"/>
          <w:numId w:val="11"/>
        </w:numPr>
        <w:spacing w:after="0" w:line="240" w:lineRule="auto"/>
        <w:rPr>
          <w:rFonts w:ascii="細明體" w:eastAsia="細明體" w:hAnsi="細明體" w:cs="Courier New" w:hint="eastAsia"/>
          <w:lang w:eastAsia="zh-TW"/>
        </w:rPr>
      </w:pPr>
      <w:r w:rsidRPr="00D115A1">
        <w:rPr>
          <w:rFonts w:ascii="細明體" w:eastAsia="細明體" w:hAnsi="細明體" w:cs="Courier New" w:hint="eastAsia"/>
          <w:lang w:eastAsia="zh-TW"/>
        </w:rPr>
        <w:t>新增證件掃描按鈕，預設反白。</w:t>
      </w:r>
    </w:p>
    <w:p w:rsidR="00082252" w:rsidRDefault="002034BA" w:rsidP="00D115A1">
      <w:pPr>
        <w:pStyle w:val="Tabletext"/>
        <w:keepLines w:val="0"/>
        <w:numPr>
          <w:ilvl w:val="1"/>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符合下列條件時，開放可輸入</w:t>
      </w:r>
    </w:p>
    <w:p w:rsidR="002034BA" w:rsidRDefault="002034BA" w:rsidP="00806CF8">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利用受編讀取</w:t>
      </w:r>
      <w:r w:rsidRPr="002034BA">
        <w:rPr>
          <w:rFonts w:ascii="細明體" w:eastAsia="細明體" w:hAnsi="細明體" w:cs="Courier New" w:hint="eastAsia"/>
          <w:lang w:eastAsia="zh-TW"/>
        </w:rPr>
        <w:t>DTAAA003</w:t>
      </w:r>
      <w:r w:rsidRPr="002034BA">
        <w:rPr>
          <w:rFonts w:ascii="細明體" w:eastAsia="細明體" w:hAnsi="細明體" w:cs="Courier New"/>
          <w:lang w:eastAsia="zh-TW"/>
        </w:rPr>
        <w:t>櫃檯件表示</w:t>
      </w:r>
      <w:r w:rsidRPr="002034BA">
        <w:rPr>
          <w:rFonts w:ascii="細明體" w:eastAsia="細明體" w:hAnsi="細明體" w:cs="Courier New" w:hint="eastAsia"/>
          <w:lang w:eastAsia="zh-TW"/>
        </w:rPr>
        <w:t>(</w:t>
      </w:r>
      <w:r w:rsidRPr="002034BA">
        <w:rPr>
          <w:rFonts w:ascii="細明體" w:eastAsia="細明體" w:hAnsi="細明體" w:cs="Courier New"/>
          <w:lang w:eastAsia="zh-TW"/>
        </w:rPr>
        <w:t>IS_SELF_CHCK</w:t>
      </w:r>
      <w:r w:rsidRPr="002034BA">
        <w:rPr>
          <w:rFonts w:ascii="細明體" w:eastAsia="細明體" w:hAnsi="細明體" w:cs="Courier New" w:hint="eastAsia"/>
          <w:lang w:eastAsia="zh-TW"/>
        </w:rPr>
        <w:t>)欄位為</w:t>
      </w:r>
      <w:r w:rsidRPr="002034BA">
        <w:rPr>
          <w:rFonts w:ascii="細明體" w:eastAsia="細明體" w:hAnsi="細明體" w:cs="Courier New"/>
          <w:lang w:eastAsia="zh-TW"/>
        </w:rPr>
        <w:t>’</w:t>
      </w:r>
      <w:r w:rsidRPr="002034BA">
        <w:rPr>
          <w:rFonts w:ascii="細明體" w:eastAsia="細明體" w:hAnsi="細明體" w:cs="Courier New" w:hint="eastAsia"/>
          <w:lang w:eastAsia="zh-TW"/>
        </w:rPr>
        <w:t>1</w:t>
      </w:r>
      <w:r w:rsidRPr="002034BA">
        <w:rPr>
          <w:rFonts w:ascii="細明體" w:eastAsia="細明體" w:hAnsi="細明體" w:cs="Courier New"/>
          <w:lang w:eastAsia="zh-TW"/>
        </w:rPr>
        <w:t>’</w:t>
      </w:r>
    </w:p>
    <w:p w:rsidR="002034BA" w:rsidRDefault="002034BA" w:rsidP="00806CF8">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利用受編讀取</w:t>
      </w:r>
      <w:r w:rsidRPr="002034BA">
        <w:rPr>
          <w:rFonts w:ascii="細明體" w:eastAsia="細明體" w:hAnsi="細明體" w:cs="Courier New" w:hint="eastAsia"/>
          <w:lang w:eastAsia="zh-TW"/>
        </w:rPr>
        <w:t>DTAAA00</w:t>
      </w:r>
      <w:r>
        <w:rPr>
          <w:rFonts w:ascii="細明體" w:eastAsia="細明體" w:hAnsi="細明體" w:cs="Courier New" w:hint="eastAsia"/>
          <w:lang w:eastAsia="zh-TW"/>
        </w:rPr>
        <w:t>4，</w:t>
      </w:r>
      <w:r w:rsidRPr="002034BA">
        <w:rPr>
          <w:rFonts w:ascii="細明體" w:eastAsia="細明體" w:hAnsi="細明體" w:cs="Courier New"/>
          <w:lang w:eastAsia="zh-TW"/>
        </w:rPr>
        <w:t>文件代碼DOC_CODE</w:t>
      </w:r>
      <w:r>
        <w:rPr>
          <w:rFonts w:ascii="細明體" w:eastAsia="細明體" w:hAnsi="細明體" w:cs="Courier New" w:hint="eastAsia"/>
          <w:lang w:eastAsia="zh-TW"/>
        </w:rPr>
        <w:t>=</w:t>
      </w:r>
      <w:r>
        <w:rPr>
          <w:rFonts w:ascii="細明體" w:eastAsia="細明體" w:hAnsi="細明體" w:cs="Courier New"/>
          <w:lang w:eastAsia="zh-TW"/>
        </w:rPr>
        <w:t>’</w:t>
      </w:r>
      <w:r>
        <w:rPr>
          <w:rFonts w:ascii="細明體" w:eastAsia="細明體" w:hAnsi="細明體" w:cs="Courier New" w:hint="eastAsia"/>
          <w:lang w:eastAsia="zh-TW"/>
        </w:rPr>
        <w:t>300075</w:t>
      </w:r>
      <w:r>
        <w:rPr>
          <w:rFonts w:ascii="細明體" w:eastAsia="細明體" w:hAnsi="細明體" w:cs="Courier New"/>
          <w:lang w:eastAsia="zh-TW"/>
        </w:rPr>
        <w:t>’</w:t>
      </w:r>
      <w:r>
        <w:rPr>
          <w:rFonts w:ascii="細明體" w:eastAsia="細明體" w:hAnsi="細明體" w:cs="Courier New" w:hint="eastAsia"/>
          <w:lang w:eastAsia="zh-TW"/>
        </w:rPr>
        <w:t>的</w:t>
      </w:r>
      <w:r w:rsidRPr="002034BA">
        <w:rPr>
          <w:rFonts w:ascii="細明體" w:eastAsia="細明體" w:hAnsi="細明體" w:cs="Courier New"/>
          <w:lang w:eastAsia="zh-TW"/>
        </w:rPr>
        <w:t>張數 </w:t>
      </w:r>
      <w:r>
        <w:rPr>
          <w:rFonts w:ascii="細明體" w:eastAsia="細明體" w:hAnsi="細明體" w:cs="Courier New" w:hint="eastAsia"/>
          <w:lang w:eastAsia="zh-TW"/>
        </w:rPr>
        <w:t>&gt;0</w:t>
      </w:r>
    </w:p>
    <w:p w:rsidR="002034BA" w:rsidRDefault="002034BA" w:rsidP="002034BA">
      <w:pPr>
        <w:pStyle w:val="Tabletext"/>
        <w:keepLines w:val="0"/>
        <w:numPr>
          <w:ilvl w:val="1"/>
          <w:numId w:val="11"/>
        </w:numPr>
        <w:spacing w:after="0" w:line="240" w:lineRule="auto"/>
        <w:rPr>
          <w:rFonts w:ascii="細明體" w:eastAsia="細明體" w:hAnsi="細明體" w:cs="Courier New" w:hint="eastAsia"/>
          <w:lang w:eastAsia="zh-TW"/>
        </w:rPr>
      </w:pPr>
      <w:r w:rsidRPr="002034BA">
        <w:rPr>
          <w:rFonts w:ascii="細明體" w:eastAsia="細明體" w:hAnsi="細明體" w:cs="Courier New" w:hint="eastAsia"/>
          <w:lang w:eastAsia="zh-TW"/>
        </w:rPr>
        <w:t>點擊證件掃描鈕後，跳出證件掃描作業頁面【</w:t>
      </w:r>
      <w:r w:rsidRPr="002034BA">
        <w:rPr>
          <w:rFonts w:ascii="細明體" w:eastAsia="細明體" w:hAnsi="細明體" w:cs="Courier New"/>
          <w:lang w:eastAsia="zh-TW"/>
        </w:rPr>
        <w:t>AVE10100</w:t>
      </w:r>
      <w:r w:rsidRPr="002034BA">
        <w:rPr>
          <w:rFonts w:ascii="細明體" w:eastAsia="細明體" w:hAnsi="細明體" w:cs="Courier New" w:hint="eastAsia"/>
          <w:lang w:eastAsia="zh-TW"/>
        </w:rPr>
        <w:t>】。</w:t>
      </w:r>
    </w:p>
    <w:p w:rsidR="002034BA" w:rsidRDefault="00F90785" w:rsidP="00806CF8">
      <w:pPr>
        <w:pStyle w:val="Tabletext"/>
        <w:keepLines w:val="0"/>
        <w:numPr>
          <w:ilvl w:val="2"/>
          <w:numId w:val="11"/>
        </w:numPr>
        <w:spacing w:after="0" w:line="240" w:lineRule="auto"/>
        <w:rPr>
          <w:rFonts w:ascii="細明體" w:eastAsia="細明體" w:hAnsi="細明體" w:cs="Courier New" w:hint="eastAsia"/>
          <w:lang w:eastAsia="zh-TW"/>
        </w:rPr>
      </w:pPr>
      <w:r w:rsidRPr="00F90785">
        <w:rPr>
          <w:rFonts w:ascii="細明體" w:eastAsia="細明體" w:hAnsi="細明體" w:cs="Courier New" w:hint="eastAsia"/>
          <w:lang w:eastAsia="zh-TW"/>
        </w:rPr>
        <w:t>受理編號自動帶入。</w:t>
      </w:r>
    </w:p>
    <w:p w:rsidR="00F90785" w:rsidRDefault="00F90785" w:rsidP="00F90785">
      <w:pPr>
        <w:pStyle w:val="Tabletext"/>
        <w:keepLines w:val="0"/>
        <w:numPr>
          <w:ilvl w:val="1"/>
          <w:numId w:val="11"/>
        </w:numPr>
        <w:spacing w:after="0" w:line="240" w:lineRule="auto"/>
        <w:rPr>
          <w:rFonts w:ascii="細明體" w:eastAsia="細明體" w:hAnsi="細明體" w:cs="Courier New" w:hint="eastAsia"/>
          <w:lang w:eastAsia="zh-TW"/>
        </w:rPr>
      </w:pPr>
      <w:r w:rsidRPr="00F90785">
        <w:rPr>
          <w:rFonts w:ascii="細明體" w:eastAsia="細明體" w:hAnsi="細明體" w:cs="Courier New" w:hint="eastAsia"/>
          <w:lang w:eastAsia="zh-TW"/>
        </w:rPr>
        <w:t>掃描完成後，回到證件掃描作業頁面【</w:t>
      </w:r>
      <w:r w:rsidRPr="00F90785">
        <w:rPr>
          <w:rFonts w:ascii="細明體" w:eastAsia="細明體" w:hAnsi="細明體" w:cs="Courier New"/>
          <w:lang w:eastAsia="zh-TW"/>
        </w:rPr>
        <w:t>AVE10100</w:t>
      </w:r>
      <w:r w:rsidRPr="00F90785">
        <w:rPr>
          <w:rFonts w:ascii="細明體" w:eastAsia="細明體" w:hAnsi="細明體" w:cs="Courier New" w:hint="eastAsia"/>
          <w:lang w:eastAsia="zh-TW"/>
        </w:rPr>
        <w:t>】，點選離開。回到理賠簡易受理給付方式輸入頁面【</w:t>
      </w:r>
      <w:r w:rsidRPr="00F90785">
        <w:rPr>
          <w:rFonts w:ascii="細明體" w:eastAsia="細明體" w:hAnsi="細明體" w:cs="Courier New"/>
          <w:lang w:eastAsia="zh-TW"/>
        </w:rPr>
        <w:t>AAA10108</w:t>
      </w:r>
      <w:r w:rsidRPr="00F90785">
        <w:rPr>
          <w:rFonts w:ascii="細明體" w:eastAsia="細明體" w:hAnsi="細明體" w:cs="Courier New" w:hint="eastAsia"/>
          <w:lang w:eastAsia="zh-TW"/>
        </w:rPr>
        <w:t>】</w:t>
      </w:r>
    </w:p>
    <w:p w:rsidR="00F90785" w:rsidRDefault="00F90785" w:rsidP="00F90785">
      <w:pPr>
        <w:pStyle w:val="Tabletext"/>
        <w:keepLines w:val="0"/>
        <w:numPr>
          <w:ilvl w:val="1"/>
          <w:numId w:val="11"/>
        </w:numPr>
        <w:spacing w:after="0" w:line="240" w:lineRule="auto"/>
        <w:rPr>
          <w:rFonts w:ascii="細明體" w:eastAsia="細明體" w:hAnsi="細明體" w:cs="Courier New" w:hint="eastAsia"/>
          <w:lang w:eastAsia="zh-TW"/>
        </w:rPr>
      </w:pPr>
      <w:r w:rsidRPr="00F90785">
        <w:rPr>
          <w:rFonts w:ascii="細明體" w:eastAsia="細明體" w:hAnsi="細明體" w:cs="Courier New" w:hint="eastAsia"/>
          <w:lang w:eastAsia="zh-TW"/>
        </w:rPr>
        <w:t>點選完成時，檢核身分證明影本</w:t>
      </w:r>
      <w:r w:rsidRPr="00F90785">
        <w:rPr>
          <w:rFonts w:ascii="細明體" w:eastAsia="細明體" w:hAnsi="細明體" w:cs="Courier New"/>
          <w:lang w:eastAsia="zh-TW"/>
        </w:rPr>
        <w:t>(</w:t>
      </w:r>
      <w:r w:rsidRPr="00F90785">
        <w:rPr>
          <w:rFonts w:ascii="細明體" w:eastAsia="細明體" w:hAnsi="細明體" w:cs="Courier New" w:hint="eastAsia"/>
          <w:lang w:eastAsia="zh-TW"/>
        </w:rPr>
        <w:t>證件掃描</w:t>
      </w:r>
      <w:r w:rsidRPr="00F90785">
        <w:rPr>
          <w:rFonts w:ascii="細明體" w:eastAsia="細明體" w:hAnsi="細明體" w:cs="Courier New"/>
          <w:lang w:eastAsia="zh-TW"/>
        </w:rPr>
        <w:t>)</w:t>
      </w:r>
      <w:r w:rsidRPr="00F90785">
        <w:rPr>
          <w:rFonts w:ascii="細明體" w:eastAsia="細明體" w:hAnsi="細明體" w:cs="Courier New" w:hint="eastAsia"/>
          <w:lang w:eastAsia="zh-TW"/>
        </w:rPr>
        <w:t>有輸入</w:t>
      </w:r>
      <w:r w:rsidRPr="00F90785">
        <w:rPr>
          <w:rFonts w:ascii="細明體" w:eastAsia="細明體" w:hAnsi="細明體" w:cs="Courier New"/>
          <w:lang w:eastAsia="zh-TW"/>
        </w:rPr>
        <w:t>1</w:t>
      </w:r>
      <w:r w:rsidRPr="00F90785">
        <w:rPr>
          <w:rFonts w:ascii="細明體" w:eastAsia="細明體" w:hAnsi="細明體" w:cs="Courier New" w:hint="eastAsia"/>
          <w:lang w:eastAsia="zh-TW"/>
        </w:rPr>
        <w:t>張</w:t>
      </w:r>
      <w:r w:rsidRPr="00F90785">
        <w:rPr>
          <w:rFonts w:ascii="細明體" w:eastAsia="細明體" w:hAnsi="細明體" w:cs="Courier New"/>
          <w:lang w:eastAsia="zh-TW"/>
        </w:rPr>
        <w:t>(</w:t>
      </w:r>
      <w:r w:rsidRPr="00F90785">
        <w:rPr>
          <w:rFonts w:ascii="細明體" w:eastAsia="細明體" w:hAnsi="細明體" w:cs="Courier New" w:hint="eastAsia"/>
          <w:lang w:eastAsia="zh-TW"/>
        </w:rPr>
        <w:t>含</w:t>
      </w:r>
      <w:r w:rsidRPr="00F90785">
        <w:rPr>
          <w:rFonts w:ascii="細明體" w:eastAsia="細明體" w:hAnsi="細明體" w:cs="Courier New"/>
          <w:lang w:eastAsia="zh-TW"/>
        </w:rPr>
        <w:t>)</w:t>
      </w:r>
      <w:r w:rsidRPr="00F90785">
        <w:rPr>
          <w:rFonts w:ascii="細明體" w:eastAsia="細明體" w:hAnsi="細明體" w:cs="Courier New" w:hint="eastAsia"/>
          <w:lang w:eastAsia="zh-TW"/>
        </w:rPr>
        <w:t>以上者</w:t>
      </w:r>
    </w:p>
    <w:p w:rsidR="0044058D" w:rsidRDefault="0044058D" w:rsidP="00806CF8">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先CALL保全的模組，傳入受編取回客戶掃描ID</w:t>
      </w:r>
    </w:p>
    <w:p w:rsidR="00F90785" w:rsidRDefault="00F90785" w:rsidP="00806CF8">
      <w:pPr>
        <w:pStyle w:val="Tabletext"/>
        <w:keepLines w:val="0"/>
        <w:numPr>
          <w:ilvl w:val="2"/>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 xml:space="preserve">CALL </w:t>
      </w:r>
      <w:r w:rsidRPr="00F90785">
        <w:rPr>
          <w:rFonts w:ascii="細明體" w:eastAsia="細明體" w:hAnsi="細明體" w:cs="Courier New"/>
          <w:lang w:eastAsia="zh-TW"/>
        </w:rPr>
        <w:t>AB_X2Z001.IdScanCheck(</w:t>
      </w:r>
      <w:r w:rsidR="0044058D">
        <w:rPr>
          <w:rFonts w:ascii="細明體" w:eastAsia="細明體" w:hAnsi="細明體" w:cs="Courier New" w:hint="eastAsia"/>
          <w:lang w:eastAsia="zh-TW"/>
        </w:rPr>
        <w:t>客戶掃描ID</w:t>
      </w:r>
      <w:r w:rsidRPr="00F90785">
        <w:rPr>
          <w:rFonts w:ascii="細明體" w:eastAsia="細明體" w:hAnsi="細明體" w:cs="Courier New"/>
          <w:lang w:eastAsia="zh-TW"/>
        </w:rPr>
        <w:t>)</w:t>
      </w:r>
    </w:p>
    <w:p w:rsidR="0044058D" w:rsidRDefault="0044058D" w:rsidP="00806CF8">
      <w:pPr>
        <w:pStyle w:val="Tabletext"/>
        <w:keepLines w:val="0"/>
        <w:numPr>
          <w:ilvl w:val="3"/>
          <w:numId w:val="11"/>
        </w:numPr>
        <w:spacing w:after="0" w:line="240" w:lineRule="auto"/>
        <w:rPr>
          <w:rFonts w:ascii="細明體" w:eastAsia="細明體" w:hAnsi="細明體" w:cs="Courier New" w:hint="eastAsia"/>
          <w:lang w:eastAsia="zh-TW"/>
        </w:rPr>
      </w:pPr>
      <w:r>
        <w:rPr>
          <w:rFonts w:ascii="細明體" w:eastAsia="細明體" w:hAnsi="細明體" w:cs="Courier New" w:hint="eastAsia"/>
          <w:lang w:eastAsia="zh-TW"/>
        </w:rPr>
        <w:t>IF也值，CALL AV_E1Z001產生JPG</w:t>
      </w:r>
      <w:r w:rsidR="00345689">
        <w:rPr>
          <w:rFonts w:ascii="細明體" w:eastAsia="細明體" w:hAnsi="細明體" w:cs="Courier New" w:hint="eastAsia"/>
          <w:lang w:eastAsia="zh-TW"/>
        </w:rPr>
        <w:t>檔，參數帶入</w:t>
      </w:r>
      <w:r w:rsidR="00345689" w:rsidRPr="00345689">
        <w:rPr>
          <w:rFonts w:ascii="細明體" w:eastAsia="細明體" w:hAnsi="細明體" w:cs="Courier New" w:hint="eastAsia"/>
          <w:lang w:eastAsia="zh-TW"/>
        </w:rPr>
        <w:t>客戶掃描ID</w:t>
      </w:r>
      <w:r w:rsidR="00345689">
        <w:rPr>
          <w:rFonts w:ascii="細明體" w:eastAsia="細明體" w:hAnsi="細明體" w:cs="Courier New" w:hint="eastAsia"/>
          <w:lang w:eastAsia="zh-TW"/>
        </w:rPr>
        <w:t>。</w:t>
      </w:r>
    </w:p>
    <w:p w:rsidR="00345689" w:rsidRDefault="00345689" w:rsidP="00345689">
      <w:pPr>
        <w:pStyle w:val="Tabletext"/>
        <w:numPr>
          <w:ilvl w:val="3"/>
          <w:numId w:val="11"/>
        </w:numPr>
        <w:spacing w:line="240" w:lineRule="auto"/>
        <w:rPr>
          <w:rFonts w:ascii="細明體" w:eastAsia="細明體" w:hAnsi="細明體" w:cs="Courier New" w:hint="eastAsia"/>
          <w:lang w:eastAsia="zh-TW"/>
        </w:rPr>
      </w:pPr>
      <w:r>
        <w:rPr>
          <w:rFonts w:ascii="細明體" w:eastAsia="細明體" w:hAnsi="細明體" w:cs="Courier New" w:hint="eastAsia"/>
          <w:lang w:eastAsia="zh-TW"/>
        </w:rPr>
        <w:t>IF沒值，</w:t>
      </w:r>
      <w:r w:rsidRPr="00345689">
        <w:rPr>
          <w:rFonts w:ascii="細明體" w:eastAsia="細明體" w:hAnsi="細明體" w:cs="Courier New" w:hint="eastAsia"/>
          <w:lang w:eastAsia="zh-TW"/>
        </w:rPr>
        <w:t>跳出視窗：「尚未完成證件掃描」</w:t>
      </w:r>
    </w:p>
    <w:p w:rsidR="00345689" w:rsidRDefault="00345689" w:rsidP="00806CF8">
      <w:pPr>
        <w:pStyle w:val="Tabletext"/>
        <w:numPr>
          <w:ilvl w:val="1"/>
          <w:numId w:val="11"/>
        </w:numPr>
        <w:spacing w:line="240" w:lineRule="auto"/>
        <w:rPr>
          <w:rFonts w:ascii="細明體" w:eastAsia="細明體" w:hAnsi="細明體" w:cs="Courier New" w:hint="eastAsia"/>
          <w:lang w:eastAsia="zh-TW"/>
        </w:rPr>
      </w:pPr>
      <w:r w:rsidRPr="00345689">
        <w:rPr>
          <w:rFonts w:ascii="細明體" w:eastAsia="細明體" w:hAnsi="細明體" w:cs="Courier New" w:hint="eastAsia"/>
          <w:lang w:eastAsia="zh-TW"/>
        </w:rPr>
        <w:t>檢核表產出時，身分證明影本</w:t>
      </w:r>
      <w:r w:rsidRPr="00345689">
        <w:rPr>
          <w:rFonts w:ascii="細明體" w:eastAsia="細明體" w:hAnsi="細明體" w:cs="Courier New"/>
          <w:lang w:eastAsia="zh-TW"/>
        </w:rPr>
        <w:t>(</w:t>
      </w:r>
      <w:r w:rsidRPr="00345689">
        <w:rPr>
          <w:rFonts w:ascii="細明體" w:eastAsia="細明體" w:hAnsi="細明體" w:cs="Courier New" w:hint="eastAsia"/>
          <w:lang w:eastAsia="zh-TW"/>
        </w:rPr>
        <w:t>證件掃描</w:t>
      </w:r>
      <w:r w:rsidRPr="00345689">
        <w:rPr>
          <w:rFonts w:ascii="細明體" w:eastAsia="細明體" w:hAnsi="細明體" w:cs="Courier New"/>
          <w:lang w:eastAsia="zh-TW"/>
        </w:rPr>
        <w:t>)</w:t>
      </w:r>
      <w:r w:rsidRPr="00345689">
        <w:rPr>
          <w:rFonts w:ascii="細明體" w:eastAsia="細明體" w:hAnsi="細明體" w:cs="Courier New" w:hint="eastAsia"/>
          <w:lang w:eastAsia="zh-TW"/>
        </w:rPr>
        <w:t>後方加上</w:t>
      </w:r>
      <w:r w:rsidRPr="00345689">
        <w:rPr>
          <w:rFonts w:ascii="細明體" w:eastAsia="細明體" w:hAnsi="細明體" w:cs="Courier New"/>
          <w:lang w:eastAsia="zh-TW"/>
        </w:rPr>
        <w:t>(</w:t>
      </w:r>
      <w:r w:rsidRPr="00345689">
        <w:rPr>
          <w:rFonts w:ascii="細明體" w:eastAsia="細明體" w:hAnsi="細明體" w:cs="Courier New" w:hint="eastAsia"/>
          <w:lang w:eastAsia="zh-TW"/>
        </w:rPr>
        <w:t>不需掃描</w:t>
      </w:r>
      <w:r w:rsidRPr="00345689">
        <w:rPr>
          <w:rFonts w:ascii="細明體" w:eastAsia="細明體" w:hAnsi="細明體" w:cs="Courier New"/>
          <w:lang w:eastAsia="zh-TW"/>
        </w:rPr>
        <w:t>)</w:t>
      </w:r>
      <w:r w:rsidRPr="00345689">
        <w:rPr>
          <w:rFonts w:ascii="細明體" w:eastAsia="細明體" w:hAnsi="細明體" w:cs="Courier New" w:hint="eastAsia"/>
          <w:lang w:eastAsia="zh-TW"/>
        </w:rPr>
        <w:t>。</w:t>
      </w:r>
    </w:p>
    <w:p w:rsidR="00345689" w:rsidRDefault="00345689" w:rsidP="00806CF8">
      <w:pPr>
        <w:pStyle w:val="Tabletext"/>
        <w:numPr>
          <w:ilvl w:val="1"/>
          <w:numId w:val="11"/>
        </w:numPr>
        <w:spacing w:line="240" w:lineRule="auto"/>
        <w:rPr>
          <w:rFonts w:ascii="細明體" w:eastAsia="細明體" w:hAnsi="細明體" w:cs="Courier New" w:hint="eastAsia"/>
          <w:lang w:eastAsia="zh-TW"/>
        </w:rPr>
      </w:pPr>
      <w:r>
        <w:rPr>
          <w:rFonts w:ascii="細明體" w:eastAsia="細明體" w:hAnsi="細明體" w:cs="Courier New" w:hint="eastAsia"/>
          <w:lang w:eastAsia="zh-TW"/>
        </w:rPr>
        <w:t>影像合併:</w:t>
      </w:r>
    </w:p>
    <w:p w:rsidR="00345689" w:rsidRPr="00806CF8" w:rsidRDefault="00345689" w:rsidP="00806CF8">
      <w:pPr>
        <w:pStyle w:val="Tabletext"/>
        <w:numPr>
          <w:ilvl w:val="2"/>
          <w:numId w:val="11"/>
        </w:numPr>
        <w:spacing w:line="240" w:lineRule="auto"/>
        <w:rPr>
          <w:rFonts w:ascii="細明體" w:eastAsia="細明體" w:hAnsi="細明體" w:cs="Courier New" w:hint="eastAsia"/>
          <w:lang w:eastAsia="zh-TW"/>
        </w:rPr>
      </w:pPr>
      <w:r>
        <w:rPr>
          <w:rFonts w:ascii="細明體" w:eastAsia="細明體" w:hAnsi="細明體" w:cs="Courier New" w:hint="eastAsia"/>
          <w:lang w:eastAsia="zh-TW"/>
        </w:rPr>
        <w:t>請檢視</w:t>
      </w:r>
      <w:r>
        <w:rPr>
          <w:rFonts w:ascii="Tahoma" w:hAnsi="Tahoma" w:cs="Tahoma"/>
          <w:color w:val="000000"/>
          <w:sz w:val="16"/>
          <w:szCs w:val="16"/>
        </w:rPr>
        <w:t>NewDocument_File_ZV</w:t>
      </w:r>
      <w:r>
        <w:rPr>
          <w:rFonts w:ascii="Tahoma" w:hAnsi="Tahoma" w:cs="Tahoma" w:hint="eastAsia"/>
          <w:color w:val="000000"/>
          <w:sz w:val="16"/>
          <w:szCs w:val="16"/>
          <w:lang w:eastAsia="zh-TW"/>
        </w:rPr>
        <w:t>、</w:t>
      </w:r>
      <w:r>
        <w:rPr>
          <w:rFonts w:ascii="Tahoma" w:hAnsi="Tahoma" w:cs="Tahoma"/>
          <w:color w:val="000000"/>
          <w:sz w:val="16"/>
          <w:szCs w:val="16"/>
        </w:rPr>
        <w:t>ScanBusinessCheck</w:t>
      </w:r>
      <w:r>
        <w:rPr>
          <w:rFonts w:ascii="Tahoma" w:hAnsi="Tahoma" w:cs="Tahoma" w:hint="eastAsia"/>
          <w:color w:val="000000"/>
          <w:sz w:val="16"/>
          <w:szCs w:val="16"/>
          <w:lang w:eastAsia="zh-TW"/>
        </w:rPr>
        <w:t>、</w:t>
      </w:r>
      <w:r>
        <w:rPr>
          <w:rFonts w:ascii="Tahoma" w:hAnsi="Tahoma" w:cs="Tahoma"/>
          <w:color w:val="000000"/>
          <w:sz w:val="16"/>
          <w:szCs w:val="16"/>
        </w:rPr>
        <w:t>ScanUtil</w:t>
      </w:r>
      <w:r>
        <w:rPr>
          <w:rFonts w:ascii="Tahoma" w:hAnsi="Tahoma" w:cs="Tahoma" w:hint="eastAsia"/>
          <w:color w:val="000000"/>
          <w:sz w:val="16"/>
          <w:szCs w:val="16"/>
          <w:lang w:eastAsia="zh-TW"/>
        </w:rPr>
        <w:t>，將</w:t>
      </w:r>
      <w:r w:rsidRPr="00345689">
        <w:rPr>
          <w:rFonts w:ascii="Tahoma" w:hAnsi="Tahoma" w:cs="Tahoma" w:hint="eastAsia"/>
          <w:color w:val="000000"/>
          <w:sz w:val="16"/>
          <w:szCs w:val="16"/>
          <w:lang w:eastAsia="zh-TW"/>
        </w:rPr>
        <w:t>AV_E1Z001</w:t>
      </w:r>
      <w:r>
        <w:rPr>
          <w:rFonts w:ascii="Tahoma" w:hAnsi="Tahoma" w:cs="Tahoma" w:hint="eastAsia"/>
          <w:color w:val="000000"/>
          <w:sz w:val="16"/>
          <w:szCs w:val="16"/>
          <w:lang w:eastAsia="zh-TW"/>
        </w:rPr>
        <w:t>產生的</w:t>
      </w:r>
      <w:r>
        <w:rPr>
          <w:rFonts w:ascii="Tahoma" w:hAnsi="Tahoma" w:cs="Tahoma" w:hint="eastAsia"/>
          <w:color w:val="000000"/>
          <w:sz w:val="16"/>
          <w:szCs w:val="16"/>
          <w:lang w:eastAsia="zh-TW"/>
        </w:rPr>
        <w:t>jpg</w:t>
      </w:r>
      <w:r>
        <w:rPr>
          <w:rFonts w:ascii="Tahoma" w:hAnsi="Tahoma" w:cs="Tahoma" w:hint="eastAsia"/>
          <w:color w:val="000000"/>
          <w:sz w:val="16"/>
          <w:szCs w:val="16"/>
          <w:lang w:eastAsia="zh-TW"/>
        </w:rPr>
        <w:t>，合併到</w:t>
      </w:r>
      <w:r>
        <w:rPr>
          <w:rFonts w:ascii="Tahoma" w:hAnsi="Tahoma" w:cs="Tahoma" w:hint="eastAsia"/>
          <w:color w:val="000000"/>
          <w:sz w:val="16"/>
          <w:szCs w:val="16"/>
          <w:lang w:eastAsia="zh-TW"/>
        </w:rPr>
        <w:t>ce</w:t>
      </w:r>
      <w:r>
        <w:rPr>
          <w:rFonts w:ascii="Tahoma" w:hAnsi="Tahoma" w:cs="Tahoma" w:hint="eastAsia"/>
          <w:color w:val="000000"/>
          <w:sz w:val="16"/>
          <w:szCs w:val="16"/>
          <w:lang w:eastAsia="zh-TW"/>
        </w:rPr>
        <w:t>影像中</w:t>
      </w:r>
    </w:p>
    <w:p w:rsidR="00345689" w:rsidRPr="00345689" w:rsidRDefault="00345689" w:rsidP="00806CF8">
      <w:pPr>
        <w:pStyle w:val="Tabletext"/>
        <w:numPr>
          <w:ilvl w:val="2"/>
          <w:numId w:val="11"/>
        </w:numPr>
        <w:spacing w:line="240" w:lineRule="auto"/>
        <w:rPr>
          <w:rFonts w:ascii="細明體" w:eastAsia="細明體" w:hAnsi="細明體" w:cs="Courier New" w:hint="eastAsia"/>
          <w:lang w:eastAsia="zh-TW"/>
        </w:rPr>
      </w:pPr>
      <w:r w:rsidRPr="00345689">
        <w:rPr>
          <w:rFonts w:ascii="細明體" w:eastAsia="細明體" w:hAnsi="細明體" w:cs="Courier New"/>
          <w:lang w:eastAsia="zh-TW"/>
        </w:rPr>
        <w:t>FORM_CODE</w:t>
      </w:r>
      <w:r>
        <w:rPr>
          <w:rFonts w:ascii="細明體" w:eastAsia="細明體" w:hAnsi="細明體" w:cs="Courier New" w:hint="eastAsia"/>
          <w:lang w:eastAsia="zh-TW"/>
        </w:rPr>
        <w:t>為</w:t>
      </w:r>
      <w:r>
        <w:rPr>
          <w:rFonts w:ascii="細明體" w:eastAsia="細明體" w:hAnsi="細明體" w:cs="Courier New"/>
          <w:lang w:eastAsia="zh-TW"/>
        </w:rPr>
        <w:t>’</w:t>
      </w:r>
      <w:r>
        <w:rPr>
          <w:rFonts w:ascii="細明體" w:eastAsia="細明體" w:hAnsi="細明體" w:cs="Courier New" w:hint="eastAsia"/>
          <w:lang w:eastAsia="zh-TW"/>
        </w:rPr>
        <w:t>300075</w:t>
      </w:r>
      <w:r>
        <w:rPr>
          <w:rFonts w:ascii="細明體" w:eastAsia="細明體" w:hAnsi="細明體" w:cs="Courier New"/>
          <w:lang w:eastAsia="zh-TW"/>
        </w:rPr>
        <w:t>’</w:t>
      </w:r>
      <w:r w:rsidRPr="00345689">
        <w:rPr>
          <w:rFonts w:hint="eastAsia"/>
        </w:rPr>
        <w:t xml:space="preserve"> </w:t>
      </w:r>
      <w:r w:rsidRPr="00345689">
        <w:rPr>
          <w:rFonts w:ascii="細明體" w:eastAsia="細明體" w:hAnsi="細明體" w:cs="Courier New" w:hint="eastAsia"/>
          <w:lang w:eastAsia="zh-TW"/>
        </w:rPr>
        <w:t>身份證明文件影本(證件掃描)</w:t>
      </w:r>
    </w:p>
    <w:sectPr w:rsidR="00345689" w:rsidRPr="00345689" w:rsidSect="00417064">
      <w:footerReference w:type="even" r:id="rId27"/>
      <w:footerReference w:type="default" r:id="rId28"/>
      <w:pgSz w:w="11906" w:h="16838"/>
      <w:pgMar w:top="567" w:right="737" w:bottom="737" w:left="56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884" w:rsidRDefault="00CB0884">
      <w:r>
        <w:separator/>
      </w:r>
    </w:p>
  </w:endnote>
  <w:endnote w:type="continuationSeparator" w:id="0">
    <w:p w:rsidR="00CB0884" w:rsidRDefault="00CB0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EFF" w:usb1="C000247B" w:usb2="00000009" w:usb3="00000000" w:csb0="000001FF" w:csb1="00000000"/>
  </w:font>
  <w:font w:name="sөũ">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49" w:rsidRDefault="00E30749" w:rsidP="00B930E5">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E30749" w:rsidRDefault="00E30749">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0749" w:rsidRDefault="00E30749" w:rsidP="00B930E5">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751904">
      <w:rPr>
        <w:rStyle w:val="a6"/>
        <w:noProof/>
      </w:rPr>
      <w:t>2</w:t>
    </w:r>
    <w:r>
      <w:rPr>
        <w:rStyle w:val="a6"/>
      </w:rPr>
      <w:fldChar w:fldCharType="end"/>
    </w:r>
  </w:p>
  <w:p w:rsidR="00E30749" w:rsidRDefault="00E3074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884" w:rsidRDefault="00CB0884">
      <w:r>
        <w:separator/>
      </w:r>
    </w:p>
  </w:footnote>
  <w:footnote w:type="continuationSeparator" w:id="0">
    <w:p w:rsidR="00CB0884" w:rsidRDefault="00CB0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D65B9"/>
    <w:multiLevelType w:val="hybridMultilevel"/>
    <w:tmpl w:val="4E267560"/>
    <w:lvl w:ilvl="0" w:tplc="B1662DDE">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F170A8"/>
    <w:multiLevelType w:val="hybridMultilevel"/>
    <w:tmpl w:val="C03C64B0"/>
    <w:lvl w:ilvl="0" w:tplc="2056CCB4">
      <w:start w:val="2"/>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7295C88"/>
    <w:multiLevelType w:val="hybridMultilevel"/>
    <w:tmpl w:val="0F3A7940"/>
    <w:lvl w:ilvl="0" w:tplc="6E2CE626">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 w15:restartNumberingAfterBreak="0">
    <w:nsid w:val="09F11D3C"/>
    <w:multiLevelType w:val="hybridMultilevel"/>
    <w:tmpl w:val="CA6E6F82"/>
    <w:lvl w:ilvl="0" w:tplc="3A1EDA4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0CA13F06"/>
    <w:multiLevelType w:val="multilevel"/>
    <w:tmpl w:val="16064180"/>
    <w:lvl w:ilvl="0">
      <w:start w:val="1"/>
      <w:numFmt w:val="decimal"/>
      <w:lvlText w:val="%1."/>
      <w:lvlJc w:val="left"/>
      <w:pPr>
        <w:ind w:left="425" w:hanging="425"/>
      </w:pPr>
      <w:rPr>
        <w:rFonts w:ascii="細明體" w:eastAsia="細明體" w:hAnsi="細明體" w:cs="Courier New"/>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74A336B"/>
    <w:multiLevelType w:val="hybridMultilevel"/>
    <w:tmpl w:val="0F14B296"/>
    <w:lvl w:ilvl="0" w:tplc="D876DDCE">
      <w:start w:val="1"/>
      <w:numFmt w:val="decimal"/>
      <w:lvlText w:val="%1."/>
      <w:lvlJc w:val="left"/>
      <w:pPr>
        <w:ind w:left="1200" w:hanging="480"/>
      </w:pPr>
      <w:rPr>
        <w:rFonts w:ascii="Arial" w:hAnsi="Arial" w:cs="Arial" w:hint="default"/>
      </w:rPr>
    </w:lvl>
    <w:lvl w:ilvl="1" w:tplc="04090019">
      <w:start w:val="1"/>
      <w:numFmt w:val="ideographTraditional"/>
      <w:lvlText w:val="%2、"/>
      <w:lvlJc w:val="left"/>
      <w:pPr>
        <w:ind w:left="1680" w:hanging="480"/>
      </w:pPr>
    </w:lvl>
    <w:lvl w:ilvl="2" w:tplc="0409001B">
      <w:start w:val="1"/>
      <w:numFmt w:val="lowerRoman"/>
      <w:lvlText w:val="%3."/>
      <w:lvlJc w:val="right"/>
      <w:pPr>
        <w:ind w:left="2160" w:hanging="480"/>
      </w:pPr>
    </w:lvl>
    <w:lvl w:ilvl="3" w:tplc="0409000F">
      <w:start w:val="1"/>
      <w:numFmt w:val="decimal"/>
      <w:lvlText w:val="%4."/>
      <w:lvlJc w:val="left"/>
      <w:pPr>
        <w:ind w:left="2640" w:hanging="480"/>
      </w:pPr>
    </w:lvl>
    <w:lvl w:ilvl="4" w:tplc="04090019">
      <w:start w:val="1"/>
      <w:numFmt w:val="ideographTraditional"/>
      <w:lvlText w:val="%5、"/>
      <w:lvlJc w:val="left"/>
      <w:pPr>
        <w:ind w:left="3120" w:hanging="480"/>
      </w:pPr>
    </w:lvl>
    <w:lvl w:ilvl="5" w:tplc="0409001B">
      <w:start w:val="1"/>
      <w:numFmt w:val="lowerRoman"/>
      <w:lvlText w:val="%6."/>
      <w:lvlJc w:val="right"/>
      <w:pPr>
        <w:ind w:left="3600" w:hanging="480"/>
      </w:pPr>
    </w:lvl>
    <w:lvl w:ilvl="6" w:tplc="0409000F">
      <w:start w:val="1"/>
      <w:numFmt w:val="decimal"/>
      <w:lvlText w:val="%7."/>
      <w:lvlJc w:val="left"/>
      <w:pPr>
        <w:ind w:left="4080" w:hanging="480"/>
      </w:pPr>
    </w:lvl>
    <w:lvl w:ilvl="7" w:tplc="04090019">
      <w:start w:val="1"/>
      <w:numFmt w:val="ideographTraditional"/>
      <w:lvlText w:val="%8、"/>
      <w:lvlJc w:val="left"/>
      <w:pPr>
        <w:ind w:left="4560" w:hanging="480"/>
      </w:pPr>
    </w:lvl>
    <w:lvl w:ilvl="8" w:tplc="0409001B">
      <w:start w:val="1"/>
      <w:numFmt w:val="lowerRoman"/>
      <w:lvlText w:val="%9."/>
      <w:lvlJc w:val="right"/>
      <w:pPr>
        <w:ind w:left="5040" w:hanging="480"/>
      </w:pPr>
    </w:lvl>
  </w:abstractNum>
  <w:abstractNum w:abstractNumId="6" w15:restartNumberingAfterBreak="0">
    <w:nsid w:val="22473258"/>
    <w:multiLevelType w:val="hybridMultilevel"/>
    <w:tmpl w:val="198C58E2"/>
    <w:lvl w:ilvl="0" w:tplc="04090005">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22B110D6"/>
    <w:multiLevelType w:val="hybridMultilevel"/>
    <w:tmpl w:val="E0C6B62A"/>
    <w:lvl w:ilvl="0" w:tplc="EDA20890">
      <w:start w:val="1"/>
      <w:numFmt w:val="taiwaneseCountingThousand"/>
      <w:lvlText w:val="(%1)"/>
      <w:lvlJc w:val="left"/>
      <w:pPr>
        <w:ind w:left="720" w:hanging="720"/>
      </w:pPr>
      <w:rPr>
        <w:rFonts w:ascii="Arial" w:hAnsi="Arial" w:cs="Arial" w:hint="default"/>
        <w:b w:val="0"/>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8" w15:restartNumberingAfterBreak="0">
    <w:nsid w:val="31110D77"/>
    <w:multiLevelType w:val="multilevel"/>
    <w:tmpl w:val="B55C0F4C"/>
    <w:lvl w:ilvl="0">
      <w:start w:val="1"/>
      <w:numFmt w:val="decimal"/>
      <w:lvlText w:val="%1"/>
      <w:lvlJc w:val="left"/>
      <w:pPr>
        <w:tabs>
          <w:tab w:val="num" w:pos="905"/>
        </w:tabs>
        <w:ind w:left="905" w:hanging="425"/>
      </w:pPr>
      <w:rPr>
        <w:rFonts w:hint="eastAsia"/>
      </w:rPr>
    </w:lvl>
    <w:lvl w:ilvl="1">
      <w:start w:val="1"/>
      <w:numFmt w:val="decimal"/>
      <w:lvlText w:val="%1.%2"/>
      <w:lvlJc w:val="left"/>
      <w:pPr>
        <w:tabs>
          <w:tab w:val="num" w:pos="1472"/>
        </w:tabs>
        <w:ind w:left="1472" w:hanging="567"/>
      </w:pPr>
      <w:rPr>
        <w:rFonts w:hint="eastAsia"/>
      </w:rPr>
    </w:lvl>
    <w:lvl w:ilvl="2">
      <w:start w:val="1"/>
      <w:numFmt w:val="decimal"/>
      <w:lvlText w:val="%1.%2.%3"/>
      <w:lvlJc w:val="left"/>
      <w:pPr>
        <w:tabs>
          <w:tab w:val="num" w:pos="1898"/>
        </w:tabs>
        <w:ind w:left="1898" w:hanging="567"/>
      </w:pPr>
      <w:rPr>
        <w:rFonts w:hint="eastAsia"/>
      </w:rPr>
    </w:lvl>
    <w:lvl w:ilvl="3">
      <w:start w:val="1"/>
      <w:numFmt w:val="decimal"/>
      <w:lvlText w:val="%1.%2.%3.%4"/>
      <w:lvlJc w:val="left"/>
      <w:pPr>
        <w:tabs>
          <w:tab w:val="num" w:pos="2464"/>
        </w:tabs>
        <w:ind w:left="2464" w:hanging="708"/>
      </w:pPr>
      <w:rPr>
        <w:rFonts w:hint="eastAsia"/>
      </w:rPr>
    </w:lvl>
    <w:lvl w:ilvl="4">
      <w:start w:val="1"/>
      <w:numFmt w:val="decimal"/>
      <w:lvlText w:val="%1.%2.%3.%4.%5"/>
      <w:lvlJc w:val="left"/>
      <w:pPr>
        <w:tabs>
          <w:tab w:val="num" w:pos="3261"/>
        </w:tabs>
        <w:ind w:left="3031" w:hanging="850"/>
      </w:pPr>
      <w:rPr>
        <w:rFonts w:hint="eastAsia"/>
      </w:rPr>
    </w:lvl>
    <w:lvl w:ilvl="5">
      <w:start w:val="1"/>
      <w:numFmt w:val="decimal"/>
      <w:lvlText w:val="%1.%2.%3.%4.%5.%6"/>
      <w:lvlJc w:val="left"/>
      <w:pPr>
        <w:tabs>
          <w:tab w:val="num" w:pos="3740"/>
        </w:tabs>
        <w:ind w:left="3740" w:hanging="1134"/>
      </w:pPr>
      <w:rPr>
        <w:rFonts w:hint="eastAsia"/>
      </w:rPr>
    </w:lvl>
    <w:lvl w:ilvl="6">
      <w:start w:val="1"/>
      <w:numFmt w:val="decimal"/>
      <w:lvlText w:val="%1.%2.%3.%4.%5.%6.%7"/>
      <w:lvlJc w:val="left"/>
      <w:pPr>
        <w:tabs>
          <w:tab w:val="num" w:pos="4471"/>
        </w:tabs>
        <w:ind w:left="4307" w:hanging="1276"/>
      </w:pPr>
      <w:rPr>
        <w:rFonts w:hint="eastAsia"/>
      </w:rPr>
    </w:lvl>
    <w:lvl w:ilvl="7">
      <w:start w:val="1"/>
      <w:numFmt w:val="decimal"/>
      <w:lvlText w:val="%1.%2.%3.%4.%5.%6.%7.%8"/>
      <w:lvlJc w:val="left"/>
      <w:pPr>
        <w:tabs>
          <w:tab w:val="num" w:pos="5256"/>
        </w:tabs>
        <w:ind w:left="4874" w:hanging="1418"/>
      </w:pPr>
      <w:rPr>
        <w:rFonts w:hint="eastAsia"/>
      </w:rPr>
    </w:lvl>
    <w:lvl w:ilvl="8">
      <w:start w:val="1"/>
      <w:numFmt w:val="decimal"/>
      <w:lvlText w:val="%1.%2.%3.%4.%5.%6.%7.%8.%9"/>
      <w:lvlJc w:val="left"/>
      <w:pPr>
        <w:tabs>
          <w:tab w:val="num" w:pos="5582"/>
        </w:tabs>
        <w:ind w:left="5582" w:hanging="1700"/>
      </w:pPr>
      <w:rPr>
        <w:rFonts w:hint="eastAsia"/>
      </w:rPr>
    </w:lvl>
  </w:abstractNum>
  <w:abstractNum w:abstractNumId="9" w15:restartNumberingAfterBreak="0">
    <w:nsid w:val="38845E16"/>
    <w:multiLevelType w:val="multilevel"/>
    <w:tmpl w:val="0409001D"/>
    <w:styleLink w:val="a"/>
    <w:lvl w:ilvl="0">
      <w:start w:val="1"/>
      <w:numFmt w:val="ideographDigital"/>
      <w:lvlText w:val="%1"/>
      <w:lvlJc w:val="left"/>
      <w:pPr>
        <w:tabs>
          <w:tab w:val="num" w:pos="1385"/>
        </w:tabs>
        <w:ind w:left="1385" w:hanging="425"/>
      </w:pPr>
      <w:rPr>
        <w:rFonts w:hint="default"/>
      </w:rPr>
    </w:lvl>
    <w:lvl w:ilvl="1">
      <w:start w:val="1"/>
      <w:numFmt w:val="decimal"/>
      <w:lvlText w:val="%1.%2"/>
      <w:lvlJc w:val="left"/>
      <w:pPr>
        <w:tabs>
          <w:tab w:val="num" w:pos="1952"/>
        </w:tabs>
        <w:ind w:left="1952" w:hanging="567"/>
      </w:pPr>
      <w:rPr>
        <w:rFonts w:hint="eastAsia"/>
        <w:kern w:val="2"/>
        <w:sz w:val="24"/>
      </w:rPr>
    </w:lvl>
    <w:lvl w:ilvl="2">
      <w:start w:val="1"/>
      <w:numFmt w:val="decimal"/>
      <w:lvlText w:val="%1.%2.%3"/>
      <w:lvlJc w:val="left"/>
      <w:pPr>
        <w:tabs>
          <w:tab w:val="num" w:pos="2378"/>
        </w:tabs>
        <w:ind w:left="2378" w:hanging="567"/>
      </w:pPr>
      <w:rPr>
        <w:rFonts w:hint="eastAsia"/>
      </w:rPr>
    </w:lvl>
    <w:lvl w:ilvl="3">
      <w:start w:val="1"/>
      <w:numFmt w:val="decimal"/>
      <w:lvlText w:val="%1.%2.%3.%4"/>
      <w:lvlJc w:val="left"/>
      <w:pPr>
        <w:tabs>
          <w:tab w:val="num" w:pos="2944"/>
        </w:tabs>
        <w:ind w:left="2944" w:hanging="708"/>
      </w:pPr>
    </w:lvl>
    <w:lvl w:ilvl="4">
      <w:start w:val="1"/>
      <w:numFmt w:val="decimal"/>
      <w:lvlText w:val="%1.%2.%3.%4.%5"/>
      <w:lvlJc w:val="left"/>
      <w:pPr>
        <w:tabs>
          <w:tab w:val="num" w:pos="3511"/>
        </w:tabs>
        <w:ind w:left="3511" w:hanging="850"/>
      </w:pPr>
    </w:lvl>
    <w:lvl w:ilvl="5">
      <w:start w:val="1"/>
      <w:numFmt w:val="decimal"/>
      <w:lvlText w:val="%1.%2.%3.%4.%5.%6"/>
      <w:lvlJc w:val="left"/>
      <w:pPr>
        <w:tabs>
          <w:tab w:val="num" w:pos="4220"/>
        </w:tabs>
        <w:ind w:left="4220" w:hanging="1134"/>
      </w:pPr>
    </w:lvl>
    <w:lvl w:ilvl="6">
      <w:start w:val="1"/>
      <w:numFmt w:val="decimal"/>
      <w:lvlText w:val="%1.%2.%3.%4.%5.%6.%7"/>
      <w:lvlJc w:val="left"/>
      <w:pPr>
        <w:tabs>
          <w:tab w:val="num" w:pos="4787"/>
        </w:tabs>
        <w:ind w:left="4787" w:hanging="1276"/>
      </w:pPr>
    </w:lvl>
    <w:lvl w:ilvl="7">
      <w:start w:val="1"/>
      <w:numFmt w:val="decimal"/>
      <w:lvlText w:val="%1.%2.%3.%4.%5.%6.%7.%8"/>
      <w:lvlJc w:val="left"/>
      <w:pPr>
        <w:tabs>
          <w:tab w:val="num" w:pos="5354"/>
        </w:tabs>
        <w:ind w:left="5354" w:hanging="1418"/>
      </w:pPr>
    </w:lvl>
    <w:lvl w:ilvl="8">
      <w:start w:val="1"/>
      <w:numFmt w:val="decimal"/>
      <w:lvlText w:val="%1.%2.%3.%4.%5.%6.%7.%8.%9"/>
      <w:lvlJc w:val="left"/>
      <w:pPr>
        <w:tabs>
          <w:tab w:val="num" w:pos="6062"/>
        </w:tabs>
        <w:ind w:left="6062" w:hanging="1700"/>
      </w:pPr>
    </w:lvl>
  </w:abstractNum>
  <w:abstractNum w:abstractNumId="10" w15:restartNumberingAfterBreak="0">
    <w:nsid w:val="3ADA056E"/>
    <w:multiLevelType w:val="multilevel"/>
    <w:tmpl w:val="9AEE25E4"/>
    <w:lvl w:ilvl="0">
      <w:start w:val="1"/>
      <w:numFmt w:val="taiwaneseCountingThousand"/>
      <w:lvlText w:val="%1."/>
      <w:lvlJc w:val="left"/>
      <w:pPr>
        <w:tabs>
          <w:tab w:val="num" w:pos="425"/>
        </w:tabs>
        <w:ind w:left="425" w:hanging="425"/>
      </w:pPr>
      <w:rPr>
        <w:rFonts w:hint="eastAsia"/>
      </w:rPr>
    </w:lvl>
    <w:lvl w:ilvl="1">
      <w:start w:val="1"/>
      <w:numFmt w:val="decimal"/>
      <w:lvlText w:val="%2."/>
      <w:lvlJc w:val="left"/>
      <w:pPr>
        <w:tabs>
          <w:tab w:val="num" w:pos="680"/>
        </w:tabs>
        <w:ind w:left="680" w:hanging="340"/>
      </w:pPr>
      <w:rPr>
        <w:rFonts w:hint="eastAsia"/>
      </w:rPr>
    </w:lvl>
    <w:lvl w:ilvl="2">
      <w:start w:val="1"/>
      <w:numFmt w:val="decimal"/>
      <w:lvlText w:val="%2.%3"/>
      <w:lvlJc w:val="left"/>
      <w:pPr>
        <w:tabs>
          <w:tab w:val="num" w:pos="1191"/>
        </w:tabs>
        <w:ind w:left="1191" w:hanging="511"/>
      </w:pPr>
      <w:rPr>
        <w:rFonts w:hint="eastAsia"/>
      </w:rPr>
    </w:lvl>
    <w:lvl w:ilvl="3">
      <w:start w:val="1"/>
      <w:numFmt w:val="decimal"/>
      <w:lvlText w:val="%2.%3.%4"/>
      <w:lvlJc w:val="left"/>
      <w:pPr>
        <w:tabs>
          <w:tab w:val="num" w:pos="1644"/>
        </w:tabs>
        <w:ind w:left="1644" w:hanging="453"/>
      </w:pPr>
      <w:rPr>
        <w:rFonts w:hint="eastAsia"/>
      </w:rPr>
    </w:lvl>
    <w:lvl w:ilvl="4">
      <w:start w:val="1"/>
      <w:numFmt w:val="decimal"/>
      <w:lvlText w:val="%2.%3.%4.%5"/>
      <w:lvlJc w:val="left"/>
      <w:pPr>
        <w:tabs>
          <w:tab w:val="num" w:pos="2268"/>
        </w:tabs>
        <w:ind w:left="2268" w:hanging="680"/>
      </w:pPr>
      <w:rPr>
        <w:rFonts w:hint="eastAsia"/>
      </w:rPr>
    </w:lvl>
    <w:lvl w:ilvl="5">
      <w:start w:val="1"/>
      <w:numFmt w:val="decimal"/>
      <w:lvlText w:val="1.1.1.1.%6"/>
      <w:lvlJc w:val="left"/>
      <w:pPr>
        <w:tabs>
          <w:tab w:val="num" w:pos="2722"/>
        </w:tabs>
        <w:ind w:left="2722" w:hanging="511"/>
      </w:pPr>
      <w:rPr>
        <w:rFonts w:hint="eastAsia"/>
      </w:rPr>
    </w:lvl>
    <w:lvl w:ilvl="6">
      <w:start w:val="1"/>
      <w:numFmt w:val="decimal"/>
      <w:lvlText w:val="[%6.%7]"/>
      <w:lvlJc w:val="left"/>
      <w:pPr>
        <w:tabs>
          <w:tab w:val="num" w:pos="3402"/>
        </w:tabs>
        <w:ind w:left="3402" w:hanging="680"/>
      </w:pPr>
      <w:rPr>
        <w:rFonts w:hint="eastAsia"/>
      </w:rPr>
    </w:lvl>
    <w:lvl w:ilvl="7">
      <w:start w:val="1"/>
      <w:numFmt w:val="upperLetter"/>
      <w:lvlText w:val="%8"/>
      <w:lvlJc w:val="left"/>
      <w:pPr>
        <w:tabs>
          <w:tab w:val="num" w:pos="3515"/>
        </w:tabs>
        <w:ind w:left="3515" w:hanging="539"/>
      </w:pPr>
      <w:rPr>
        <w:rFonts w:hint="eastAsia"/>
      </w:rPr>
    </w:lvl>
    <w:lvl w:ilvl="8">
      <w:start w:val="1"/>
      <w:numFmt w:val="lowerLetter"/>
      <w:lvlText w:val="%9"/>
      <w:lvlJc w:val="left"/>
      <w:pPr>
        <w:tabs>
          <w:tab w:val="num" w:pos="5102"/>
        </w:tabs>
        <w:ind w:left="5102" w:hanging="1700"/>
      </w:pPr>
      <w:rPr>
        <w:rFonts w:hint="eastAsia"/>
      </w:rPr>
    </w:lvl>
  </w:abstractNum>
  <w:abstractNum w:abstractNumId="11" w15:restartNumberingAfterBreak="0">
    <w:nsid w:val="422673A7"/>
    <w:multiLevelType w:val="multilevel"/>
    <w:tmpl w:val="334084F6"/>
    <w:lvl w:ilvl="0">
      <w:start w:val="1"/>
      <w:numFmt w:val="taiwaneseCountingThousand"/>
      <w:lvlText w:val="%1、"/>
      <w:lvlJc w:val="left"/>
      <w:pPr>
        <w:tabs>
          <w:tab w:val="num" w:pos="480"/>
        </w:tabs>
        <w:ind w:left="480" w:hanging="480"/>
      </w:pPr>
      <w:rPr>
        <w:rFonts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2" w15:restartNumberingAfterBreak="0">
    <w:nsid w:val="4E486B90"/>
    <w:multiLevelType w:val="hybridMultilevel"/>
    <w:tmpl w:val="EE389986"/>
    <w:lvl w:ilvl="0" w:tplc="63F65DDA">
      <w:start w:val="2"/>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15:restartNumberingAfterBreak="0">
    <w:nsid w:val="4F890178"/>
    <w:multiLevelType w:val="hybridMultilevel"/>
    <w:tmpl w:val="0032F9C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15:restartNumberingAfterBreak="0">
    <w:nsid w:val="51BA0A53"/>
    <w:multiLevelType w:val="hybridMultilevel"/>
    <w:tmpl w:val="827A253E"/>
    <w:lvl w:ilvl="0" w:tplc="B69A9F9A">
      <w:start w:val="1"/>
      <w:numFmt w:val="taiwaneseCountingThousand"/>
      <w:lvlText w:val="%1、"/>
      <w:lvlJc w:val="left"/>
      <w:pPr>
        <w:ind w:left="720" w:hanging="72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15:restartNumberingAfterBreak="0">
    <w:nsid w:val="63B44E25"/>
    <w:multiLevelType w:val="hybridMultilevel"/>
    <w:tmpl w:val="2F7061B6"/>
    <w:lvl w:ilvl="0" w:tplc="35AA432E">
      <w:start w:val="1"/>
      <w:numFmt w:val="decimal"/>
      <w:lvlText w:val="%1"/>
      <w:lvlJc w:val="center"/>
      <w:pPr>
        <w:tabs>
          <w:tab w:val="num" w:pos="960"/>
        </w:tabs>
        <w:ind w:left="96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6" w15:restartNumberingAfterBreak="0">
    <w:nsid w:val="66743B2D"/>
    <w:multiLevelType w:val="hybridMultilevel"/>
    <w:tmpl w:val="B520093C"/>
    <w:lvl w:ilvl="0" w:tplc="35AA432E">
      <w:start w:val="1"/>
      <w:numFmt w:val="decimal"/>
      <w:lvlText w:val="%1"/>
      <w:lvlJc w:val="center"/>
      <w:pPr>
        <w:tabs>
          <w:tab w:val="num" w:pos="960"/>
        </w:tabs>
        <w:ind w:left="96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15:restartNumberingAfterBreak="0">
    <w:nsid w:val="6A841B62"/>
    <w:multiLevelType w:val="multilevel"/>
    <w:tmpl w:val="0409001D"/>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15:restartNumberingAfterBreak="0">
    <w:nsid w:val="6B137FC7"/>
    <w:multiLevelType w:val="hybridMultilevel"/>
    <w:tmpl w:val="7A86E372"/>
    <w:lvl w:ilvl="0" w:tplc="C06207E2">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B16700F"/>
    <w:multiLevelType w:val="hybridMultilevel"/>
    <w:tmpl w:val="E0C6B62A"/>
    <w:lvl w:ilvl="0" w:tplc="EDA20890">
      <w:start w:val="1"/>
      <w:numFmt w:val="taiwaneseCountingThousand"/>
      <w:lvlText w:val="(%1)"/>
      <w:lvlJc w:val="left"/>
      <w:pPr>
        <w:ind w:left="720" w:hanging="720"/>
      </w:pPr>
      <w:rPr>
        <w:rFonts w:ascii="Arial" w:hAnsi="Arial" w:cs="Arial" w:hint="default"/>
        <w:b w:val="0"/>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0" w15:restartNumberingAfterBreak="0">
    <w:nsid w:val="6C0A78C5"/>
    <w:multiLevelType w:val="hybridMultilevel"/>
    <w:tmpl w:val="C09CC386"/>
    <w:lvl w:ilvl="0" w:tplc="6E2CE626">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15:restartNumberingAfterBreak="0">
    <w:nsid w:val="781D53F1"/>
    <w:multiLevelType w:val="hybridMultilevel"/>
    <w:tmpl w:val="9618B090"/>
    <w:lvl w:ilvl="0" w:tplc="03DEC316">
      <w:start w:val="1"/>
      <w:numFmt w:val="decimal"/>
      <w:lvlText w:val="%1."/>
      <w:lvlJc w:val="left"/>
      <w:pPr>
        <w:ind w:left="1200" w:hanging="480"/>
      </w:pPr>
      <w:rPr>
        <w:rFonts w:ascii="Arial" w:hAnsi="Arial" w:cs="Arial" w:hint="default"/>
      </w:rPr>
    </w:lvl>
    <w:lvl w:ilvl="1" w:tplc="04090019">
      <w:start w:val="1"/>
      <w:numFmt w:val="ideographTraditional"/>
      <w:lvlText w:val="%2、"/>
      <w:lvlJc w:val="left"/>
      <w:pPr>
        <w:ind w:left="1680" w:hanging="480"/>
      </w:pPr>
    </w:lvl>
    <w:lvl w:ilvl="2" w:tplc="0409001B">
      <w:start w:val="1"/>
      <w:numFmt w:val="lowerRoman"/>
      <w:lvlText w:val="%3."/>
      <w:lvlJc w:val="right"/>
      <w:pPr>
        <w:ind w:left="2160" w:hanging="480"/>
      </w:pPr>
    </w:lvl>
    <w:lvl w:ilvl="3" w:tplc="0409000F">
      <w:start w:val="1"/>
      <w:numFmt w:val="decimal"/>
      <w:lvlText w:val="%4."/>
      <w:lvlJc w:val="left"/>
      <w:pPr>
        <w:ind w:left="2640" w:hanging="480"/>
      </w:pPr>
    </w:lvl>
    <w:lvl w:ilvl="4" w:tplc="04090019">
      <w:start w:val="1"/>
      <w:numFmt w:val="ideographTraditional"/>
      <w:lvlText w:val="%5、"/>
      <w:lvlJc w:val="left"/>
      <w:pPr>
        <w:ind w:left="3120" w:hanging="480"/>
      </w:pPr>
    </w:lvl>
    <w:lvl w:ilvl="5" w:tplc="0409001B">
      <w:start w:val="1"/>
      <w:numFmt w:val="lowerRoman"/>
      <w:lvlText w:val="%6."/>
      <w:lvlJc w:val="right"/>
      <w:pPr>
        <w:ind w:left="3600" w:hanging="480"/>
      </w:pPr>
    </w:lvl>
    <w:lvl w:ilvl="6" w:tplc="0409000F">
      <w:start w:val="1"/>
      <w:numFmt w:val="decimal"/>
      <w:lvlText w:val="%7."/>
      <w:lvlJc w:val="left"/>
      <w:pPr>
        <w:ind w:left="4080" w:hanging="480"/>
      </w:pPr>
    </w:lvl>
    <w:lvl w:ilvl="7" w:tplc="04090019">
      <w:start w:val="1"/>
      <w:numFmt w:val="ideographTraditional"/>
      <w:lvlText w:val="%8、"/>
      <w:lvlJc w:val="left"/>
      <w:pPr>
        <w:ind w:left="4560" w:hanging="480"/>
      </w:pPr>
    </w:lvl>
    <w:lvl w:ilvl="8" w:tplc="0409001B">
      <w:start w:val="1"/>
      <w:numFmt w:val="lowerRoman"/>
      <w:lvlText w:val="%9."/>
      <w:lvlJc w:val="right"/>
      <w:pPr>
        <w:ind w:left="5040" w:hanging="480"/>
      </w:pPr>
    </w:lvl>
  </w:abstractNum>
  <w:abstractNum w:abstractNumId="22" w15:restartNumberingAfterBreak="0">
    <w:nsid w:val="79737476"/>
    <w:multiLevelType w:val="hybridMultilevel"/>
    <w:tmpl w:val="57BE9890"/>
    <w:lvl w:ilvl="0" w:tplc="6E2CE626">
      <w:start w:val="1"/>
      <w:numFmt w:val="decimal"/>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7BDE42AB"/>
    <w:multiLevelType w:val="hybridMultilevel"/>
    <w:tmpl w:val="D0E430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2"/>
  </w:num>
  <w:num w:numId="3">
    <w:abstractNumId w:val="1"/>
  </w:num>
  <w:num w:numId="4">
    <w:abstractNumId w:val="17"/>
  </w:num>
  <w:num w:numId="5">
    <w:abstractNumId w:val="9"/>
  </w:num>
  <w:num w:numId="6">
    <w:abstractNumId w:val="11"/>
  </w:num>
  <w:num w:numId="7">
    <w:abstractNumId w:val="20"/>
  </w:num>
  <w:num w:numId="8">
    <w:abstractNumId w:val="22"/>
  </w:num>
  <w:num w:numId="9">
    <w:abstractNumId w:val="2"/>
  </w:num>
  <w:num w:numId="10">
    <w:abstractNumId w:val="10"/>
  </w:num>
  <w:num w:numId="11">
    <w:abstractNumId w:val="4"/>
  </w:num>
  <w:num w:numId="12">
    <w:abstractNumId w:val="8"/>
  </w:num>
  <w:num w:numId="13">
    <w:abstractNumId w:val="15"/>
  </w:num>
  <w:num w:numId="14">
    <w:abstractNumId w:val="16"/>
  </w:num>
  <w:num w:numId="15">
    <w:abstractNumId w:val="6"/>
  </w:num>
  <w:num w:numId="16">
    <w:abstractNumId w:val="13"/>
  </w:num>
  <w:num w:numId="17">
    <w:abstractNumId w:val="18"/>
  </w:num>
  <w:num w:numId="18">
    <w:abstractNumId w:val="0"/>
  </w:num>
  <w:num w:numId="19">
    <w:abstractNumId w:val="23"/>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48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A0E54"/>
    <w:rsid w:val="000018DA"/>
    <w:rsid w:val="00005E62"/>
    <w:rsid w:val="00015E3F"/>
    <w:rsid w:val="00037D93"/>
    <w:rsid w:val="00050E03"/>
    <w:rsid w:val="00057785"/>
    <w:rsid w:val="000616FB"/>
    <w:rsid w:val="00062328"/>
    <w:rsid w:val="00073519"/>
    <w:rsid w:val="00076FBA"/>
    <w:rsid w:val="000800FF"/>
    <w:rsid w:val="00082252"/>
    <w:rsid w:val="00086E90"/>
    <w:rsid w:val="00096855"/>
    <w:rsid w:val="000A7C4F"/>
    <w:rsid w:val="000D1099"/>
    <w:rsid w:val="000D2011"/>
    <w:rsid w:val="000D2D7F"/>
    <w:rsid w:val="000D3892"/>
    <w:rsid w:val="000E5F19"/>
    <w:rsid w:val="000E6009"/>
    <w:rsid w:val="000F2122"/>
    <w:rsid w:val="000F6EFE"/>
    <w:rsid w:val="0010480F"/>
    <w:rsid w:val="00110A68"/>
    <w:rsid w:val="001119E1"/>
    <w:rsid w:val="001249B7"/>
    <w:rsid w:val="00126BB7"/>
    <w:rsid w:val="00127011"/>
    <w:rsid w:val="001377DB"/>
    <w:rsid w:val="00146231"/>
    <w:rsid w:val="00156A28"/>
    <w:rsid w:val="0015744E"/>
    <w:rsid w:val="001606A7"/>
    <w:rsid w:val="00161E48"/>
    <w:rsid w:val="0017077C"/>
    <w:rsid w:val="001724C1"/>
    <w:rsid w:val="00176AD7"/>
    <w:rsid w:val="001778A7"/>
    <w:rsid w:val="00185767"/>
    <w:rsid w:val="0018789A"/>
    <w:rsid w:val="00187B05"/>
    <w:rsid w:val="00190DF8"/>
    <w:rsid w:val="00194232"/>
    <w:rsid w:val="001B240D"/>
    <w:rsid w:val="001B2A98"/>
    <w:rsid w:val="001B5BFF"/>
    <w:rsid w:val="001E47B0"/>
    <w:rsid w:val="002034BA"/>
    <w:rsid w:val="00210F9D"/>
    <w:rsid w:val="00213FC8"/>
    <w:rsid w:val="002225FA"/>
    <w:rsid w:val="00232ED1"/>
    <w:rsid w:val="002405F6"/>
    <w:rsid w:val="00250524"/>
    <w:rsid w:val="00252551"/>
    <w:rsid w:val="00262F6A"/>
    <w:rsid w:val="00263ADF"/>
    <w:rsid w:val="00274DFE"/>
    <w:rsid w:val="00283376"/>
    <w:rsid w:val="00287ABA"/>
    <w:rsid w:val="0029095E"/>
    <w:rsid w:val="00291B2A"/>
    <w:rsid w:val="00295777"/>
    <w:rsid w:val="002A3F8C"/>
    <w:rsid w:val="002A4870"/>
    <w:rsid w:val="002A51F3"/>
    <w:rsid w:val="002A58AE"/>
    <w:rsid w:val="002B0AB6"/>
    <w:rsid w:val="002B381A"/>
    <w:rsid w:val="002C6295"/>
    <w:rsid w:val="002E54D1"/>
    <w:rsid w:val="002F61B6"/>
    <w:rsid w:val="002F7BCC"/>
    <w:rsid w:val="002F7FCC"/>
    <w:rsid w:val="0030653B"/>
    <w:rsid w:val="00307622"/>
    <w:rsid w:val="0031642E"/>
    <w:rsid w:val="00317E7D"/>
    <w:rsid w:val="003200E0"/>
    <w:rsid w:val="00323FB8"/>
    <w:rsid w:val="0032607E"/>
    <w:rsid w:val="003314D7"/>
    <w:rsid w:val="00332A0D"/>
    <w:rsid w:val="00332D23"/>
    <w:rsid w:val="00334311"/>
    <w:rsid w:val="003354D9"/>
    <w:rsid w:val="00335DF5"/>
    <w:rsid w:val="0034326E"/>
    <w:rsid w:val="00345689"/>
    <w:rsid w:val="003514A4"/>
    <w:rsid w:val="00353371"/>
    <w:rsid w:val="003572AC"/>
    <w:rsid w:val="003646BE"/>
    <w:rsid w:val="00364751"/>
    <w:rsid w:val="003736D5"/>
    <w:rsid w:val="003763F5"/>
    <w:rsid w:val="00386C3A"/>
    <w:rsid w:val="00391DF0"/>
    <w:rsid w:val="003A4765"/>
    <w:rsid w:val="003A663A"/>
    <w:rsid w:val="003B6BF5"/>
    <w:rsid w:val="003B7861"/>
    <w:rsid w:val="003D17CE"/>
    <w:rsid w:val="003D6F23"/>
    <w:rsid w:val="003E3722"/>
    <w:rsid w:val="003E42E3"/>
    <w:rsid w:val="003F4398"/>
    <w:rsid w:val="003F795D"/>
    <w:rsid w:val="00403547"/>
    <w:rsid w:val="00413605"/>
    <w:rsid w:val="00415E1C"/>
    <w:rsid w:val="00417064"/>
    <w:rsid w:val="00417A9E"/>
    <w:rsid w:val="0043482C"/>
    <w:rsid w:val="0044058D"/>
    <w:rsid w:val="00442CAB"/>
    <w:rsid w:val="0044335B"/>
    <w:rsid w:val="00443676"/>
    <w:rsid w:val="00450F8B"/>
    <w:rsid w:val="004524B3"/>
    <w:rsid w:val="0045427C"/>
    <w:rsid w:val="00456FB6"/>
    <w:rsid w:val="00467856"/>
    <w:rsid w:val="00467DFD"/>
    <w:rsid w:val="0047022C"/>
    <w:rsid w:val="00483F12"/>
    <w:rsid w:val="00490128"/>
    <w:rsid w:val="004911D8"/>
    <w:rsid w:val="00491A19"/>
    <w:rsid w:val="004A6205"/>
    <w:rsid w:val="004B00D2"/>
    <w:rsid w:val="004B08CA"/>
    <w:rsid w:val="004B2DC7"/>
    <w:rsid w:val="004C2FEB"/>
    <w:rsid w:val="004C3E50"/>
    <w:rsid w:val="004C5056"/>
    <w:rsid w:val="004D03CC"/>
    <w:rsid w:val="004E0736"/>
    <w:rsid w:val="004F6BE7"/>
    <w:rsid w:val="005145E2"/>
    <w:rsid w:val="00531E06"/>
    <w:rsid w:val="00535F08"/>
    <w:rsid w:val="00537241"/>
    <w:rsid w:val="00545FED"/>
    <w:rsid w:val="00550F55"/>
    <w:rsid w:val="005511B4"/>
    <w:rsid w:val="005724E3"/>
    <w:rsid w:val="00573BA2"/>
    <w:rsid w:val="00575B37"/>
    <w:rsid w:val="00576397"/>
    <w:rsid w:val="00584A7D"/>
    <w:rsid w:val="00585195"/>
    <w:rsid w:val="0058613B"/>
    <w:rsid w:val="00597A39"/>
    <w:rsid w:val="005B1A67"/>
    <w:rsid w:val="005C7094"/>
    <w:rsid w:val="005D48B3"/>
    <w:rsid w:val="005D4CF1"/>
    <w:rsid w:val="005E15F2"/>
    <w:rsid w:val="005E7C47"/>
    <w:rsid w:val="005F1372"/>
    <w:rsid w:val="005F208D"/>
    <w:rsid w:val="005F4F4F"/>
    <w:rsid w:val="005F5C21"/>
    <w:rsid w:val="005F6C5A"/>
    <w:rsid w:val="00603130"/>
    <w:rsid w:val="00624DD8"/>
    <w:rsid w:val="006370B1"/>
    <w:rsid w:val="00640B0C"/>
    <w:rsid w:val="0066140A"/>
    <w:rsid w:val="00661546"/>
    <w:rsid w:val="00662E31"/>
    <w:rsid w:val="00665BDA"/>
    <w:rsid w:val="00671FDA"/>
    <w:rsid w:val="00674A0A"/>
    <w:rsid w:val="00682864"/>
    <w:rsid w:val="00682E4D"/>
    <w:rsid w:val="006856F7"/>
    <w:rsid w:val="00686266"/>
    <w:rsid w:val="006A02C0"/>
    <w:rsid w:val="006A265F"/>
    <w:rsid w:val="006A26A9"/>
    <w:rsid w:val="006A47E3"/>
    <w:rsid w:val="006B61CF"/>
    <w:rsid w:val="006C0067"/>
    <w:rsid w:val="006C18E3"/>
    <w:rsid w:val="006D14A4"/>
    <w:rsid w:val="006D4E11"/>
    <w:rsid w:val="006D75B8"/>
    <w:rsid w:val="006D7F23"/>
    <w:rsid w:val="006E2857"/>
    <w:rsid w:val="006E2891"/>
    <w:rsid w:val="006E320E"/>
    <w:rsid w:val="006E522D"/>
    <w:rsid w:val="006E7058"/>
    <w:rsid w:val="006F014D"/>
    <w:rsid w:val="006F3864"/>
    <w:rsid w:val="006F6D81"/>
    <w:rsid w:val="0070062C"/>
    <w:rsid w:val="00710725"/>
    <w:rsid w:val="00716C34"/>
    <w:rsid w:val="00717C6B"/>
    <w:rsid w:val="00722A11"/>
    <w:rsid w:val="007235C7"/>
    <w:rsid w:val="00731DED"/>
    <w:rsid w:val="00751904"/>
    <w:rsid w:val="0075297D"/>
    <w:rsid w:val="0075677B"/>
    <w:rsid w:val="00761227"/>
    <w:rsid w:val="00763399"/>
    <w:rsid w:val="00765834"/>
    <w:rsid w:val="00766299"/>
    <w:rsid w:val="0077421F"/>
    <w:rsid w:val="007817A0"/>
    <w:rsid w:val="00790F0E"/>
    <w:rsid w:val="0079246B"/>
    <w:rsid w:val="007A490A"/>
    <w:rsid w:val="007B4376"/>
    <w:rsid w:val="007B6D0C"/>
    <w:rsid w:val="007B75AF"/>
    <w:rsid w:val="007C36C2"/>
    <w:rsid w:val="007C5FEB"/>
    <w:rsid w:val="007D2157"/>
    <w:rsid w:val="007E5590"/>
    <w:rsid w:val="007F1037"/>
    <w:rsid w:val="007F4BA8"/>
    <w:rsid w:val="007F7D33"/>
    <w:rsid w:val="00806CF8"/>
    <w:rsid w:val="00823F3B"/>
    <w:rsid w:val="008266BB"/>
    <w:rsid w:val="00835FC8"/>
    <w:rsid w:val="00847FE0"/>
    <w:rsid w:val="008503E7"/>
    <w:rsid w:val="008747CD"/>
    <w:rsid w:val="008749B9"/>
    <w:rsid w:val="00875CDA"/>
    <w:rsid w:val="00892512"/>
    <w:rsid w:val="00894E49"/>
    <w:rsid w:val="008A5D36"/>
    <w:rsid w:val="008A7E85"/>
    <w:rsid w:val="008B1784"/>
    <w:rsid w:val="008B29AB"/>
    <w:rsid w:val="008B5188"/>
    <w:rsid w:val="008C0E51"/>
    <w:rsid w:val="008C190C"/>
    <w:rsid w:val="008C3A84"/>
    <w:rsid w:val="008C3D93"/>
    <w:rsid w:val="008D0E85"/>
    <w:rsid w:val="008D1547"/>
    <w:rsid w:val="008E119A"/>
    <w:rsid w:val="008E7A24"/>
    <w:rsid w:val="008F0A6C"/>
    <w:rsid w:val="008F1F7D"/>
    <w:rsid w:val="008F6D0F"/>
    <w:rsid w:val="008F6D68"/>
    <w:rsid w:val="008F7E02"/>
    <w:rsid w:val="00914A39"/>
    <w:rsid w:val="00926ECC"/>
    <w:rsid w:val="009337AD"/>
    <w:rsid w:val="00934790"/>
    <w:rsid w:val="00947C84"/>
    <w:rsid w:val="0095275D"/>
    <w:rsid w:val="009617E5"/>
    <w:rsid w:val="00963BA2"/>
    <w:rsid w:val="00964E9E"/>
    <w:rsid w:val="0096519E"/>
    <w:rsid w:val="00970760"/>
    <w:rsid w:val="00971D57"/>
    <w:rsid w:val="0098487E"/>
    <w:rsid w:val="00996447"/>
    <w:rsid w:val="009973B6"/>
    <w:rsid w:val="009A0C93"/>
    <w:rsid w:val="009A0E54"/>
    <w:rsid w:val="009A1ADD"/>
    <w:rsid w:val="009A6B2B"/>
    <w:rsid w:val="009B23D8"/>
    <w:rsid w:val="009B56A8"/>
    <w:rsid w:val="009B7060"/>
    <w:rsid w:val="009C012E"/>
    <w:rsid w:val="009C2BF5"/>
    <w:rsid w:val="009D0511"/>
    <w:rsid w:val="009D1DB3"/>
    <w:rsid w:val="009D4AC0"/>
    <w:rsid w:val="009E15B4"/>
    <w:rsid w:val="009F26B2"/>
    <w:rsid w:val="009F4725"/>
    <w:rsid w:val="009F7429"/>
    <w:rsid w:val="00A07D6F"/>
    <w:rsid w:val="00A22607"/>
    <w:rsid w:val="00A24055"/>
    <w:rsid w:val="00A24376"/>
    <w:rsid w:val="00A46B0D"/>
    <w:rsid w:val="00A515C3"/>
    <w:rsid w:val="00A51F26"/>
    <w:rsid w:val="00A56CC1"/>
    <w:rsid w:val="00A61DDB"/>
    <w:rsid w:val="00A645B7"/>
    <w:rsid w:val="00A65548"/>
    <w:rsid w:val="00A65D04"/>
    <w:rsid w:val="00A72ABE"/>
    <w:rsid w:val="00A76482"/>
    <w:rsid w:val="00A80BB2"/>
    <w:rsid w:val="00A8390F"/>
    <w:rsid w:val="00A861AF"/>
    <w:rsid w:val="00A94B79"/>
    <w:rsid w:val="00A95E92"/>
    <w:rsid w:val="00A97B4A"/>
    <w:rsid w:val="00AA1F8B"/>
    <w:rsid w:val="00AA6071"/>
    <w:rsid w:val="00AB160E"/>
    <w:rsid w:val="00AD23F0"/>
    <w:rsid w:val="00AE0BF5"/>
    <w:rsid w:val="00AE357F"/>
    <w:rsid w:val="00AE6528"/>
    <w:rsid w:val="00AF1B78"/>
    <w:rsid w:val="00AF5EEE"/>
    <w:rsid w:val="00B07D87"/>
    <w:rsid w:val="00B10952"/>
    <w:rsid w:val="00B20050"/>
    <w:rsid w:val="00B21B75"/>
    <w:rsid w:val="00B22A37"/>
    <w:rsid w:val="00B241A9"/>
    <w:rsid w:val="00B2675E"/>
    <w:rsid w:val="00B26C61"/>
    <w:rsid w:val="00B36000"/>
    <w:rsid w:val="00B524BA"/>
    <w:rsid w:val="00B53ACB"/>
    <w:rsid w:val="00B61594"/>
    <w:rsid w:val="00B622B9"/>
    <w:rsid w:val="00B662DF"/>
    <w:rsid w:val="00B66886"/>
    <w:rsid w:val="00B819A1"/>
    <w:rsid w:val="00B85CD8"/>
    <w:rsid w:val="00B930E5"/>
    <w:rsid w:val="00BB0D40"/>
    <w:rsid w:val="00BB0F50"/>
    <w:rsid w:val="00BC2E60"/>
    <w:rsid w:val="00BC4814"/>
    <w:rsid w:val="00BD2FC4"/>
    <w:rsid w:val="00BE475A"/>
    <w:rsid w:val="00BE6930"/>
    <w:rsid w:val="00BF13EC"/>
    <w:rsid w:val="00BF4E82"/>
    <w:rsid w:val="00C02817"/>
    <w:rsid w:val="00C0397D"/>
    <w:rsid w:val="00C0495D"/>
    <w:rsid w:val="00C14835"/>
    <w:rsid w:val="00C22893"/>
    <w:rsid w:val="00C24F6D"/>
    <w:rsid w:val="00C27F44"/>
    <w:rsid w:val="00C33E05"/>
    <w:rsid w:val="00C3477F"/>
    <w:rsid w:val="00C37C51"/>
    <w:rsid w:val="00C4625F"/>
    <w:rsid w:val="00C502C0"/>
    <w:rsid w:val="00C513A9"/>
    <w:rsid w:val="00C52463"/>
    <w:rsid w:val="00C52537"/>
    <w:rsid w:val="00C53D77"/>
    <w:rsid w:val="00C556E2"/>
    <w:rsid w:val="00C60560"/>
    <w:rsid w:val="00C6662B"/>
    <w:rsid w:val="00C70C5A"/>
    <w:rsid w:val="00C7445B"/>
    <w:rsid w:val="00C748B8"/>
    <w:rsid w:val="00C754B2"/>
    <w:rsid w:val="00C75BA6"/>
    <w:rsid w:val="00C829C1"/>
    <w:rsid w:val="00CA420C"/>
    <w:rsid w:val="00CB0884"/>
    <w:rsid w:val="00CB1327"/>
    <w:rsid w:val="00CB3765"/>
    <w:rsid w:val="00CB6C97"/>
    <w:rsid w:val="00CC266C"/>
    <w:rsid w:val="00CC3D25"/>
    <w:rsid w:val="00CC44DF"/>
    <w:rsid w:val="00CC5DCA"/>
    <w:rsid w:val="00CD0DEF"/>
    <w:rsid w:val="00CD6427"/>
    <w:rsid w:val="00CE0BA6"/>
    <w:rsid w:val="00CE2178"/>
    <w:rsid w:val="00CE3964"/>
    <w:rsid w:val="00CE3976"/>
    <w:rsid w:val="00CF18B7"/>
    <w:rsid w:val="00CF6E0B"/>
    <w:rsid w:val="00CF7DE5"/>
    <w:rsid w:val="00D01A26"/>
    <w:rsid w:val="00D03BE3"/>
    <w:rsid w:val="00D03ED6"/>
    <w:rsid w:val="00D07B24"/>
    <w:rsid w:val="00D10A91"/>
    <w:rsid w:val="00D115A1"/>
    <w:rsid w:val="00D11660"/>
    <w:rsid w:val="00D14AED"/>
    <w:rsid w:val="00D2607D"/>
    <w:rsid w:val="00D318B2"/>
    <w:rsid w:val="00D368EA"/>
    <w:rsid w:val="00D52E6B"/>
    <w:rsid w:val="00D57420"/>
    <w:rsid w:val="00D724C3"/>
    <w:rsid w:val="00D8139A"/>
    <w:rsid w:val="00D870A4"/>
    <w:rsid w:val="00D96054"/>
    <w:rsid w:val="00DB118B"/>
    <w:rsid w:val="00DD10F3"/>
    <w:rsid w:val="00DD66ED"/>
    <w:rsid w:val="00DE773C"/>
    <w:rsid w:val="00DF3C28"/>
    <w:rsid w:val="00DF5045"/>
    <w:rsid w:val="00DF5ED1"/>
    <w:rsid w:val="00E0137F"/>
    <w:rsid w:val="00E02CA8"/>
    <w:rsid w:val="00E04F26"/>
    <w:rsid w:val="00E10BB5"/>
    <w:rsid w:val="00E12758"/>
    <w:rsid w:val="00E12B9C"/>
    <w:rsid w:val="00E21531"/>
    <w:rsid w:val="00E23699"/>
    <w:rsid w:val="00E27349"/>
    <w:rsid w:val="00E30749"/>
    <w:rsid w:val="00E32377"/>
    <w:rsid w:val="00E43C0A"/>
    <w:rsid w:val="00E5462A"/>
    <w:rsid w:val="00E549C7"/>
    <w:rsid w:val="00E70C65"/>
    <w:rsid w:val="00E75553"/>
    <w:rsid w:val="00E769B3"/>
    <w:rsid w:val="00E85B86"/>
    <w:rsid w:val="00E87C77"/>
    <w:rsid w:val="00E9066F"/>
    <w:rsid w:val="00E9528F"/>
    <w:rsid w:val="00E95563"/>
    <w:rsid w:val="00E96036"/>
    <w:rsid w:val="00E97D29"/>
    <w:rsid w:val="00EA0043"/>
    <w:rsid w:val="00EA16F5"/>
    <w:rsid w:val="00EA2249"/>
    <w:rsid w:val="00EA53FE"/>
    <w:rsid w:val="00EA5809"/>
    <w:rsid w:val="00EA6EF0"/>
    <w:rsid w:val="00EB161E"/>
    <w:rsid w:val="00EB1923"/>
    <w:rsid w:val="00EC1EA7"/>
    <w:rsid w:val="00EC35AA"/>
    <w:rsid w:val="00EC3C5A"/>
    <w:rsid w:val="00EC5BAC"/>
    <w:rsid w:val="00EC78E2"/>
    <w:rsid w:val="00EF21B1"/>
    <w:rsid w:val="00EF28DB"/>
    <w:rsid w:val="00EF4338"/>
    <w:rsid w:val="00F01135"/>
    <w:rsid w:val="00F07DA1"/>
    <w:rsid w:val="00F30E6A"/>
    <w:rsid w:val="00F36D69"/>
    <w:rsid w:val="00F40C46"/>
    <w:rsid w:val="00F411B7"/>
    <w:rsid w:val="00F43278"/>
    <w:rsid w:val="00F44C26"/>
    <w:rsid w:val="00F44D89"/>
    <w:rsid w:val="00F50E57"/>
    <w:rsid w:val="00F62608"/>
    <w:rsid w:val="00F82E63"/>
    <w:rsid w:val="00F84058"/>
    <w:rsid w:val="00F8409B"/>
    <w:rsid w:val="00F90785"/>
    <w:rsid w:val="00F9554A"/>
    <w:rsid w:val="00FA5129"/>
    <w:rsid w:val="00FA637F"/>
    <w:rsid w:val="00FB5C36"/>
    <w:rsid w:val="00FC1BFF"/>
    <w:rsid w:val="00FC3D2A"/>
    <w:rsid w:val="00FC54A2"/>
    <w:rsid w:val="00FD2A3F"/>
    <w:rsid w:val="00FD35AB"/>
    <w:rsid w:val="00FE0322"/>
    <w:rsid w:val="00FE0F2D"/>
    <w:rsid w:val="00FE0F74"/>
    <w:rsid w:val="00FE4AC4"/>
    <w:rsid w:val="00FE763F"/>
    <w:rsid w:val="00FF0454"/>
    <w:rsid w:val="00FF0D9C"/>
    <w:rsid w:val="00FF258A"/>
    <w:rsid w:val="00FF329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1" type="connector" idref="#_x0000_s1028"/>
        <o:r id="V:Rule2" type="connector" idref="#_x0000_s1030"/>
        <o:r id="V:Rule3" type="connector" idref="#直線單箭頭接點 4"/>
        <o:r id="V:Rule4" type="connector" idref="#直線單箭頭接點 28"/>
        <o:r id="V:Rule5" type="connector" idref="#直線單箭頭接點 23"/>
        <o:r id="V:Rule6" type="connector" idref="#直線單箭頭接點 7"/>
        <o:r id="V:Rule7" type="connector" idref="#直線接點 24"/>
        <o:r id="V:Rule8" type="connector" idref="#直線接點 25"/>
      </o:rules>
    </o:shapelayout>
  </w:shapeDefaults>
  <w:decimalSymbol w:val="."/>
  <w:listSeparator w:val=","/>
  <w15:chartTrackingRefBased/>
  <w15:docId w15:val="{24905DBD-B297-48F5-A91D-868879D0D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pPr>
    <w:rPr>
      <w:kern w:val="2"/>
      <w:sz w:val="24"/>
      <w:szCs w:val="24"/>
    </w:rPr>
  </w:style>
  <w:style w:type="character" w:default="1" w:styleId="a1">
    <w:name w:val="Default Paragraph Font"/>
    <w:semiHidden/>
  </w:style>
  <w:style w:type="table" w:default="1" w:styleId="a2">
    <w:name w:val="Normal Table"/>
    <w:semiHidden/>
    <w:tblPr>
      <w:tblInd w:w="0" w:type="dxa"/>
      <w:tblCellMar>
        <w:top w:w="0" w:type="dxa"/>
        <w:left w:w="108" w:type="dxa"/>
        <w:bottom w:w="0" w:type="dxa"/>
        <w:right w:w="108" w:type="dxa"/>
      </w:tblCellMar>
    </w:tblPr>
  </w:style>
  <w:style w:type="numbering" w:default="1" w:styleId="a3">
    <w:name w:val="No List"/>
    <w:semiHidden/>
  </w:style>
  <w:style w:type="table" w:styleId="a4">
    <w:name w:val="Table Grid"/>
    <w:basedOn w:val="a2"/>
    <w:rsid w:val="0075297D"/>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er"/>
    <w:basedOn w:val="a0"/>
    <w:rsid w:val="00A56CC1"/>
    <w:pPr>
      <w:tabs>
        <w:tab w:val="center" w:pos="4153"/>
        <w:tab w:val="right" w:pos="8306"/>
      </w:tabs>
      <w:snapToGrid w:val="0"/>
    </w:pPr>
    <w:rPr>
      <w:sz w:val="20"/>
      <w:szCs w:val="20"/>
    </w:rPr>
  </w:style>
  <w:style w:type="character" w:styleId="a6">
    <w:name w:val="page number"/>
    <w:basedOn w:val="a1"/>
    <w:rsid w:val="00A56CC1"/>
  </w:style>
  <w:style w:type="numbering" w:customStyle="1" w:styleId="a">
    <w:name w:val="樣式 編號"/>
    <w:basedOn w:val="a3"/>
    <w:rsid w:val="001724C1"/>
    <w:pPr>
      <w:numPr>
        <w:numId w:val="5"/>
      </w:numPr>
    </w:pPr>
  </w:style>
  <w:style w:type="paragraph" w:customStyle="1" w:styleId="Tabletext">
    <w:name w:val="Tabletext"/>
    <w:basedOn w:val="a0"/>
    <w:rsid w:val="006E522D"/>
    <w:pPr>
      <w:keepLines/>
      <w:spacing w:after="120" w:line="240" w:lineRule="atLeast"/>
    </w:pPr>
    <w:rPr>
      <w:kern w:val="0"/>
      <w:sz w:val="20"/>
      <w:szCs w:val="20"/>
      <w:lang w:eastAsia="en-US"/>
    </w:rPr>
  </w:style>
  <w:style w:type="paragraph" w:customStyle="1" w:styleId="1">
    <w:name w:val="大陸標題樣式1"/>
    <w:basedOn w:val="a7"/>
    <w:autoRedefine/>
    <w:rsid w:val="001249B7"/>
    <w:pPr>
      <w:jc w:val="both"/>
    </w:pPr>
    <w:rPr>
      <w:rFonts w:ascii="新細明體" w:hAnsi="新細明體" w:cs="Times New Roman"/>
      <w:bCs w:val="0"/>
      <w:sz w:val="20"/>
      <w:szCs w:val="24"/>
    </w:rPr>
  </w:style>
  <w:style w:type="paragraph" w:styleId="a7">
    <w:name w:val="Title"/>
    <w:basedOn w:val="a0"/>
    <w:qFormat/>
    <w:rsid w:val="001249B7"/>
    <w:pPr>
      <w:spacing w:before="240" w:after="60"/>
      <w:jc w:val="center"/>
      <w:outlineLvl w:val="0"/>
    </w:pPr>
    <w:rPr>
      <w:rFonts w:ascii="Arial" w:hAnsi="Arial" w:cs="Arial"/>
      <w:b/>
      <w:bCs/>
      <w:sz w:val="32"/>
      <w:szCs w:val="32"/>
    </w:rPr>
  </w:style>
  <w:style w:type="character" w:customStyle="1" w:styleId="SoDAField">
    <w:name w:val="SoDA Field"/>
    <w:rsid w:val="007A490A"/>
    <w:rPr>
      <w:color w:val="0000FF"/>
      <w:sz w:val="20"/>
    </w:rPr>
  </w:style>
  <w:style w:type="paragraph" w:styleId="Web">
    <w:name w:val="Normal (Web)"/>
    <w:basedOn w:val="a0"/>
    <w:rsid w:val="007A490A"/>
    <w:pPr>
      <w:widowControl/>
      <w:spacing w:before="100" w:beforeAutospacing="1" w:after="100" w:afterAutospacing="1"/>
    </w:pPr>
    <w:rPr>
      <w:rFonts w:ascii="新細明體" w:hAnsi="新細明體"/>
      <w:kern w:val="0"/>
    </w:rPr>
  </w:style>
  <w:style w:type="paragraph" w:styleId="a8">
    <w:name w:val="header"/>
    <w:basedOn w:val="a0"/>
    <w:link w:val="a9"/>
    <w:rsid w:val="008F6D0F"/>
    <w:pPr>
      <w:tabs>
        <w:tab w:val="center" w:pos="4153"/>
        <w:tab w:val="right" w:pos="8306"/>
      </w:tabs>
      <w:snapToGrid w:val="0"/>
    </w:pPr>
    <w:rPr>
      <w:sz w:val="20"/>
      <w:szCs w:val="20"/>
    </w:rPr>
  </w:style>
  <w:style w:type="character" w:customStyle="1" w:styleId="a9">
    <w:name w:val="頁首 字元"/>
    <w:link w:val="a8"/>
    <w:rsid w:val="008F6D0F"/>
    <w:rPr>
      <w:kern w:val="2"/>
    </w:rPr>
  </w:style>
  <w:style w:type="paragraph" w:styleId="aa">
    <w:name w:val="Normal Indent"/>
    <w:aliases w:val="表正文,正文非缩进"/>
    <w:basedOn w:val="a0"/>
    <w:rsid w:val="009C012E"/>
    <w:pPr>
      <w:ind w:left="425"/>
      <w:jc w:val="both"/>
    </w:pPr>
    <w:rPr>
      <w:sz w:val="21"/>
      <w:szCs w:val="20"/>
    </w:rPr>
  </w:style>
  <w:style w:type="character" w:styleId="ab">
    <w:name w:val="Hyperlink"/>
    <w:rsid w:val="00686266"/>
    <w:rPr>
      <w:color w:val="0000FF"/>
      <w:u w:val="single"/>
    </w:rPr>
  </w:style>
  <w:style w:type="paragraph" w:styleId="ac">
    <w:name w:val="Balloon Text"/>
    <w:basedOn w:val="a0"/>
    <w:link w:val="ad"/>
    <w:rsid w:val="00A51F26"/>
    <w:rPr>
      <w:rFonts w:ascii="Cambria" w:hAnsi="Cambria"/>
      <w:sz w:val="18"/>
      <w:szCs w:val="18"/>
    </w:rPr>
  </w:style>
  <w:style w:type="character" w:customStyle="1" w:styleId="ad">
    <w:name w:val="註解方塊文字 字元"/>
    <w:link w:val="ac"/>
    <w:rsid w:val="00A51F26"/>
    <w:rPr>
      <w:rFonts w:ascii="Cambria" w:eastAsia="新細明體" w:hAnsi="Cambria" w:cs="Times New Roman"/>
      <w:kern w:val="2"/>
      <w:sz w:val="18"/>
      <w:szCs w:val="18"/>
    </w:rPr>
  </w:style>
  <w:style w:type="paragraph" w:styleId="ae">
    <w:name w:val="List Paragraph"/>
    <w:basedOn w:val="a0"/>
    <w:uiPriority w:val="34"/>
    <w:qFormat/>
    <w:rsid w:val="00D115A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342085">
      <w:bodyDiv w:val="1"/>
      <w:marLeft w:val="0"/>
      <w:marRight w:val="0"/>
      <w:marTop w:val="0"/>
      <w:marBottom w:val="0"/>
      <w:divBdr>
        <w:top w:val="none" w:sz="0" w:space="0" w:color="auto"/>
        <w:left w:val="none" w:sz="0" w:space="0" w:color="auto"/>
        <w:bottom w:val="none" w:sz="0" w:space="0" w:color="auto"/>
        <w:right w:val="none" w:sz="0" w:space="0" w:color="auto"/>
      </w:divBdr>
    </w:div>
    <w:div w:id="494537906">
      <w:bodyDiv w:val="1"/>
      <w:marLeft w:val="0"/>
      <w:marRight w:val="0"/>
      <w:marTop w:val="0"/>
      <w:marBottom w:val="0"/>
      <w:divBdr>
        <w:top w:val="none" w:sz="0" w:space="0" w:color="auto"/>
        <w:left w:val="none" w:sz="0" w:space="0" w:color="auto"/>
        <w:bottom w:val="none" w:sz="0" w:space="0" w:color="auto"/>
        <w:right w:val="none" w:sz="0" w:space="0" w:color="auto"/>
      </w:divBdr>
    </w:div>
    <w:div w:id="1562214097">
      <w:bodyDiv w:val="1"/>
      <w:marLeft w:val="0"/>
      <w:marRight w:val="0"/>
      <w:marTop w:val="0"/>
      <w:marBottom w:val="0"/>
      <w:divBdr>
        <w:top w:val="none" w:sz="0" w:space="0" w:color="auto"/>
        <w:left w:val="none" w:sz="0" w:space="0" w:color="auto"/>
        <w:bottom w:val="none" w:sz="0" w:space="0" w:color="auto"/>
        <w:right w:val="none" w:sz="0" w:space="0" w:color="auto"/>
      </w:divBdr>
    </w:div>
    <w:div w:id="1630015883">
      <w:bodyDiv w:val="1"/>
      <w:marLeft w:val="0"/>
      <w:marRight w:val="0"/>
      <w:marTop w:val="0"/>
      <w:marBottom w:val="0"/>
      <w:divBdr>
        <w:top w:val="none" w:sz="0" w:space="0" w:color="auto"/>
        <w:left w:val="none" w:sz="0" w:space="0" w:color="auto"/>
        <w:bottom w:val="none" w:sz="0" w:space="0" w:color="auto"/>
        <w:right w:val="none" w:sz="0" w:space="0" w:color="auto"/>
      </w:divBdr>
    </w:div>
    <w:div w:id="2100052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fisc.com.tw/tc/service/branch.asp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fisc.com.tw/tc/service/branch.asp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46D54-80FC-4A66-8377-9E646785C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1012</Words>
  <Characters>5770</Characters>
  <Application>Microsoft Office Word</Application>
  <DocSecurity>0</DocSecurity>
  <Lines>48</Lines>
  <Paragraphs>13</Paragraphs>
  <ScaleCrop>false</ScaleCrop>
  <Company>CMT</Company>
  <LinksUpToDate>false</LinksUpToDate>
  <CharactersWithSpaces>6769</CharactersWithSpaces>
  <SharedDoc>false</SharedDoc>
  <HLinks>
    <vt:vector size="12" baseType="variant">
      <vt:variant>
        <vt:i4>4653148</vt:i4>
      </vt:variant>
      <vt:variant>
        <vt:i4>3</vt:i4>
      </vt:variant>
      <vt:variant>
        <vt:i4>0</vt:i4>
      </vt:variant>
      <vt:variant>
        <vt:i4>5</vt:i4>
      </vt:variant>
      <vt:variant>
        <vt:lpwstr>http://www.fisc.com.tw/tc/service/branch.aspx</vt:lpwstr>
      </vt:variant>
      <vt:variant>
        <vt:lpwstr/>
      </vt:variant>
      <vt:variant>
        <vt:i4>4653148</vt:i4>
      </vt:variant>
      <vt:variant>
        <vt:i4>0</vt:i4>
      </vt:variant>
      <vt:variant>
        <vt:i4>0</vt:i4>
      </vt:variant>
      <vt:variant>
        <vt:i4>5</vt:i4>
      </vt:variant>
      <vt:variant>
        <vt:lpwstr>http://www.fisc.com.tw/tc/service/branch.aspx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需求規格與管理</dc:title>
  <dc:subject/>
  <dc:creator>SuperXP</dc:creator>
  <cp:keywords/>
  <cp:lastModifiedBy>戴余修</cp:lastModifiedBy>
  <cp:revision>2</cp:revision>
  <dcterms:created xsi:type="dcterms:W3CDTF">2020-07-27T00:55:00Z</dcterms:created>
  <dcterms:modified xsi:type="dcterms:W3CDTF">2020-07-27T00:55:00Z</dcterms:modified>
</cp:coreProperties>
</file>